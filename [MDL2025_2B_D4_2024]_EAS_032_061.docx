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C7214" w14:textId="5799064C" w:rsidR="002164AD" w:rsidRPr="00C5176C" w:rsidRDefault="00C47F92" w:rsidP="00C5176C">
      <w:pPr>
        <w:pStyle w:val="NoSpacing"/>
        <w:rPr>
          <w:sz w:val="56"/>
          <w:szCs w:val="56"/>
        </w:rPr>
      </w:pPr>
      <w:r>
        <w:rPr>
          <w:noProof/>
        </w:rPr>
        <w:drawing>
          <wp:anchor distT="0" distB="0" distL="114300" distR="114300" simplePos="0" relativeHeight="251658243" behindDoc="0" locked="0" layoutInCell="1" allowOverlap="1" wp14:anchorId="2493654E" wp14:editId="1887E11F">
            <wp:simplePos x="0" y="0"/>
            <wp:positionH relativeFrom="page">
              <wp:posOffset>5072062</wp:posOffset>
            </wp:positionH>
            <wp:positionV relativeFrom="paragraph">
              <wp:posOffset>0</wp:posOffset>
            </wp:positionV>
            <wp:extent cx="1664335" cy="1855282"/>
            <wp:effectExtent l="0" t="0" r="0" b="0"/>
            <wp:wrapNone/>
            <wp:docPr id="1118269046" name="Picture 3" descr="Two girls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69046" name="Picture 3" descr="Two girls taking a selfie&#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33450"/>
                    <a:stretch>
                      <a:fillRect/>
                    </a:stretch>
                  </pic:blipFill>
                  <pic:spPr bwMode="auto">
                    <a:xfrm>
                      <a:off x="0" y="0"/>
                      <a:ext cx="1664736" cy="185572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0645E">
        <w:rPr>
          <w:noProof/>
        </w:rPr>
        <mc:AlternateContent>
          <mc:Choice Requires="wps">
            <w:drawing>
              <wp:anchor distT="0" distB="0" distL="114300" distR="114300" simplePos="0" relativeHeight="251658242" behindDoc="0" locked="0" layoutInCell="1" allowOverlap="1" wp14:anchorId="62418F64" wp14:editId="0826D589">
                <wp:simplePos x="0" y="0"/>
                <wp:positionH relativeFrom="column">
                  <wp:posOffset>4155685</wp:posOffset>
                </wp:positionH>
                <wp:positionV relativeFrom="paragraph">
                  <wp:posOffset>391</wp:posOffset>
                </wp:positionV>
                <wp:extent cx="1664335" cy="1840230"/>
                <wp:effectExtent l="0" t="0" r="12065" b="26670"/>
                <wp:wrapThrough wrapText="bothSides">
                  <wp:wrapPolygon edited="0">
                    <wp:start x="0" y="0"/>
                    <wp:lineTo x="0" y="21689"/>
                    <wp:lineTo x="21509" y="21689"/>
                    <wp:lineTo x="21509" y="0"/>
                    <wp:lineTo x="0" y="0"/>
                  </wp:wrapPolygon>
                </wp:wrapThrough>
                <wp:docPr id="19" name="Rectangle 19"/>
                <wp:cNvGraphicFramePr/>
                <a:graphic xmlns:a="http://schemas.openxmlformats.org/drawingml/2006/main">
                  <a:graphicData uri="http://schemas.microsoft.com/office/word/2010/wordprocessingShape">
                    <wps:wsp>
                      <wps:cNvSpPr/>
                      <wps:spPr>
                        <a:xfrm>
                          <a:off x="0" y="0"/>
                          <a:ext cx="1664335" cy="184023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3346F" id="Rectangle 19" o:spid="_x0000_s1026" style="position:absolute;margin-left:327.2pt;margin-top:.05pt;width:131.05pt;height:144.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SQTwIAAO0EAAAOAAAAZHJzL2Uyb0RvYy54bWysVE1vGjEQvVfqf7B8L8sCoSnKEiGiVJWi&#10;BCWpcna8Nqzq9bhjw0J/fcfeZUlTTlUvxuOZNx9v33B1va8N2yn0FdiC54MhZ8pKKCu7Lvj359tP&#10;l5z5IGwpDFhV8IPy/Hr+8cNV42ZqBBswpUJGSayfNa7gmxDcLMu83Kha+AE4ZcmpAWsRyMR1VqJo&#10;KHttstFwOM0awNIhSOU9vd60Tj5P+bVWMjxo7VVgpuDUW0gnpvM1ntn8SszWKNymkl0b4h+6qEVl&#10;qWif6kYEwbZY/ZWqriSCBx0GEuoMtK6kSjPQNPnw3TRPG+FUmoXI8a6nyf+/tPJ+9+RWSDQ0zs88&#10;XeMUe411/KX+2D6RdejJUvvAJD3m0+lkPL7gTJIvv5wMR+NEZ3aCO/Thq4KaxUvBkb5GIkns7nyg&#10;khR6DCHj1EC6hYNRsQdjH5VmVUklRwmdtKGWBtlO0FcVUiobpvFLUr4UHWG6MqYH5ueAJuQdqIuN&#10;MJU00wOH54B/VuwRqSrY0IPrygKeS1D+6Cu38cfp25nj+K9QHlbIEFrFeidvKyLxTviwEkgSJTHT&#10;2oUHOrSBpuDQ3TjbAP469x7jSTnk5awhyRfc/9wKVJyZb5Y09SWfTOKOJGNy8XlEBr71vL712G29&#10;BOI/pwV3Ml1jfDDHq0aoX2g7F7EquYSVVLvgMuDRWIZ2FWm/pVosUhjthRPhzj45GZNHVqNInvcv&#10;Al2npEAivIfjeojZO0G1sRFpYbENoKukthOvHd+0U0k03f7HpX1rp6jTv9T8NwAAAP//AwBQSwME&#10;FAAGAAgAAAAhALywuYzdAAAACAEAAA8AAABkcnMvZG93bnJldi54bWxMj8tuwjAQRfdI/IM1lboD&#10;JxQiksZBtBXtltLX1sTTJCIeR7ED6d93WLXL0bm690y+GW0rztj7xpGCeB6BQCqdaahS8P62m61B&#10;+KDJ6NYRKvhBD5tiOsl1ZtyFXvF8CJXgEvKZVlCH0GVS+rJGq/3cdUjMvl1vdeCzr6Tp9YXLbSsX&#10;UZRIqxvihVp3+FhjeToMVsFQPj98Vd12/7S7oxfp4tR+fBqlbm/G7T2IgGP4C8NVn9WhYKejG8h4&#10;0SpIVsslR69AME7jZAXiqGCxTlOQRS7/P1D8AgAA//8DAFBLAQItABQABgAIAAAAIQC2gziS/gAA&#10;AOEBAAATAAAAAAAAAAAAAAAAAAAAAABbQ29udGVudF9UeXBlc10ueG1sUEsBAi0AFAAGAAgAAAAh&#10;ADj9If/WAAAAlAEAAAsAAAAAAAAAAAAAAAAALwEAAF9yZWxzLy5yZWxzUEsBAi0AFAAGAAgAAAAh&#10;AFqx5JBPAgAA7QQAAA4AAAAAAAAAAAAAAAAALgIAAGRycy9lMm9Eb2MueG1sUEsBAi0AFAAGAAgA&#10;AAAhALywuYzdAAAACAEAAA8AAAAAAAAAAAAAAAAAqQQAAGRycy9kb3ducmV2LnhtbFBLBQYAAAAA&#10;BAAEAPMAAACzBQAAAAA=&#10;" fillcolor="white [3201]" strokecolor="#70ad47 [3209]" strokeweight="1pt">
                <w10:wrap type="through"/>
              </v:rect>
            </w:pict>
          </mc:Fallback>
        </mc:AlternateContent>
      </w:r>
      <w:r w:rsidR="002164AD">
        <w:rPr>
          <w:noProof/>
        </w:rPr>
        <mc:AlternateContent>
          <mc:Choice Requires="wpg">
            <w:drawing>
              <wp:anchor distT="0" distB="0" distL="114300" distR="114300" simplePos="0" relativeHeight="251658241" behindDoc="0" locked="0" layoutInCell="1" allowOverlap="1" wp14:anchorId="54DA92F4" wp14:editId="60447E98">
                <wp:simplePos x="0" y="0"/>
                <wp:positionH relativeFrom="column">
                  <wp:posOffset>0</wp:posOffset>
                </wp:positionH>
                <wp:positionV relativeFrom="paragraph">
                  <wp:posOffset>1456690</wp:posOffset>
                </wp:positionV>
                <wp:extent cx="5731510" cy="5949950"/>
                <wp:effectExtent l="0" t="0" r="2540" b="0"/>
                <wp:wrapThrough wrapText="bothSides">
                  <wp:wrapPolygon edited="0">
                    <wp:start x="9333" y="0"/>
                    <wp:lineTo x="8184" y="69"/>
                    <wp:lineTo x="4667" y="899"/>
                    <wp:lineTo x="2656" y="2213"/>
                    <wp:lineTo x="1364" y="3320"/>
                    <wp:lineTo x="574" y="4426"/>
                    <wp:lineTo x="72" y="5533"/>
                    <wp:lineTo x="0" y="6017"/>
                    <wp:lineTo x="0" y="7884"/>
                    <wp:lineTo x="215" y="8852"/>
                    <wp:lineTo x="862" y="9959"/>
                    <wp:lineTo x="1364" y="11065"/>
                    <wp:lineTo x="503" y="12172"/>
                    <wp:lineTo x="0" y="13278"/>
                    <wp:lineTo x="0" y="15629"/>
                    <wp:lineTo x="287" y="16598"/>
                    <wp:lineTo x="862" y="17704"/>
                    <wp:lineTo x="1938" y="18811"/>
                    <wp:lineTo x="3590" y="19986"/>
                    <wp:lineTo x="6390" y="21093"/>
                    <wp:lineTo x="8687" y="21508"/>
                    <wp:lineTo x="9189" y="21508"/>
                    <wp:lineTo x="12348" y="21508"/>
                    <wp:lineTo x="12851" y="21508"/>
                    <wp:lineTo x="15148" y="21093"/>
                    <wp:lineTo x="15364" y="21024"/>
                    <wp:lineTo x="17948" y="19986"/>
                    <wp:lineTo x="19599" y="18811"/>
                    <wp:lineTo x="20676" y="17704"/>
                    <wp:lineTo x="21322" y="16598"/>
                    <wp:lineTo x="21538" y="15699"/>
                    <wp:lineTo x="21538" y="13278"/>
                    <wp:lineTo x="21035" y="12172"/>
                    <wp:lineTo x="20246" y="11065"/>
                    <wp:lineTo x="21322" y="8852"/>
                    <wp:lineTo x="21538" y="7884"/>
                    <wp:lineTo x="21538" y="5533"/>
                    <wp:lineTo x="21035" y="4426"/>
                    <wp:lineTo x="20174" y="3320"/>
                    <wp:lineTo x="18953" y="2213"/>
                    <wp:lineTo x="16871" y="899"/>
                    <wp:lineTo x="13353" y="69"/>
                    <wp:lineTo x="12205" y="0"/>
                    <wp:lineTo x="9333" y="0"/>
                  </wp:wrapPolygon>
                </wp:wrapThrough>
                <wp:docPr id="176569124" name="Group 5"/>
                <wp:cNvGraphicFramePr/>
                <a:graphic xmlns:a="http://schemas.openxmlformats.org/drawingml/2006/main">
                  <a:graphicData uri="http://schemas.microsoft.com/office/word/2010/wordprocessingGroup">
                    <wpg:wgp>
                      <wpg:cNvGrpSpPr/>
                      <wpg:grpSpPr>
                        <a:xfrm>
                          <a:off x="0" y="0"/>
                          <a:ext cx="5731510" cy="5949950"/>
                          <a:chOff x="0" y="0"/>
                          <a:chExt cx="5731510" cy="5949950"/>
                        </a:xfrm>
                      </wpg:grpSpPr>
                      <pic:pic xmlns:pic="http://schemas.openxmlformats.org/drawingml/2006/picture">
                        <pic:nvPicPr>
                          <pic:cNvPr id="377626774" name="Picture 4" descr="A game board with dice and game pieces&#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2125980"/>
                            <a:ext cx="5731510" cy="3823970"/>
                          </a:xfrm>
                          <a:prstGeom prst="ellipse">
                            <a:avLst/>
                          </a:prstGeom>
                        </pic:spPr>
                      </pic:pic>
                      <pic:pic xmlns:pic="http://schemas.openxmlformats.org/drawingml/2006/picture">
                        <pic:nvPicPr>
                          <pic:cNvPr id="1949247786" name="Picture 2" descr="A board game with colorful figurines on it&#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ellipse">
                            <a:avLst/>
                          </a:prstGeom>
                        </pic:spPr>
                      </pic:pic>
                    </wpg:wgp>
                  </a:graphicData>
                </a:graphic>
              </wp:anchor>
            </w:drawing>
          </mc:Choice>
          <mc:Fallback>
            <w:pict>
              <v:group w14:anchorId="717410BF" id="Group 5" o:spid="_x0000_s1026" style="position:absolute;margin-left:0;margin-top:114.7pt;width:451.3pt;height:468.5pt;z-index:251658241" coordsize="57315,59499"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DUHkh8QCAAAgCAAADgAAAGRycy9lMm9Eb2MueG1s5JVdb9sg&#10;FIbvJ+0/IE/aXePEaeLEq1NVy1pNqrZoHz+A4GMbFQMCnI9/vwN2szTt1KnqzbSLEDBweM/r55iL&#10;y10jyAaM5Urm0WgwjAhIpgouqzz6+eP6bBYR66gsqFAS8mgPNrpcvH1zsdUZJKpWogBDMIi02Vbn&#10;Ue2czuLYshoaagdKg8TJUpmGOhyaKi4M3WL0RsTJcDiNt8oU2igG1uLTZTcZLUL8sgTmvpalBUdE&#10;HqE2F1oT2rVv48UFzSpDdc1ZL4O+QEVDucRDD6GW1FHSGv4oVMOZUVaVbsBUE6uy5AxCDpjNaHiS&#10;zY1RrQ65VNm20geb0NoTn14cln3Z3Bj9Xa8MOrHVFXoRRj6XXWka/48qyS5Ytj9YBjtHGD6cpOPR&#10;ZITOMpybzM/n80lvKqvR+Uf7WP3pmZ3x/cHxAzmaswx/vQfYe+TB86zgLtcaiPogzV/FaKi5a/UZ&#10;vi5NHV9zwd0+oIcvxouSmxVnK9MN0M6VIbzIo3GaTpNpmp5HRNIGycdV/nCCDwqwDBm8IhXOkLWi&#10;piBb7mpSIA0Ei6Wb0BwQ6/fvdlcfQrP027h2WGqEtk5hSXBGhdiTCiQY6qDwPHtRXkeninrXbhW7&#10;s0SqjzWVFVxZjXWB1epXxw+Xh+GDlNaC62suhCfB93vzUP8Jg0/43/G9VKxtQLquYA0I1K2krbm2&#10;ETEZNGtAw8znIgiimXUGHKv9gSUe/A3FeqFHE0Hlb2E+BYsI/xHaZJRM5rMezCfRHc+S8TwNKw4A&#10;onXGuhtQDfGdPAKB+VvAF08zurm1vaz7Vb2ZnZIgEYV17wM7/wy5I6zi5DxNZ9NTdJMjdDtqA8AB&#10;XaaEMmUrSMkr/PBJsAQx5e4/whftYXjXOSx2jQ647nJ5fZqf4XiYziehsu8/pK/Ecfge4zUUSrG/&#10;Mv09dzzG/vHFvvgFAAD//wMAUEsDBAoAAAAAAAAAIQDC5ASPWeoAAFnqAAAUAAAAZHJzL21lZGlh&#10;L2ltYWdlMS5qcGf/2P/gABBKRklGAAEBAQBIAEgAAP/iDFhJQ0NfUFJPRklMRQABAQAADEhMaW5v&#10;AhAAAG1udHJSR0IgWFlaIAfOAAIACQAGADEAAGFjc3BNU0ZUAAAAAElFQyBzUkdCAAAAAAAAAAAA&#10;AAAAAAD21gABAAAAANMtSFAgIAAAAAAAAAAAAAAAAAAAAAAAAAAAAAAAAAAAAAAAAAAAAAAAAAAA&#10;AAAAAAAAAAAAEWNwcnQAAAFQAAAAM2Rlc2MAAAGEAAAAbHd0cHQAAAHwAAAAFGJrcHQAAAIEAAAA&#10;FHJYWVoAAAIYAAAAFGdYWVoAAAIsAAAAFGJYWVoAAAJAAAAAFGRtbmQAAAJUAAAAcGRtZGQAAALE&#10;AAAAiHZ1ZWQAAANMAAAAhnZpZXcAAAPUAAAAJGx1bWkAAAP4AAAAFG1lYXMAAAQMAAAAJHRlY2gA&#10;AAQwAAAADHJUUkMAAAQ8AAAIDGdUUkMAAAQ8AAAIDGJUUkMAAAQ8AAAIDHRleHQAAAAAQ29weXJp&#10;Z2h0IChjKSAxOTk4IEhld2xldHQtUGFja2FyZCBDb21wYW55AABkZXNjAAAAAAAAABJzUkdCIElF&#10;QzYxOTY2LTIuMQAAAAAAAAAAAAAAEnNSR0IgSUVDNjE5NjYtMi4xAAAAAAAAAAAAAAAAAAAAAAAA&#10;AAAAAAAAAAAAAAAAAAAAAAAAAAAAAAAAAAAAAAAAAABYWVogAAAAAAAA81EAAQAAAAEWzFhZWiAA&#10;AAAAAAAAAAAAAAAAAAAAWFlaIAAAAAAAAG+iAAA49QAAA5BYWVogAAAAAAAAYpkAALeFAAAY2lhZ&#10;WiAAAAAAAAAkoAAAD4QAALbPZGVzYwAAAAAAAAAWSUVDIGh0dHA6Ly93d3cuaWVjLmNoAAAAAAAA&#10;AAAAAAAWSUVDIGh0dHA6Ly93d3cuaWVjLmNoAAAAAAAAAAAAAAAAAAAAAAAAAAAAAAAAAAAAAAAA&#10;AAAAAAAAAAAAAAAAAAAAAGRlc2MAAAAAAAAALklFQyA2MTk2Ni0yLjEgRGVmYXVsdCBSR0IgY29s&#10;b3VyIHNwYWNlIC0gc1JHQgAAAAAAAAAAAAAALklFQyA2MTk2Ni0yLjEgRGVmYXVsdCBSR0IgY29s&#10;b3VyIHNwYWNlIC0gc1JHQgAAAAAAAAAAAAAAAAAAAAAAAAAAAABkZXNjAAAAAAAAACxSZWZlcmVu&#10;Y2UgVmlld2luZyBDb25kaXRpb24gaW4gSUVDNjE5NjYtMi4xAAAAAAAAAAAAAAAsUmVmZXJlbmNl&#10;IFZpZXdpbmcgQ29uZGl0aW9uIGluIElFQzYxOTY2LTIuMQAAAAAAAAAAAAAAAAAAAAAAAAAAAAAA&#10;AAAAdmlldwAAAAAAE6T+ABRfLgAQzxQAA+3MAAQTCwADXJ4AAAABWFlaIAAAAAAATAlWAFAAAABX&#10;H+dtZWFzAAAAAAAAAAEAAAAAAAAAAAAAAAAAAAAAAAACjwAAAAJzaWcgAAAAAENSVCBjdXJ2AAAA&#10;AAAABAAAAAAFAAoADwAUABkAHgAjACgALQAyADcAOwBAAEUASgBPAFQAWQBeAGMAaABtAHIAdwB8&#10;AIEAhgCLAJAAlQCaAJ8ApACpAK4AsgC3ALwAwQDGAMsA0ADVANsA4ADlAOsA8AD2APsBAQEHAQ0B&#10;EwEZAR8BJQErATIBOAE+AUUBTAFSAVkBYAFnAW4BdQF8AYMBiwGSAZoBoQGpAbEBuQHBAckB0QHZ&#10;AeEB6QHyAfoCAwIMAhQCHQImAi8COAJBAksCVAJdAmcCcQJ6AoQCjgKYAqICrAK2AsECywLVAuAC&#10;6wL1AwADCwMWAyEDLQM4A0MDTwNaA2YDcgN+A4oDlgOiA64DugPHA9MD4APsA/kEBgQTBCAELQQ7&#10;BEgEVQRjBHEEfgSMBJoEqAS2BMQE0wThBPAE/gUNBRwFKwU6BUkFWAVnBXcFhgWWBaYFtQXFBdUF&#10;5QX2BgYGFgYnBjcGSAZZBmoGewaMBp0GrwbABtEG4wb1BwcHGQcrBz0HTwdhB3QHhgeZB6wHvwfS&#10;B+UH+AgLCB8IMghGCFoIbgiCCJYIqgi+CNII5wj7CRAJJQk6CU8JZAl5CY8JpAm6Cc8J5Qn7ChEK&#10;Jwo9ClQKagqBCpgKrgrFCtwK8wsLCyILOQtRC2kLgAuYC7ALyAvhC/kMEgwqDEMMXAx1DI4MpwzA&#10;DNkM8w0NDSYNQA1aDXQNjg2pDcMN3g34DhMOLg5JDmQOfw6bDrYO0g7uDwkPJQ9BD14Peg+WD7MP&#10;zw/sEAkQJhBDEGEQfhCbELkQ1xD1ERMRMRFPEW0RjBGqEckR6BIHEiYSRRJkEoQSoxLDEuMTAxMj&#10;E0MTYxODE6QTxRPlFAYUJxRJFGoUixStFM4U8BUSFTQVVhV4FZsVvRXgFgMWJhZJFmwWjxayFtYW&#10;+hcdF0EXZReJF64X0hf3GBsYQBhlGIoYrxjVGPoZIBlFGWsZkRm3Gd0aBBoqGlEadxqeGsUa7BsU&#10;GzsbYxuKG7Ib2hwCHCocUhx7HKMczBz1HR4dRx1wHZkdwx3sHhYeQB5qHpQevh7pHxMfPh9pH5Qf&#10;vx/qIBUgQSBsIJggxCDwIRwhSCF1IaEhziH7IiciVSKCIq8i3SMKIzgjZiOUI8Ij8CQfJE0kfCSr&#10;JNolCSU4JWgllyXHJfcmJyZXJocmtyboJxgnSSd6J6sn3CgNKD8ocSiiKNQpBik4KWspnSnQKgIq&#10;NSpoKpsqzysCKzYraSudK9EsBSw5LG4soizXLQwtQS12Last4S4WLkwugi63Lu4vJC9aL5Evxy/+&#10;MDUwbDCkMNsxEjFKMYIxujHyMioyYzKbMtQzDTNGM38zuDPxNCs0ZTSeNNg1EzVNNYc1wjX9Njc2&#10;cjauNuk3JDdgN5w31zgUOFA4jDjIOQU5Qjl/Obw5+To2OnQ6sjrvOy07azuqO+g8JzxlPKQ84z0i&#10;PWE9oT3gPiA+YD6gPuA/IT9hP6I/4kAjQGRApkDnQSlBakGsQe5CMEJyQrVC90M6Q31DwEQDREdE&#10;ikTORRJFVUWaRd5GIkZnRqtG8Ec1R3tHwEgFSEtIkUjXSR1JY0mpSfBKN0p9SsRLDEtTS5pL4kwq&#10;THJMuk0CTUpNk03cTiVObk63TwBPSU+TT91QJ1BxULtRBlFQUZtR5lIxUnxSx1MTU19TqlP2VEJU&#10;j1TbVShVdVXCVg9WXFapVvdXRFeSV+BYL1h9WMtZGllpWbhaB1pWWqZa9VtFW5Vb5Vw1XIZc1l0n&#10;XXhdyV4aXmxevV8PX2Ffs2AFYFdgqmD8YU9homH1YklinGLwY0Njl2PrZEBklGTpZT1lkmXnZj1m&#10;kmboZz1nk2fpaD9olmjsaUNpmmnxakhqn2r3a09rp2v/bFdsr20IbWBtuW4SbmtuxG8eb3hv0XAr&#10;cIZw4HE6cZVx8HJLcqZzAXNdc7h0FHRwdMx1KHWFdeF2Pnabdvh3VnezeBF4bnjMeSp5iXnnekZ6&#10;pXsEe2N7wnwhfIF84X1BfaF+AX5ifsJ/I3+Ef+WAR4CogQqBa4HNgjCCkoL0g1eDuoQdhICE44VH&#10;hauGDoZyhteHO4efiASIaYjOiTOJmYn+imSKyoswi5aL/IxjjMqNMY2Yjf+OZo7OjzaPnpAGkG6Q&#10;1pE/kaiSEZJ6kuOTTZO2lCCUipT0lV+VyZY0lp+XCpd1l+CYTJi4mSSZkJn8mmia1ZtCm6+cHJyJ&#10;nPedZJ3SnkCerp8dn4uf+qBpoNihR6G2oiailqMGo3aj5qRWpMelOKWpphqmi6b9p26n4KhSqMSp&#10;N6mpqhyqj6sCq3Wr6axcrNCtRK24ri2uoa8Wr4uwALB1sOqxYLHWskuywrM4s660JbSctRO1irYB&#10;tnm28Ldot+C4WbjRuUq5wro7urW7LrunvCG8m70VvY++Cr6Evv+/er/1wHDA7MFnwePCX8Lbw1jD&#10;1MRRxM7FS8XIxkbGw8dBx7/IPci8yTrJuco4yrfLNsu2zDXMtc01zbXONs62zzfPuNA50LrRPNG+&#10;0j/SwdNE08bUSdTL1U7V0dZV1tjXXNfg2GTY6Nls2fHadtr724DcBdyK3RDdlt4c3qLfKd+v4Dbg&#10;veFE4cziU+Lb42Pj6+Rz5PzlhOYN5pbnH+ep6DLovOlG6dDqW+rl63Dr++yG7RHtnO4o7rTvQO/M&#10;8Fjw5fFy8f/yjPMZ86f0NPTC9VD13vZt9vv3ivgZ+Kj5OPnH+lf65/t3/Af8mP0p/br+S/7c/23/&#10;///bAIQAAgICAwMDAwQEAwUFBQUFBwYGBgYHCgcIBwgHCg8KCwoKCwoPDhEODQ4RDhgTERETGBwY&#10;FxgcIh8fIispKzg4SwECAgIDAwMDBAQDBQUFBQUHBgYGBgcKBwgHCAcKDwoLCgoLCg8OEQ4NDhEO&#10;GBMRERMYHBgXGBwiHx8iKykrODhL/8IAEQgBqwKAAwEiAAIRAQMRAf/EADkAAAEEAwEBAQAAAAAA&#10;AAAAAAcEBQYIAgMJAQAKAQAABwEBAQAAAAAAAAAAAAABAgMEBQYHAAgJ/9oADAMBAAIQAxAAAAAm&#10;+7YZnK/O+8PO7rw6BP4wO0UuPKDzyyM03sz5ngmbLkj065Du+syVom7uJHXTe3VQjJ9A7ORySMEk&#10;gQOdKVSsN8672OTPqCJ3pisnVjrdzs6JgddklyNwsqTYqvte1qLkmEw5rYa42EqmpsmU9n4pRWwk&#10;RdniLqlLeaZVTqiEVjfv1HTcFzA7mSUsjq1B2lch0gZ3TfT07MdyeXt5m4k5/kFNKUglWHoX09ZW&#10;YEzE07m7wsv4bkE1ls7pRZsEmbz4sVcI3c411Nw1bHNMzBUUYiIDEI1TNQzVnJ2iM6zkgrAvi+i5&#10;8FvyxrAcnr3ULsbSydtwHYYpDTQA8B5+cgkONRCClpE/VhyzSzgvr3y9mWm1HohooC8xx5oEZjEV&#10;Dl/BpVJL6gSbNwjb5NVtxdo2FpAfZ1MtsJI7ymSTG9OulS1wnSe2TIIOOcR9WmyQK65YQF6b2A81&#10;usvPHic/Mdmhdtajq/zV6PkeP3zImVah3nZafm+00KwOIj+iduKiQVSYkDIvI5GOVJOqCeGsMj6t&#10;cXOj03586Ix4csbmg8xKvWYAKipL7T8ROtRCWFSwFhBB2r9C7uIGDRhlYUIQgi+sAdjFrqK4dNac&#10;53KWDVS3c+9haWLMQVI42oDOlQ6WKFJSCI6nJRdRImALUY2e235+9TJROaR5NMMkm4w2E6DVh+C7&#10;ESJyjpN1WxrJjHO2DLoV5+Gcr9UGYZQBK4ITNwh0PCGRKFkkukX4zC5DPt46LLEgG9tmC4NTSlo0&#10;fcV95/2Ea8YK7Wdr6UKk3Qpzf9JaDUA6XVjP3JR2PElUcZdRa5HwhJPti+pVKq3Oi69JmeuyTJP7&#10;B+gVOrzID/bcfgP95j6JY1075h9Epzzjetuz2u8o5r107YICKcqOk0728VlbZTiCfOe/lKnFISWF&#10;9ZTyuVj8GLXlbdxi2FDTtsNePDe+a7MyjySTpCCx7XbeiZjdFClEvu7NM3Hn7R29tTU1GLpLz1v2&#10;ooRER0WglWZOdqg5Rd7W5hB3yh8/Ny+wuxVquGVkNWkwQCWG/NcwTcSri56AvEn3O0kC/f8ALEw3&#10;JxYcYHEofdE4N+pVhIpoa9Wh8QOH2wY12gpO41xKgGsnFjeGR8clqs6WygD2p8okUDjZxMMthyU0&#10;opaerMbtT39u2QW+JvF3pRQYOmXcy4PHh0IRcqpFvZ3ArxeSjfJYyDIa+16B5O5HSSyLo9pmOUR5&#10;iyrjU+49DI910geWB7wqX9z+WJchANjK6zzO9L0Mihtle1pnDUUiH7foQPkvblrQVehX81VaB6Xc&#10;2xhM5zdjILj5sSWBsz0isYA6Nc1z1LiNks3BrSDgtanTEOC/TokCk+3aFFte3BUcEvu/1QPd/mwe&#10;bqCXQo0Yt1JasSP0dG3epObRv9VB1duV/TTnI0kuzE3Gb81JJKl2XbOMM57tcOGuBAL0hA0KwIOA&#10;9ybrraussVue7x6UQO4xzyQ/cMe9f8BBj9e/OThlla/WBm8O6UObmpkMOY67WfrOorR7qLx66pOl&#10;DM4whVGM4jx77D0EKoRzjXIn47MEBKt1V06CvFh68S4WiM48Iu21nHXv+5NBocdDZVOuRZN1HjS3&#10;JWqr39GsW53VpbEXBPFGG+djNTLJnJE8BfX7Y1UyT7cJJFP9ngqZN9szUVS7FeZiJd+xQqVLv3bV&#10;QBNVrjUlMboRln7Io57MVIdqbVFbUlaq6jW1xcn0qwjOxNF1RYZH5IletnGjaeZKuEdtxYbCm47B&#10;GyARjd4Q7ZRlAbNF8pHp4WJQuyEEW3dsIVgMIjmE5j/Zh/Fr9LYA78x7icjp16suxRGXzndynMPT&#10;qiRznzu6B0IQNcat1ji0QlAZgYwRQZVDHhu/rurvJgFsuzUxx+FbUHj0zLtrR3HNkpWoOoWlnqVm&#10;7gLeRG0ig4RT1sMe3GanGx5RqU4em7cqRqDm892aTDnhtxMOGO305/FCTacu7anULBtzx3KDG+b/&#10;AFKqmJynJ6dW2kCurDBoQmVAUiGVmCtQRqpkzZ3aNJqUqJtaKUZmNCERK+ARj4WcuOK2c2x4e40j&#10;wwReF3pg3T5VXdMHm6asocz7nF9M3jqouvgw9cnGwdcpygdlZpWsoTWLpuP/AFM5d2qQA1jQ1PLB&#10;JdfpTDCRmlajtNL410T72ztMbockpQLsQIIA9cNvQd0pzcIC9eTlSeU1ekAjkUW9s4HiiYetHEPb&#10;iNizVFqAyb0QA6k7qObSdnq3ut8LYhsCT8D2dtja+i5ZWsj6uVHeBNzFYbeFPYfhp4VtZii30qeK&#10;FFe4gRlTkaFpyVjag2xOJ4WgQUdnbw7TFErYxHmxZmnF+UJCQp5WqUTgLcYPeEL6DrkJgcpOXvAE&#10;Y/Y+NiPHS6dd+j3PBqtO2lyxorMp1JyLQ4T2YjApP5DTPxWzHzPv7zoj6z0cM4FLKVwyoBfhrUX5&#10;mmi1aYHE1egozwvHwbjFCzWi1qasI2Lm2aOpre3XtyNQQ3MndAA+b2L11mnVydVgc/EupWBaRB7H&#10;LkVKPtse5nLew72yu6PuGJFIs0EvU9IQ9SLbubb5ahUiLivZFgg+oWscy8eLANhTjfcl7mTKk1q/&#10;PesSlrXy1BuMGqyc2ViqmEWynq0SN5oublWezDVpKZb4g1JmXwt2iqK3OXqVWU1NnZLyFaZNUupw&#10;yzIOD5qrm0oOrSJaqtiC9umqp2hA6qy9fbhR7eLo4zVNBa4cbqsln0rOfVh3onse511k9aLaTk3a&#10;Onsn4HsSSE79XvogzbZErZvojrmqVuSD5THQU0WWPm8pWfF+84rVjMXdcg6QmSh063jNdkIe9mY7&#10;2mdGW/3jPV6Uq7epGydT87N4Q3V9ezhsj0gwvLHyaI83ThOu0pbvu4i1JGlau1De1dV/djOzpnhr&#10;q9snDzjqN1f5g+u8k79TjnPKPHO0Xva6Mtsc8vKgpPkU9w22qC1srZRuA20pi1GYipRdrUqpU1Wi&#10;6ObLEVIU2Ff1usJlZV+SVFXxYxDhOuIXoDAfJulOWN5vzes3tH0D5SXfgISr9MDzGGs/5qf3LRYW&#10;FeF7fItBLvJXqLQlcxOmfIu1eHrwrPLBRfucIOdoH2Ya1QcLW7JVhWV5PCaTaCh0nOiQawWNlxIu&#10;lE5q1ZO0I3yD6acQtrqZQqRPYboLYkdjuHHUHzHI26kodfPNsITlAh0TaJoUgf24sz7mAXG4szSm&#10;GDxa29Ymswb/ABN7DAO055oKg1aZnohhCtKolvMC98dLl0X+kHnE/wDUjhPeDxZt/Qveo2+eLtrw&#10;VpF0E+1qWnFX9r0rBt071zkWrTIFrokS1ExW9SE2qbPrnhtssbJJdnU/fbpZJt6iuVrd8m1qgqtF&#10;qfoVuVWD2v21Z7jQ2ydHV5czlmgUNJGWNDKvOzubzuvLnyJvPRWKsPRdTwLzyoj0toPUPPwvOVSy&#10;29+mpyJlY0cV6a6RTvkios+e9nX3k2SrJmvSHCpZusFCI/jCqexTtrZ0S7Rl4E9nuQ+qVStzUTYD&#10;OTNh+0/57+hGOOjVBpooqNb0uKhZTWCfY+ulYWieqUbYaPg2JHRN49OldHHPfYkWRkd4IAocyzIF&#10;CV08snyP9qYRPqFywY+raozvLZJcju3bghl2b+ENKAjgZEtgjBs9SHXcIZPvwS2+FcPaoQWwR3Ql&#10;wAG6z1Gwq2tuw5rAM4aUpupwnisaayBqlNRhrHzXQvCtJwbSsiTJmtw1d9kbeW/TosxaP+OdErDT&#10;C9VBqtYemcd5rW69wZPMKwXg+kzCQhR6r2Z+KyBVdYIc2q8DfR2VJb6HyRF2aItu9H8M0He2LP4D&#10;hGj7BBKKm+bRXcO/pzcMjf12a9K84c5vLRhmXo8UZn2FkfbF0YsOC0Vnc4XoEj/z83pHQ6NukvJW&#10;1UmAsXYJriUqROr3lJMFbV5kIu21j+kWsj3RvfMM3vlp0x5j7hSuaQ+vJVLdpMalUYfZBd/1SuvJ&#10;20lWoVufamOD5lZ3SCX143J6OEOShIdTDoIlDgCUYmP5esnPaEZNIQhHb0K9yx3Z6M+HSxvicRp0&#10;OLLgLPtouq03vhEXbRBZyrlmcgtB+CboKfMOgiSm1nK4V6w1/wCvnN3ol6cqJw+R6NszoJ19uYEK&#10;n5eoVW29wcpMdQ+6SpbN/Qfo3cf88bHOX79OY+pzbOwYfzvCBRikHMizuVxV6W9MWKfuWfSOz5zX&#10;Cs5+r3CTwEgNv61wl3pM8FxbUPRKgujGYSub2VOfPqVWXI+ijnU4sS1TLSkFISL2LVVGQIvLgJac&#10;NaDq1uxPr1zy85YNu83KlLVkcHQEmTF+1psgu7nIIVDIR09j1Yw/4NbKQec4Q3N5QiYDVIi9KWoY&#10;I28iX/BgnRfE34ZbEnUxgTppTdiZiMcLAozwmnr2BYonciwbuJofeR811vQM9KUDJuLBa6QlTO5U&#10;+DouDnxDowJC53rjIvoL1G5NdI/UVaOblWhVqkRaLbVZsSLbTdT5EVUkUOmnPasexvRDK4bDT1i/&#10;0B/nB/QXefJlF2ECHBrXJMeKQPyM1cq0vMC+c3UAOJt4lZPjjrrzXhhO9SlfK55YW7pekovY0Ckq&#10;KvpJcRIicDdveRtf15xazIAXwrxlnJwZtkiVtJWY1Af3avH570AndHWIuxKPy6PsbLtlqlnOwrOd&#10;5NpkfuMz8YzkcWvXzOWb1yePlXf9IYGAt7XbqYeOoi6KTnRY9RmTYuVJ+6igU9lvN1EwCbyAXO4q&#10;c+ckr28B02kv45hR4VlBDc/qAd/x22OyH3ivKqDN9jB3DyLjNhAlabyxAqvMcb9jp5rcbxOQd5Nd&#10;sc8FZR1vDkJeazlOaMScg0U8u8H0dL5oN8mZ2tg/QxZGndj7t5PqGDujdYmT0MO57aWVlEKkvjhC&#10;RS7rcsk5Qa8LLPOL2GqW02/TcnTays2TqMwyWF6dVgucYPASibR7FW5jYHWUVpJsfYCK8A9AKD77&#10;B2xwgUt1ZVR0LIYUirkKfUiGvZHcsq9Ce/BPcteWj51byVa8UAT+gfgcLW0kmr70WuGYC4kCZ2k4&#10;Y9ZhPQu1auc/R4LRNhu9Yv8AJz13quidSfNaRYFCLVrDtnOPo2jHuHHVya8lin7S5cdep49NsEGY&#10;i5QuVK0D8y4N17gkE9jdg+Nw1cd3p10/wkmt1tPPuBJv+oOjk5BY6a6kC/nOKoS7dGavZo2250qH&#10;pJFsHbuxNtuSF7ZnC5GRhzOF4nNijsRTWJTrHHVePHrpCIywnyrvsVIrNlkZkeaCdz7e14DhJZqG&#10;ogK9U2CN+gRFB3m3ccEFtZCpatG97kK4PnueQsgz6WrddsyKfLh2oMdb+b39HlOyCIeov5VP0NEW&#10;srjoxco78MVJ+1M7zsEfz+VS/UpwZSUuOUqLdYrnmoQ+sH49i65wK46QFK11l6SMJT8quzvPjnpU&#10;NL/SYg5+M0dYej7by6HUbaOwe3iWOYu0dQ+Ti9dFWe88o5hQqVqHVNkqISKHrxPjTbrqtohsWKSN&#10;nZazRa10DtFOSz6smtz1oM4OZaddmHN7F/WQnm2qMr1p7X4fTuIQdZRdYeQBisGE9gU6h1GNiDpN&#10;wEi+Ik1ZY66iF4mnLom62m8SwSSqNxNdKZS+rtqNVd9ziJsPExkpKZ6i++KR1kRxuxJt5Dnvl0Gw&#10;M2pGutzHwIMpTNXWw5xFXd/UmM2rHHIR4jA3vr+dJJX9IMl5C9KVgJCqsQw53erRzbFsVauwDJxx&#10;hMRa4AUoTXRxH9aIJzusqznytCWvGp6vHYqU00HdYXnMHyMs1K59Yar9xyGw/tbbAVXSlnzjohbj&#10;pTuCwAao9OER29aJmeRbasjKq2rhohpmdNWvVA6G3R+cLFXQ0azRqetak2ozH1iw3pRV2AXZktJi&#10;lYulHKm4PgdH5VGqZMRNjkrPZMPK3T7jgeVap2s0cYbtydGPWgs7G04At0j0s56V6IOFVGVg3SCy&#10;dxF/b4y4im3tZMHqbhFIkL2n1fjezLkHlo5RRhXMUC9GFTHp/XLRY8aoJEW3tIL+RrrEXHoKPax7&#10;om3kWqxq3RdmpYVIS1XfELP5Ojrj3sVkcFrik4bMFvqhEUSmG/upbLTzVTSfOlyMK2WQo257063X&#10;H2D7xfsOVOiesT9XMV3sDVoy7RMqol1FUzpXzdWdNbNTyo7mdbhm3BrAFktbusVgPUSC9loltsgI&#10;XaxqK75O2NJp5RRHW5arMtrRp+huwxd2SDaN8ffGYaDH257TzWZILShv9BclnvKN97N52TEOYd9C&#10;b9KVUdg+1Mep1vrQFrMiik34UxsnjA9pmsmicpnkClCBROHLFMSfPF4x5dYE1OIibw+UElzFACHX&#10;mb1GHGl6FBqwz24xL8PGcm56XPUuRJhu+TVHFXr21yuWQsVj6e2DXZlRQpT0jcF6BySqFjap0TNn&#10;OqJTdQ4QogSCbXjRvPF0t1d7B0Td8VSPSzmVrW5IeNtT/MpDaqs2yic9ThYfKoOtqyu2igRn+v36&#10;O4FwrTFRpL90uJr+scg03c+RzVS/PvAv0nCK0ZpxdvAALGgsVTET5M/gai8l+xHGqm+44S1+t+f7&#10;RrbM0MhRcEfrRI0q03eb8xXV66+Y+mPgQdZzLiyqFUrqctIo29RvErNAhUS6/UWZicWh2y9nlJGy&#10;fNTeC0mam01jGjk/xhpLl1DXZ4O1Ob1ESBIViCy1CKQNzUuDS229N1VaodNtP2FgXb9xTYaVfpx1&#10;NbzvMFGlBvrxqvlm4S+ulk839He6dzXHWVz9a2w5XzWxbncc9CslzKcqdAyZb6o2kebC4ljnTNvP&#10;c6s+s75Z875NyzqetsND5vka7umdpFeA/efTJVjhL2bE/PKuX39CPvPK+MJZnNPpQ8dbghTmO7Yo&#10;MBFLSS9GIH44X7mfPNtNzsJQ6Y0j6AjQM2hrhBWGGMkzZEKPDGaZts7lcRUuRckcuhtpBUF5PK+x&#10;9qeIXS3FLDdtviuzJZKL1oK9Z4iQFLLqf9UiLU2eCNgfQtDcYcTFT89S2i4Ami7tU6F2Sgtf0UQS&#10;WaszV+/SoeaF4zlyewg/HhbipWtXlPrdUnbW5VKUJY86vorBVMyXK1Wstdut8wtuU8OTlK2qzZgY&#10;5p0tIaclzbJl3dEzVQBO59g9gmB3+xMg71+OeJw/OvfmynG+Wge7m+jlzbNnjkmjYMURsu11W3mG&#10;xGoCKzgZBYytQGpScI1QeraH+kWc8IuqUHbbGJm7xTl2pv3gdTm3eEVcmr3NN5WLmn3UH8Von59D&#10;3bFhrukhzT1kMi0JwzfO3O9/U+SJw6KYSmfUhwuyhXiKEtHQBLVXtJpGehR5vuAUrlZettTexGz0&#10;Btp6RpcxI2Uh1CtptnvyySdGvTD0VHRtTNZWo7fI6DwN/vC8zGwJmn5yW/ttxYeV+39j5tfpOXoW&#10;SbOYytbDktl2DqL1OGjJRJfk1qO6vvCn9JXLQeIvQ784/ZwDWd1IcVTe/JNQlWakyU4Ou9o3gO2p&#10;tqtAB+f22ljOOElCWzsPyh6bTtPuY9xN8koJw3NmQgs1xhgEXnmXb2sDZ/SGyNyX2KssktVxss9A&#10;XXoIsgE5TdLdGGA9vx1ZEVWKWpYweJwRYXCoyVErKb60UCZ6BraOHe6wlglYolFxhZlpjqZ8zkGu&#10;BMjNQmQVck8+2yvFQbv02yCfhd0ueFkPT1Kv+71oy0uuWbzqXrOW2Oup3nJ29yrBpAtQaLkNbwdw&#10;joACqiJI/PL+ivkTyo46+fnO7YKBY9Li3qi4aEiQQedrFu5Ry3M/vc+B0nNpu4AlW63HUxv0VT3m&#10;d0GEH3JnyOKxKk1dzxubc+5wVNSge1UpvCjIP5rzX0V5ryMNfORRu0NvzIAfWB2qFrftst9wV/Ik&#10;oau6SYCyMDzhSHoSyt5CpV9efcbqGk9hdtXz+wl31Qz6SqSTfFnCmTEgSIW/LZnEJEYY53K1jjU7&#10;BjZ3aWSU9O3oSnTvROC5oVdrcVzlIKrIRBTL4z5et4dp7bupdRlEdp6X2T9TUe17xCCHqVajzNPU&#10;a5Bswmf46YBaLH+8SizTfv5MlV3ix6QhbC0xtoGecfm46gUiflSd5NwdKBxXIk+jjuW5ozEzzk3q&#10;A5bsbdxuiXJXsnW4R44ddOPZ/Ee0OA4J5uTebPBH3LV9wrMtGXcqXNivuaaKdDIl3cNr6R2mM9Tu&#10;xbjVOwlioieAD7WJii7p2sSuqKCD9JS0OFJR8g7uFRXTDoiwPF2aOmqoaJadYApxEvT+QQ8TMjsc&#10;01otOWyrUJ52Ga1IicUy8bzBzOc6hmHZKnbck1XNVqizy9QmbZjM4w6YQrM5MOVjtFXOuSVcycNW&#10;jYYToUZqBlrf6RcfRW92nY87awwoVRLOwXOBykjdCHoCv/zLkQhJiy9KZblxzs7X8UBHrncnlb0x&#10;UCRfZenPo9yx4dilvUAdwz17h7yPSLwe51ctP0H8kOPZXoLwK6wija3Trw5TZgnbzdI9kIZxEo7A&#10;NFe61HtJ4IQbf8w5rWFqOFm6UmHq++sJdK1XeV0ZLvK6tJUOeOjRhps1yelfVlfVpLmrNuhHsK4p&#10;ZI7V6o9Ssjqf9LRQTPM3b2DqOsUjiJXQ8DJbC6b0SpXeXTjd9OTOeGUehnshfm7xtfXJS+6MwacC&#10;4nQAHlsT1OTBgoNwpvDccTGIyzQYM2EmF720GnAbeENYrB4lwji+y0a1RR5RloqvTF9pDIZOpdf8&#10;kmdT1cY8gOz3OsTVl6wcU+rRuuJ8m3KKa9eWse9UoVnGXZ6dQGX7Y82cD7UQ91kAOT1jBSzKm64y&#10;Gm86DjBCAsMO47DIDtceuQYo4lijvw9M7NGLN5Ks5fsmQ6C9A5ZLUvri8CmExXsjj+ImqOG4RThs&#10;SmAkZx6QNja0yvUkLOkckPckSOSMeakDnq48ZipDjKjgMBmwQcO8DZFjxBVak07iM7ppSJ+bnl66&#10;dftiPR2UODBZCNVeQAazMf5pOQEUk4WW5AbRqQjvUoYmqR3YXRc7QmImFP0VgAqGVtYXKwfJ2N2+&#10;pyxn7LEmulhLhiv/xAAlEAAABgICAwEBAQEBAAAAAAABAgMEBQYABxESExQVEBYIFyD/2gAIAQEA&#10;AQIB7dtuzVBgcDLZJ6riuQE59uz9WfFinzay2vV0Xg5c3Wr2WcXZ1rxqQPywncCQwjdnes7SNgdr&#10;OimAcSDx+MHZH55FR4AFEVOQOhIT9tlxrkiU7kkFjAcHLmjV3ouLYEPBt6osidNLCnbuI6zFstqd&#10;QtgXk7mXXxhkMnZCkx6xhfprbinNVQA5xPPGkG1bDMHx3AQjMQENlyOtWAgGbSf6ej+Oe1jdKpIN&#10;LPOt2rtnVpTwGZFZHZg3KmZEjbgwGIUe5RQgi1l9XrU4BauHiK+NULWk3ic4rM2JjCssWKgyVllH&#10;7+BTiEoV1TUa2Wvr1hCAWSs6tNcpJeTcdj1DCWqVbyzeaXcNXp5oJ7Ztu19MEuKs+pZK28/pxsyt&#10;htOQcgaf/oL2jQRQlnMu5n0IdOrmq+04qHmZuc1bHowYQ3yrqsN2/r/64bX/AEhrB/QDPDOJWOiy&#10;HaUHYrT16Q1r7oXoyEk5cwcZDNoV1IObQadKr6KceDfAOKncp/IdW2zE4zp786YQT/VBIF3EC+dl&#10;jqoMKWokpLjWLugNtdjrQ+sENdBWCRqRmrxF0kUjA0Y9qL+vCwhDJSf0DSWzDeIxNbLhN/cGc2VN&#10;M1PL5DqRzyRdEN37uBoDjzyTq6OzhVFoJP0JCNj3kXFrrSlksE5HKxTYxxXBz7QugdC6BcqgHEL0&#10;slLwAtWbm/8A9H6D6CjIGNjUi9hNysZJhgGE4GETComqyctH8vFbSi7i2kccxlng6/IEglIHYzdA&#10;rhnrqNbVsK8EFseLZp+Pr1MBR57dnJ9cyv03T67V01drNWiVfpOXx14x7PWEpEGMrDViyJLGamjh&#10;ixiQiflhHEZghxsIXBavjxw0kU5/7UgvHsnKHsfQGQ+kMn9k059006M6aZF4RqlXhq9gRgaI4qqT&#10;+GtaKt/c64c/YNL2+IUpLak1iu++DwV9jrs8469PF4PD4fC9S1zHfF+QaG/nSxQtPAJLMknZUESo&#10;iAZOR9YmgEcHBH9KA4bLrEPq/X686bGpY0lzWItyyk3Uk4KWsBVQqhal/Hlp5KkSrJwJGAB28tss&#10;tXrh8KDllKw9Xs+xHusq2EF8gI31AL5hdfQNJbQk2R/J5PL5fL5PJ5HptdyX1PovrO4tx7tHWQxk&#10;T35rX38SmdQDcLt4VaPW4EBDjAwmDnDqMUpyNXVZABMmkWxknIOIxcB55zkR5AwfnGWSXrcYBDAU&#10;oAs2n2claqM7NK+/I2VGbMdy/iDEizQ+xmDNH1fV9T1wQ8XTh+GvHJHfvTbuVlWFlgAYOl0LqeAP&#10;HZ4CJdCjMFriwBx1EBwMJnXgB7KmAQzySD13LpPOYJFLBDj8444/VzWuQr8ZwIAmBQLekIJOs4L1&#10;SRsUpBTilpm5evrhLqSuxpBop5fJ37Zx08bxPXTJGELAKVq60mtQcPWSwwRlxiJRpWpAoiAgITuV&#10;coBwICHTqQvA/g4p+cHSsLRpBMIwpWiJExzjBwPzjgC8WBzWElMDAKGB+bAkKczjoYIL+eXp6VD/&#10;AItCm/zwQCsJsxmxS8fHYVfY9r2vafq62k0JT6QyN4sUTO1+a83eaISHCJjJIBHFBAIFuAcdRwTi&#10;4B4L80h9MZQ8l9AcKUzc0AWvpxBSGHtgjnGBnGcXLNc4P4GCUCvnOxZPWLdOTNLjMmmBmBlvqjJf&#10;RcyGw3TYcAnh9f1gZeiDB8z100YQ5YmTQt7lzH66s7eQ+g7fLuUIyVrrd6k9mXtfYkUGXVm1Js8s&#10;eTGQK9F0K4qnXM697gMJnb8N+cGzgA69QAA65a0KarnHAYu4nJdzVqJDlhfhfA+D8MIYIoGPrOyb&#10;LNHn9j2xdi89z3Pa9h6pRnkc9BzbnsvIuJyjFhWgRvy7PGVFwuhKVB1DTWQUiaYIIMvmlj/VKmAG&#10;wcNhwOBjdOAAMAPzjgS9evHAAAcdZJtKN4d7+PH8hJ1up7Cc6ye/aPNjNGmDSv0hfA68r1S9A0SB&#10;t6YMfnhHBHhHAxes6NkKQp7TlrjPSpWREkaS+hfRozkBxZrI09zSRhwTBUHYvPb9sHYuzuhdGOLR&#10;OH/AA2EwRzt28gKiuC/nBfzAoB8vFfp0yZy+nUkIWrjmy1tf1wsAEAEGER84GwB5fbkn+wnUaTwA&#10;zVb+QQaNEqqlTXVLZsK6qRKykn1nCVPyvxXxwib9B0hYv/hwtZb5AXtODPXVK8MGMOEV8sYv5QR4&#10;I+4Z4eYGxqWf+qPaDWU0/wDZ+iDsq4K+b2Be/VLNEsUhZHLyILHVBqyxc2xH1QkhmRljSQvxd+YM&#10;BL1pNpLRdepZKSaoSFejqMagHhYWPBg7aTqVRwuSjWw0P/n9borFAx+9lbQMek6F6MgaVssvY5eP&#10;NXLQNqPaD2k9p/phsRp402pKqPjuunyU4IsGnDpR/qeECcDhMH9ETqrSKhkKpFUBuwwfyQPZyV6u&#10;BBFhQiwYep4QJ+SwSAV8MVI/iW7gzs7GPZiM3PS8vVFvdGRVdmcjMKWVWzms57Eo/wDtmlxkzPVF&#10;LjFUuNQZlZgw+b870k2vrikVudmSMwfwuAJPxZW5WyP27CTAYZc0geTFVGHaU1pWwL35/Zs7VKPJ&#10;znYT9+/lFb2Hx164wz3DSSkuo9NKBZRtLCbnpG1kqcz9sZMH/nEPU+f8osUMYDD1PB43K07lPkmq&#10;pW4RwQnwiwycKnDhBkgfhpwgLCfyAt7BXhpKdm7ze1M1egkxSrqFRQqSEKUom7nMAiqLkXZnr9dn&#10;DfYGdGwKWRSzmtRrUe1jaRswWRlKM9c2OALLHUAosixKMO0aWBMrVjElaggUBOLgXHseQpTJEaEh&#10;SVw1du9gkJgquopr5BmhmJmfhAmduwn7mqP8qNXLVyVMlQTpv8NtOgV9jDwxVTyZ5gZw9iUsprQN&#10;pPaT21a1mtQ2VSwlmRfGMBCoej8j4pIQYUIcIv0NTR0m7vUgxb8ifv5Cqd0GaKpQKyLFlhArxKyn&#10;WSVssASGWifnN0khtb6Hy6wyhaVZmF8QmSyYTP2gl/eBftnQ8gaVPOf0Klm/rjW9W6WNWzt4C8Gs&#10;wzRnhR9b0CxAQvwSwHwiwoRYR5WgJiBMMICIj+GzkTCrU7DKTVlct4v56EJ/OBXjw6bOVk5x3W3z&#10;I6OETBDxCAqCsK/lMUWXq3Vmqu9lTjHtqzHpKAmKPXv7oS4ThJ9Ob/oTyfl8Bo5KCSrp6/Jtph5r&#10;2wN2gMiodBwB5wR55E3bnyeXzFUEQTBoWNLDfALXQrYVlavUuHu5EHYujzidsJZHMwm7sE7PEr9h&#10;/pErvH7DY3hC1oSfbBzjp0BOzDbCqlE2q0Fo6bxvZErOFhLK+6Cxii39dJh64p9iKFN5JZO8QymA&#10;Oub0CnPYxzLJnEehWZYz4qddJWf5VevMo5CFLAlhPkFjfTFv4+MFNs22ShAMXldlkjSAPaTF19la&#10;o+bQeIRQmSMUyaDmPuyWzYq/tLEWXCRNJDKXV45ipBqZvFFgrT6RKaXXv/N0NfDVghwjPiHigOKu&#10;clOVR0try7bGtE82EIs9cZEhSwQQBa8nCBF+iJUnJTgqVx7KiR49VoDxvLFHxePoJPGKUPHSClxN&#10;AzxUXFYe0GZ13WkvceFn2b1CKHt1LDqRJkjEFOIiGcQxr6cOVAY4dfG1EhqFDWjeqBHePye0Z4oK&#10;0UWtljDAnDlgSV4tbJWEq06rE0xfFWKOQqFZjPEImOKmCmZvf5CkuQIGdvL7BH4ybhdd2tdoHY6V&#10;iNJnlvtR6qKcorJPrQlULvF2dNY5JduvOvLDITb2RgmsPpMmthpy9dftpCuzdZhWh2qsHOtVplew&#10;yl/YbbYTySIMDNBQMcXR5QZg819ADCyKw9YE88nn9jccNIKKKCNHexMicoEEO5nAvPcssUkyjLcR&#10;wUwiImOUTAdNWIttJojhWGbzjODrUemrI5NjOHOyqIFzyXEq1VlIOTiXLTWrXY1gZTaa9qWWPf1Z&#10;IUHZXZT31XnYNau5FFW0zE7JHckLeWiqUT8f5AR4NxwyouwNnUCBgYYbq8s5ZZoYpUtY3L+vLOFd&#10;olIgDYGoILxsjRTwCU43spXoGKfudQFbfY9Y1JNF9W3VcrSzhZ6tKmkEE0aIkLkslJY/jpWuLa5U&#10;00lT5W6M9n6q2jaTSjurT9lQGVcTjRxeTc5fEE6c1pCVGPrg2s0qPBOULke5rW1W2PLCZ/7PIfof&#10;nM9RFtMBo1tphtrNrWPkgyFAS9QwThnbyHcLY6r7mqmYmswbEPdiycDp1lF89hMEkvIvHb8XxTJx&#10;1aThSRXo+sKWXF4/sc07cjp+RnlZBOCiTsFnLJeLW2nZIyT8oOmVgWksUOZU2dU1CLqLLlIqsZFQ&#10;ygLCqCgn8gG8nbkBOb6Bp49nUsn2/cUN6hWIxYwha6pBhBKxruYDA0/A6mbtOwnMtO7LPN1TXbmu&#10;Pa3IRUopHWiO2E02YpsVPZatzc24LFZXTxRY6o1ariwqjEz91ZBt0bbq3Lbbi2T53cZOzf0z6zwM&#10;u1iG0Q2gy1Ian/KfyTiqnrKMHH1swgYc7ryZ7QW2KTZVzMwhS1wkASMTbcGDkDCqAqOXtrJd0zhR&#10;2uuSvUb6NvNZAfqgnF7GplRt1QvQYLty8kXU4jIHZPislDMGK8e0koWTkKnd64uLJtqerT6UrruU&#10;p7ajNKAxprZNxSk9VkoQUh5QH2vatQEEzt2qXUjp1Kup2OuCdlTmgkBtv0Bj/wCcTrSUeQS52Awj&#10;5SqdxWczbzY7vdCe0/6l1f69Ax1PJCDVQo6dPuGqncLSN3GEmCbkBslRsug6nuauXFaCVpa2sUNU&#10;IU74Z4GR18/rbLJxo2dXN+8ThnNPn0p6VWuEP77ha2RtRfxMm5QZtuBAR5EojyuuRNNFeAQeLyL6&#10;QDBATdyB5DvnNhNsJ5s9zvgNxp2O2T8ZdCaiQ0c01M3qabIRvOuo2boe0vzkcEypdhaFgtmU3Yh8&#10;Ax/wgztUsmloPb9Q2kIgIYIlw35KVNevKBczOs769nGuKGIdHFnFYO2LKthQWvUbf0pHkwuHDm1/&#10;0S7hFY0YVi1f9/ZlEv4detDiUdaGqVyidSp6oQ1W2rpSipJMNpas1jtKRm09mIrHgf49anXKpM5P&#10;W2/SifBEc7dp2v3TRNJ35DTypiqGBPO9hp9w0RW9yV3eDzfDj/San+mHX+jFN5O9kPLpC7wnXb7H&#10;GUO0NcSsTIG0nUUXbV61vlip1YjofxCBjHNPxryGfvpaOHIl81WUxqqoVOCS1mxpKbQTzsTb6zof&#10;ZXl7Cfv2E79htDWDlau7EJs7/on99/SSNNrutL5qHXu2K9aBwMMBgDPJsOjezXP9BuP9Bjv827jb&#10;HUtLvFK1IQrGSYzvcRDCCIRcRNwrsrgkY/osguEtB1zI92UEUpIkXDMrvHWrzicQ4EjitDUXtNVp&#10;A0h9WCxLZ/8A2xpf65ZIXhFdzUZo61nduv51EANIxu0dW6y2Sgr0ES4cxhXWv9XgLG1/0Gvvx1u1&#10;fZi9kctkYAsO8rTJ/GSyOBhBVSImqm9hJCDZTERJFqa1dfOoh5N2NYywKhTbVWXb6IWUkMdgVf20&#10;lXDlRmVXyBLBP/0n9MFvmNiQF0SWNhSrMCQSSaCCRSAU3XdlDoNzi5Xt2KcynJMlmuw6JrzZS+7X&#10;G7HG4Fb4q7PCoVx7W38dEzxDmxY5U+SCAvot3GRljaujEVwVFnYygvnVdcRNL3A52CSostf3dooC&#10;pVSnLU7vAb3SBSNVrr4WKJ3MfcnoMcJGHqyzEhHzK1N0UW1ch9hM50F+BFNn6ybfwlQEligbPWtL&#10;7AXuD7ay+8n28XG11LQ5RUrknHwUiXCodARWIVQFnTGZr8TMNZHjnqmTxeIE5GsJnjrAeO+L6RG5&#10;W/qqIO67Xka7MTNitEksVXFMODYE4mPdV7d8a9cRbSGYO5aOjVV5lNR628rtBM60b3ZO5EVYBDCW&#10;Yt96qOHNrd7Web4X3e/2ZZsBSDAGJWhU/BxwISUa8jYKXKUQ4IUyIFBIzaZrDV1GTfjBPoBRTAoY&#10;7ZysHHTbKYLhhMfziobFnSEs/sBjKGUw4CVMkVEIUQmjIPR0TFPIQ7Fwi7hZNVvjKVTeY7MCrQFF&#10;f5n+WLX1Y9w2d3pZUYckOg26dFEJmPZrspIAMBMOmZEineUjXrWFn0VBICaYAiACbJyuqow88hnQ&#10;BPgYOdzFlK8okysiDsx1Xppf7PzzJLYbFMOBg611rV2QF5AwiYzkHkO7cuAVjZhw3YSxo62qKsVJ&#10;PGrglqZz5TnZMTHS8BSAgdApTZNRXSGfpDgfix+iWAMzDuG0BNlzgcIcwHIQ4nkYp8wiJ1rJlw+E&#10;Ossd+E2EgvDI6wkY6oViP/z+y0Wx1rc6rMJqGMJxNhsNmq4+NTNnfv3NjgXZnbiTzsk/ISUlEGU3&#10;kRYCSq8V7jRJKTWtNXd8YBE8PnXoCVoiU1a3I9SG7HL4ikKJ8moZVCEmyKmP5AwwmMdf6L9y6bNH&#10;ce/ba9Q04w0g200z103rZWAI2eoS9Gpe3o6aFS7z08sYxjmOJzKKqwdiqW6WtwGbRlEXIqOBeZLq&#10;PX7V+xRTrElHIllYuCayB2E2hLtwctna0O4TAS9SiQpidDIumckwZLx73qBTKJiIHJxxNRKhISaG&#10;WNKe6RonU2+sW2ommqW+ubfrJiWkXgmDgn5FTy9u7pnctXsJ+C2RdH4QcrWlUlCqYcxx6EbxlwiN&#10;r162Rz0qi5pBSYcSKkcrBYwFRjIQ/wAd02exoR7ls1dsZ9aTQCFXEhRBM+JgoIKiFgjSBEP0zGMf&#10;PKd8D8MSh0aCroyz1KmIRlCRqSUIDIqfBsKdUlrpi7Ch7RbPz52NgZyIgc4TtXnteqSzGxzNhVOc&#10;p0zoGQOEKxe1x5Vqi7rs61kF3Mq9lXLxSCYQzJmiUnVRF9AqR7ohiMUPVkI9Eay5MH5wAmzt7Ll1&#10;LIFNAKJ0tnq5rqBpqZnQkq0SKI26XSpzMLQr4m6Axx7iqq+GUGaPNzTWfgKTs2KsPPJh7CYD+TyO&#10;WtmotkppXEVSx1V/yX/j6Gj2GimmrCa/UoCutxqjdT25FSRUbtIGJj2SKYB1EDFWYvoaSi25BZuI&#10;9ZNg6bujqC9F93SiGtCaaraahPqbY9Hob2CErcS53Ee3YDny8VB6xpF2Rcvpd7dPslbhFfFGDXhb&#10;LBPy0zYNetpFzHBTsOc8lMOScFZta19eDkE2osk2oICgLc7cW6jN5DO4qQRepxDGHZNW4JiAGMbk&#10;QMS+Sp7zVW6EbMINi1OoIasaatb6+b1JKETZFTzm81t+y1tb0XAnERHsI9gN2VC80tdCH2NMXerQ&#10;baH8HXrwKb+P2NHRsXDy9Wuzd7yQw5zzgDyu3m6wkEJZ035XJHAH7CI5yoV4jMt5gsZYIKwt5kJX&#10;3/aOsCoHVPtGYqyNWaEy56xITVaxkhDkR7AYR7AZ0Tb1Rqc/TbN37GN2EwnKfv3WSvdLmo2Od022&#10;NrB7xXRnikstY5W0PoavUqbqLmPq14j5Uo84H4GAOGLKxbxCLtbScRkE3nvGlV7ESxkkllpkJwoR&#10;EBCosDtTD7wzJbEhZ5m2XSQ1ajBzJJWbS2ZEazno92bOeewH79wOY9gj7/XNfW2DlzKd+5lO/buB&#10;gO5RvdEmIKqKs2INuokFgWGSrrOFIkqSagpmvVq5Q1hIqI8hnBQw6i60wjJJN59jeBuJrILoGEXF&#10;oNlCzJps0SMSLUotVI40UpCKV4a+5rjzX7ShN44BehvGEqkrS5kxhN2E4H79gP3XLsGtcUK1NXfb&#10;uYQwB5DOQFy2vVJIhVZpJD5wRwMRIo7PJO5Qko3NIxE/WIWwQNnQeiv9AJErz2FFV1ZBWUM6TZRk&#10;dEMYRpEJxxGwkcZL5NJMVYd6wcpnPnPYRzr4fWFkMeufYsermup5Bz2E4nKfuBuQNzLNNn1SpTlR&#10;sAfvH4H4AgL1teqaxe1qzt3AmeyhnxEytFI0sWkVV7LOrIrAWOMsZphF21UROUT44NIqSSnljlmL&#10;trItXiQlIoV0EoWVTVNDPot61c9/wc5AwDnbsdSwobPh6HL1uR7CbkB7FNzyBlAtMNbIWi2aBlRA&#10;Q/8ARR4fx93pTB7W7Eo8l30RIhIq2FxbHN0cXpzeFbas+aNGRCEZNWTduUpjqO1pFeQVPjQrIjIj&#10;DGp0zKC6GSySI/SaOo6wtrQSzFsIWELCWdLMJyZXguAVFR8G2oKuOaTKFN/4AQH9etr/AFVuej2R&#10;g7N+D+B+gbzmdzK16ShbEhc5azsrOpZzvCxqdOS1631s31yhQ0KkWuBApRCceVuJVjvl36zozdtG&#10;xrGLbRKDFNEgKi6O/O9CRTclFyydMTJllJh1ckLwS6Nr00uBbOlZe6uXJg/bUaTi1/8AyXA/RCZj&#10;9k1WoztTnyK8mWM9NLKWBazrW9e8OdiP7/LvUK5HVBrr1lrotIJVGNca14tfJCFihjfRFoLUW5kj&#10;kVBwV8SSIKTJtHNo9siimkRAUXRXR3pnWPyOSL5GrM3TuXm5AYhlWZOMMtEyDZ2V2BuZxDZMPTZC&#10;sPvwf0uBnJREXIXBhPMqhaou3LWRexubG6tTu5ObgaYTaNKwwprKlM6eyq7eATiDxbmNTQbHKIgI&#10;GAxRAQMBgMVRNdJ8jIo+CPbx6DBEhEiEKpjwXpnZnIvQcg8xB0EwVRpBMK0lCzUFOREerHKkRDAy&#10;SDY6VcNUjk/R/C4GGHuqourZFrSSCRicVO6WeLuFATbNmLVg1ZtWbdukimgUgABgcEWIkZEwYODh&#10;8H8Ng/hwXB8D4OGIRwMwLieBimPhei7FfHuOReYpjQIZGNQQSMSQTs6CoRB2g//EAFEQAAEDAgMF&#10;AwgHBQQIBAYDAAEAAgMEEQUSIRMiMUFRQlJhBhAUIzJxgZEgM0NicqGxFTBTgsEkNHPRB0Rjg5Ky&#10;wuElQJOiF0VUZHTSo7Px/9oACAEBAAM/AVYJ1XVU+Hxni67kMLweFuWznjMfO2joZXk2s1OxXGJa&#10;yQXGcu+Hns0lbWugpg7tXKnno44qaIuDeJ5XWIO1OUfFVlMwucPkVKZhTgk5l6Ph+cjV3n2VI/Xk&#10;trVSzkdonz7Gjf7l6VissnWRZbDz7hWUSFB8jW8QhFTSOPdRfdt9bjRNpmsa53BUU7bkhUj7kShR&#10;k6SN+aN/aCdqibbwTfcmNNw7KVN37qccHKoPNTX9tA8dUAQSEzmFxQabm6ayxyGysxzAxTzVW2ym&#10;wKJaG5wmlptz1W8PessqvGPPscQDuqYYbZkzvKOWgdrq1UVVI1ziBdUEdjcKlbSyxt7qpvSHB+ha&#10;7QqDI21R81TWs6W4UOG4rIG+y4qEwt1UI5psWKMqGey5B0Td4LbRSMuNQpPS3N46qeGJotYJ6sEy&#10;kpZXuPBpUnlF5RvqXi7M/wD7QmxsA4ABNPAoORMcdIw70rrfBChwpry3V/nFNSyOvyU/lHjk0wGZ&#10;ofb4BTYazZtYWgKW3NV1U12Vh950Q/asQc/PI5/yQpqCnZbs+fLGWArYUGa3HziOmeL8lweR4+ew&#10;Q4AouYR4oxva62nAJsMJYH2KdiErnvv70aAhzb5U2YNHH4J5H1f5KR2uV3yU1huH5KVvFp1Wtv6o&#10;3IBWcHgg0ZrqNuXVRBwCjLiLoAHVMtclRFzRfijNwUuuiljpnuUlNOATpdU0sALZraahF1c5kbtE&#10;+aBhut5Oi1A4I0+hKZ2imH2U6v3+YU8A1a5T/wAN3yT3sc18brFSU0l2ROIVZbdp3LEXH6oqrnl2&#10;gZY89VXgWyqvPZVRUEFw1HNV0bcocq/vqolbaR1x7k+AWEp+SEEbnPqSEI6psgm2gDrqkngY4Otc&#10;KkJ1cVH3gslMKWJ+9McvwUNBhe3dbNJwQY0Br+ajyeKYxhLnL9teU+puxjsoVJTQRRCQbrQFSD7U&#10;Kj/ihU7KKRscmpFgqXDKOWWR1jZCqAc1ht1OiNtAPmhHC7O8fNNq8b2x9kFU1gA4aKPlZaGyqsQr&#10;GAN0zXRo6OKM8Ueqd3lV4jutBIKOGRWkHKygk7Shj7SzaAqWtIe5psgmZToFsQ4gKWh7GYKWv0yZ&#10;QhK5hKgDB4hQAWsoOiiomF2XgpXyvywnjobqp5Q6+9VfKIfNVncb81iUmoa2yxNvFzfkq4/aN+Sr&#10;v4jfkq7+KPkq+Kpi9cPa6L0iBpeQo/BRup5OHBXnJHVHqg2tDiVG2mZryUaiHNUVRcZBfqFMJc8U&#10;9x0Kqn2uLeKhiF37xUFOOSZwa5B59tTS+yFI72pbKIcSSoW8GBNHZH0Rbih1UMcbmENUL25hYIMk&#10;MG1LXDgsRy5o5Q78ljJ5fmquvqhPO65HJV1NEyNpa1rRYC6J3ppRp4pjZXtYbgFVc8RY2Rjb/NVV&#10;LIZIXtzdVj0h/vP5LG38alyxTnVOUtTrNMXLK5jNvw5KZ0bSah3zTz9u75oni55+KFP7DJB7ihHx&#10;jm+agj4xSfNUbPsz8Vh4+wasMdxgasMfwiYqM8IWKleLGBqgfcxOyFYhADlF/csSkmGefZtCoaYC&#10;7Mzu8VTuGjgou8orHVQzteFGCo1FEWWTAAh5iYnrUnzlMZ9Zw6KKX6rQdEUUU4vbbjdStiYCCpj2&#10;XfJVEcDnbN5+CL5juka81YJxrA1VT4G2hdZVn8NV4p5C1moHVVTqh0cm6Q5QiJrnbxTIm3OgQFw0&#10;qZ7XZLuPgqyaS7s1ugUYaCIXX8QnAdE7vJ/VP6qRPT08p/VO6px5qRz3cU5sJikZm6LPikSY2he8&#10;yH2U3URi/uWKVH1cDv0WMT6veGIsicZaou8As73Oy6X0VPCNYgo2jRg+XmKKOUqSacu5K1vD6LeY&#10;CpT7TGrDz4e5Mb9VMfisQo7uy3aOYREoY4ke9RzNbmUUw0d5qacb8QXokTpIZbeBWJ1VY6NljrZY&#10;hYXLVXZTvtVXBG/aW+CfIU8DgqiZzRnLNUwRszTuJsqcfauVKOMjlSRMeQ4n3lNKYmdEzom9EOiC&#10;CCAe09CE3ZM3Qm9AtrG5tuKmmlLhGpCLbB11NFMHZCpIIWgpyc6N4vxC2eKvHVNbRhxPJF5NnaKa&#10;sPRqjhGjUW3np9HDiEdGuOo4hRzNByhQH7Jqpj9kFS/w1S9xU3dKpu6qYdhU4+zChH2YTB2QmGST&#10;RDomenNWTCXWWGxexC1U/IgKA9pelOyA6c00AABPbyQZxKh76h76h7yh7yhCiTOQXQJykdzVQ/gH&#10;FV8nCFyxB/EBvvT2i8tSB7lRsuzaPf4KOo9dNFkZyHNbIf2Z9rclV0TwJAQmyWa8psgu0rZ0r9V/&#10;anvt2vMSpa9rrC6r45CWAj4LEp3DaE/Ky/Z4BcU/xUh6qXo5TPa+zXI2Tuid0TuicnIo9UeqseKz&#10;MZaayH8dR85iqZ3tPusM7oWHx8NFRePzVD3VQ/wwqeDEQWMy6lZ49k1yfWS6+yEI22HndSSiqhGn&#10;aCEjWi6uP3NwQqh0jrcLqsA0juFVirZJlIspHYVIOgUHKUo8p1LTNLjOLBMDVHHxCEvuUs19mLlY&#10;gQOCr+o+are+FU85WqXnOF1qFBzmcqId4qhb9jdUzOEDU0cGD5Iqw1K2bSxhT6l3pVVw5BAWAGg8&#10;0VQ0te1TULs0erUWubHI5Nkg0OhUD4to5x4XVGOvzVF3fzVCOwFQjsNVG3ssVIOTVTDkFAOQUWqY&#10;5sisPolHz6J7Qy5sie0neKcxxa26dH3iVI4+y5VFQdxjiqt0Je2IqtJG5+aqWnPltzT31EjSeabH&#10;AEFfzNmhew8wnUlW+EngdFtImn91DVN32qK+hUMXIJhikiA4tt588Dvcnwvc08j5tFnlACIA/eCl&#10;hdqn4vWbaT6tpTWNDWiwH0GysLXBOoJXObwTquN0d9U6Gj4ngpfvKc9l3yU8Ogif8lXznSJ6xIt+&#10;pcsSZJbIQfesQqRvNA+KrDzaqqx9Y1SsEm0kHwRI4r7yHeTe8mdVGolCoeiZyCgtHmaCqaw9WFD3&#10;AjHK4bMa80KPMXMuepVQap+rHMPKylju6K4DuSlEVn81Mx123I8E98GvRZK6QHmUXQs05J/ROHJW&#10;82yxRpHNZoR+93vNZRsidcpj6uUAcCs3AKUjgpNqCQrtH7vI1xT6ysbTtPEptFRRtA1I1+k11M4+&#10;CzYtICdA9UsVBHutVOOiisUXPczUX5qCCFrdnc9Smgeym1MgOz3vBTRR53ttfgnqTK5Pc5wPNENR&#10;6oooop3RP7pT+6U8DUKZ2TLrdVJa3QKfqEZRZ+UhRsgL78lEa5wI7Spo4Wm6ph2yqQc1ROo7r0XE&#10;WvYNLq8bWkq/0M2IRr1f73XzXUr2OaEGneGqgaRmcqYeyy6c9ws2yyNA/d7KmefBem4y9x5OsuX0&#10;mx08mvJSVde6Rrb3eqz0aICIjRVh7KqjzCM/1mUqNn2llFzlKpYzcFQc3lU3Uql2buPBQQ58gTCN&#10;VH0UXQKPoExNQQ82ZqMbmtHIpxjZ7k9P6q0Lm5+SfHibjfQlbaBoz6p/ipOhUj6SXcKFXLLG5uod&#10;opqMN0OnAq9mu4oHzWBK9IrpHdNFkhH0Amjmox2lF3lF1UXVRKNRqLr545dCFEdUzwULeKZGN0eY&#10;/uiKV/uX9ukP3z9JsMZJKkqMzGdpCnqGBw1UbWNHgmdEOi8EU9P6p/eT+8nbN+9yT3yHmLo5Ueif&#10;3SpO6VL3Cpe6pVJ4J/UJzWe0mvlG9Y5lHsWXlPBQd8qlgiJv+apnTODf1TIXbRjtRqqdzWhzRcaK&#10;B7QQwKPuhB0Mgy8ls8Vd4qHEaMXAvZT0ch3TbqpItHJr+aEUJsdStW358VFBGBdRtXRP6px7SPeR&#10;Kk6FTHsFT9wqo7hVSOwVUD7MqbuHz6/+Qz0r/cvR8Tkae/f6LYmkkp07ixqtC6onCmnrpHstbOqj&#10;vhSc5Qv9smfxSoe+5U3iqUdlUg7AVKOw1UoifutUW0IZb2kwN1TE1BeC8EU5PTizinMqct+0n7Bm&#10;8n9U9tORfkp2VznH5FNkZpFqpX1hylVDoW7in6KYjiFJTYixziOKzU7VHMLPbdNdd0XyU0BO6Qqp&#10;jweKLTd6bJwcppODSp3cSAusiiHioh2AmjsheH0mji7/AMntYXjwTsPxRsltCdU2ppo3X5eeOBp1&#10;1UtS/K2+q4Tzj3BNhpy0aALIM2XxXginqTqpO8pD2lIeakPVSHk5SiF+65SunuQbXT3N0aVJ3FL3&#10;VJ4J/UJ3eC++h3kzvFRbIqP0twdwzKj9HboFSjshU74DuDgmOqHuarFRwTjqnbEJ6k6pwmD79pZo&#10;wPPFKN5gKpqi9gtl9ncLZcGWUzeBU4T+bV91Dom9E1N6L7qdyYp3dlTv5px4/uR1TO8FH3gou8FH&#10;3go+8FH3go+8md5N6oFCVrntCdTSbCQqMNzZtFa4YqmvfZoJUNKA+QZnoBqzgsun+i32lhZDnMVF&#10;zkKpx1VKOyqQdgKlHYaqUdlqpx3VAOihED02SpFu8n7L6sqY/ZFVB+yU0erm2Ux4MVV3CpJTY3Cn&#10;fzKlPVEQvJapKTENL2T307bAqU9gqpZB9USLI+kOBFk3kU91aBqnuhbeRN75UXUqHYl4B4KzgPot&#10;ijc93JU1L7YbZYTiFQItpZxUMrQ5j17k/uJw+zR7i+4vur7vmjHFwVK3i9UUfRRN7YVO3thU45qP&#10;kPM7vBSHtKY95VB7LlVHsPVZ/Dcq0/ZOVZ/Ccqz+E5VY+zcqsdhyqB2HKYd5PHbKZJC5rpRdVPpn&#10;qwePFVk8TWkOJTn2dObeChp22Yy3msxy/tLW/eCfFQt0T1J1UneUneTzzKkPVSnk5TnsOVR/DKqh&#10;A/1RT58QAcO1wWanaSwJnQKJjCdFFnOaQJkrQ7korclTQVRjc03Cpiz2VTj7MKHYyDZjghFigsE0&#10;0zNOXm28RC2spcGIOP1bkymeHZEImAIIL0mnIXoso1Tco1TO8ox2lEO0mmilyuQlmc2VpJGgT21d&#10;O5l7h4OitSMzdE3zOT1J3k89tSHtKQ9oqU8ypfFTHkViMvY+arHcZAE6+9UFQ83uKph2LqnH2QUQ&#10;4RtTe6EOn0wo28SFCL2YCjN9kF6Uf7vdU8RDpGhQU4AYwD6GWJy9LxeNl+0mNo480hVP4qmHZVMP&#10;s1B/DCi/hhMHZCHTz/2d6/8AFh+Jf2VnmztIR2m8NLqSNoaDoFK7mts+9rlbBgQTaWNwyE6cgmSY&#10;gxz4za6jFMwh2lkzvKPvKldxsqMdFTs9kBMHmKc7QpgOYFSd5PPaKkPVSHkVI8EFvFb7pmDnZCon&#10;N+RUsbAGqY9VL1KdzK8UzqotdVH0Te4Vc/VJ2XSJSEeyPPr9EMaSsTwtocKUhjvZdyKq2SjbM3VF&#10;iVKyaM8eKCYO0ox4px9lqqJCqibskqQ+2bKkh7OYpkYs1oH0stO/3J0+O8OBWSniHgggggggggh1&#10;QkiIumOrA+3O6bDEG5lH3lEO0qfg6xVEeGipWqKP2W+bbvLb8lhpoAwtGct+XimGV+UqeOiYHO5K&#10;Q9oqQ9VMeRU55KocpzzUp5lPXimdQolEFEOSi7qiijc6wUM0D+tiUKTEXNPBxT5o2lreSqD2FVO7&#10;KqSjzem+JQ7i+4vBeCBCY3mm94JneTOqYO0FH3goR2woe8mxwlzdbKfFnQiVgDIm2axugVyVWsw4&#10;8Q0nRVL+JKnf2CpTxsFCPbfdUkXCMKNnAAIIIeYBN6pveTO8mTRkXUUVS6UtUTABdRdVHbimDmm9&#10;UEeqd1Tu8n99P75U1TLHFEwue82AA4qq2IfU1JDu63kjQsc5kx06qWYuaOIVceSryq13aVSeMieO&#10;MhKdBIHgqtLS9jTkKnr6zZnkdVHDE1pUQ5KIdlMHZCA5D6Dj2SpT2SpOYUj+BU7lIVs2Oe46BCAu&#10;jZ7gFM9hu+2nBOZI14OoN1BitMxpIzDQhU8Y5JnIAJnNypxzUPdTO6gOX0a0Hg5Vv3lWDk5VR7Ll&#10;UHslTnsKXuoPaQ6y/Z8rZIODr6e5NlxSmhm0BeL3WHUdNCyNgsGhUzODWqNvaCiF99Ra7yhFt5RD&#10;tKPvJneTO+m29tcd5OvoU89VKeRVSeqqnqqPNVR5qp6lVDuZUx5lP6rxTeqj6qIKIclT/tOWQt3m&#10;R7vxUYiy8OpReXNYdFs6wnvfS1sm/s19x2StjjMg7ye8CwU57CqD2VOVIUV91NHZTO6mDkmd1Rg8&#10;FlTByUUFC/3KmxTG6l01iGeyCqWNznN49FYqowTEY5o3kNOjwnVMEZzakKaTi6yYOMl1EOijTCmu&#10;RKen9Ue8otdQoRzCgte4UHVQttvBQg+0FDpvhRAe2ji7JXA6Mjdqv2Zi4yO4Bj/mn1NDTltzZtiq&#10;o33Cqx/JVz+qrndpVZ7ZVSe2VP1Kl6lPK6lN6hRDmoQoeihHYTB2Qh0C8Ppjz/sqvjm7B3X+4pk0&#10;Iex9w4XBCzO4O4p5yvc3W2ik6JzzvPso7cygOwms7CZcWbqhR4cQW6ubaydDiAnA4OVPWU0Tw8Xs&#10;otN4Km8FAeFlGmpqYm9V4I90rPxiC6aKUcHqofQPHgVNQ102U2Nyp5n5i8q5Tp6iKNvElGCFl+I6&#10;qI8rJh4FHvKQdpTBSt5FOb1X3l4ph4qteNGrEX81Xu02hVYftHKpf23KY8bqTndZGklNw/yZqqkS&#10;avFrKSqqHvkOvD5JtJVthlO45U0rQ5moUQ7KjHYTe6vDzE/TCCCC8E49kqU9gqoPYVQeSnKlPNO6&#10;oJiDeCYzBLS63c4i6FNVutoL3UDo4z1AUAHJUcLt4qmtus+ajt7bE6oc4NcFXF4MYO70VbPHklaB&#10;bonPJ0RoHGN7TbkQqn2opXfFYkzoUdNrJl+Cp3t/vN1TP4y3+KpJe0oeVkOTUe6ndE7wR7y8SoWU&#10;UmfpohJXzZBzTm+aCbFhtLXHC6oHQD1WU25I0pOz1+Kew6uQtqoimO5oHmroHkmdLIjhIVA3sqLu&#10;KMdgJo7IVyjZWWJ4rIaWhbr2ndFjWG0oZW1D93QMJ0RJuUWkEGxCkbK2mndog4C3NBCyFvNfkn8m&#10;lTHsFTnsKoPZVS5T9U/xWnBTRndTT9ZDZQO4BM7ib3QmjkEwdFEOaiUI5KPuIdxB/wBmthh7G27K&#10;cJ3Gymr6AZT7ByrEGXyzLE4Ccxa5VHNzgpT9s75pz6LbG5LzxKoYqPVrb2QqaiodFbK3RWL0c10X&#10;wt1R6+YKeE3ZIfjqq6ntdod7k5pGZrgmygetb81FJxe1U5+0Ci74TOqYnT0hEfGyq2TSl7OJ4qS5&#10;GzT7+yqynqY5YQ8OaeQWOTta3I75LEaoesjJ+Clk4wKU8DlVT/GKljHtuVRGOqc32oiE3+IR71Mf&#10;ZeCqpvYQVvNqmhCyLYnFUWH7Ta2zOcTcqLylxizjlgZoPHxVNDVyMgfmYPMY6qFw7yfPh9M8k+yr&#10;9U3oUzuKP+Go29gKLuhQDkFTM42VGToQqVU3dVP3QqfoFTSc0zsvCLe1ZTRfaBwUbtHuIUL+El0z&#10;xTe4V/s0e4E/wTuqMsmYnRq2cVtqD4KJ4fnjaSpMLxVhzWppHZZG8veqWdjXBoc0jQhUU3Y/JUbw&#10;fVg/BQx3MbHBNpMNhidxAWVhAenvfMGzWuhG4gm6AVmhNWY6C/uVW8btLJ/wlVbONO8fypzeIsvF&#10;N6/JeUU8QkpIKh8fJ1tPzXlU59iz56LHNM+78VXtHFrviqpp9ZDZCcWN1ST8WFYe/wCwHyWGsP1D&#10;FhkX2TFh8PANVIxUreyoR9mhyjCf0CMnEIycHPCmzX9r3qRg+q+SycWqfvKQ8bp/ij3V91W5IPhe&#10;23JOo6maPhlcQjmfvKx8xmradg5vCbBhlIzJ2EB2Qvcj3k7vJx5lSeKk7ymoKV8jZHKoqxd9QU/+&#10;IVJ/EKl/ilTj7RVHfVUOiqe5dB/tROb7lPEPVT/ByxCjfvw7veCpKkAOqGXVFJwmCh5OUI7Spzwk&#10;C9Llygac1JG0NYpo75rXTrOuxpTpNpwCrcNPokshfF2b8Wqunlylht7lUOA0KmfxbdGGBxsApADv&#10;FFpO8boPvcoSHKCnTvgib7Uj2sH8xssCggi2oMklhcu6rD4fqY2D4KVg3BF8lJCCZ4IyPcsDNw+n&#10;jPwWATg5aPKeoTaWsgiD9yVzQP5jZQUtFTQsiaGtjAtZUr+MLfkqKTsWVJhp3b6qN+mzUFEzM4tj&#10;b4r9nbNzzuv4EKnnkyZioaoA3ss40cE4doIc5AoBxlVI37RUbeqphwjQ5QqblGFVuGn6Kuf3lVSD&#10;UH4qIcgogohyUfRM6BN8E0psM4qmds2cPFPF90onzQU2MUkk1soeOKgraWOSF+7YIdUxR+CjHNRj&#10;mo+qaosSgewi9wq7AZjlBdHf5KCoADjlcg8XBujfzWTr8U/xTrq41aFTzNN2IMa6WE5SOYU09UYH&#10;zlxGha4qvogHxgltuB1Re/ZzRuYetk+Yh7Jrr0duV3HmomsOi2732cFkzNzDRFxcnZ8zRqFRVGF0&#10;MxbvOjF/eqYdkqD+GnzAMjba5WWEvJN011ynNJ1T2OUbq3C5JpRcTMNrrH463CjhcnqmvG1Dba+9&#10;RSMju8ZrC6DhoURQS68lvFV/7Hl9BzbUkezxU3pHkuyY7+eLPf8AEEwRs9yYTxQK9aB5qrGqWCKC&#10;XLlfd3uTqOiw+L2srbfJOPAfJYrT22NZI3w4rHqa2ciQfJV1gDA5R1jBnlYP5lSz/wCtNUTvtrqH&#10;mSqbuqAfZhRDsBRt6JjdbhRWvnCf3k7vrxPmHRDorAo1eMSx1J9VGd0LCo8rYQLnioGAFh16eZxI&#10;ytKrKTD9i6J56aKsk4QuWIyfZlYk7kVWn2lMeJT05FRziz23VPNrHoVilD9W8kKsh0mpj7wqSTi7&#10;KfFRSezID5j9CClppGl4uq6vxUVpjcxma48UBE1hF7BUlTfcynwWJUJz0k5I6Kd9FE6cWktqngGx&#10;TrFOIKzEoNEmnJU8OC0Ykl1t1VCO2qFUlS3RpU2RzY2yW/EsZfcQU/zK8p6g/VMCxg709Q1g9ykw&#10;wxSsqHOdG7MNOixravBqC3VY3RSB23zgciosdiyONpG8WoOw6Q+CjpoZpncGAk/BQ4xRtqGNsCSL&#10;HwW0xzBDf2ZWn81la3XksfHljQNiJ9BLTtOiDmhA1HnlmdTtjhc/3LGXtzegEDxKxac7sbAsSfJk&#10;zNBHgq1mUOlvfoE4DM6Z36KSljzxYhMD0z3VRTN36oOt1KYAQ4ItedNFN7QboqqZzA1pHvVY4W4e&#10;KxF7LOdoVV5LbY/QPmCCpMSkMjxqqCTisK7TQVgkf2TVgkVv7O35LD4RZsIVM3hGFEOwEzomhNCb&#10;5roKyj7wVLIN4MWFTcS1vxVGD6mtDfiq+nG5XB35qrpfrWh3wKohpIC1YaY7icLGMWOSho3WPbdu&#10;hOlmZUYnNtXccvZHwVPRRhkLA0BHzwxbmYXTHDRwQINigQQgpamoip4Rd8jg1U8UEMZJ3WgKlHZP&#10;zVKPsQoB9kFH/Db8kxvZCFkGwusVTtY67k2eZzmjTzPpPKGCzrNeLFZsJJ8FFVMmhdqHCzgqfC6d&#10;sEAswFUs9ZTSyHfYRlQ6obQFXaFTYTmnndpwUVbTRTxndeLhWUYa67ASDoSpMgDmR5UyNuj8t0zZ&#10;Cba6uUjo2ySP0vooi22a3vUebR35qKxVMGaNCpxJqLqBwOijc28ZsUd0O5KSWXdl4Dh0CBeWg5ro&#10;Dz3Vrebqir+bXioxxeFTMGs7fmqNn2ypORcfggfZp3lTO4UhWJOO7AFip5NCxQn68Kt/+qU541RR&#10;51TlH/GcVCB7TlBzc5YdCbvfl97lgkJs1zpHdGXd+ir67SkwOSx7Um6FW4mb10rIm91iwDCrFtMH&#10;u6u1UMItHE1vuHna0XJsFgeGnI6qD5eUbN5x+AXlX5QaUdF6HCe3L7Vvcn09bFWVmJzzPaDu5rN1&#10;8FTyG7H2Ug4PaVPGCjHfOCEcKxCOpijzFvEO6FUFRRMqTuXbex5KKRj3iK4ahIG7PK33qO+UlpPg&#10;VMyRztuPd0VTO1pDXADoq17ba5VWvjeLnKnZ35jrfz4ried9DG8lrgLt4qsg8l6NlUfXtgaH/iss&#10;Tp8SxmWrzBr5dy5/RBvNTQzWZSF47wUotmgcqbOLyW96gniBbM0/FUuNXhllygOvdUeH00UDJBlY&#10;2wVNH27+5YlLUuMTXBltFikdLmlvkBtdYjBT03pLDvC7fcsZxOnvEA2KN1rnqVjAawz1G6NbKIvv&#10;I4uceSppPscvvQI0so8rbx631VKS31fvURcbx2CaL5XSMVXlzMqR/MFXQiV2ya/NpobLF5pTnayC&#10;McMupKug1X1QHOypYxvTsHxVBGL7fMfDVMk9imld/Kq1wtFQO+Kxlwvs42rFZeNYG+5TO+srpCoe&#10;1K93xVKOLPzVK37Fqhbwjb8vPl81lcKFvtva33lYTTaOrY/cDcpkhy01BVTn7sZt8yvKms+pwdsA&#10;6zO/yWPVIvVY02Id2Jv+awKHfq6p9Qf9rJp8l5KYW2zZaSK3iFgkgPo9TtrfwW5/0THexh9U/wD3&#10;dv1Vc/6rBp/5iGrHZBph0TPxSLyjfwfSs+bljb/rMVaPwRrywqqYmgxgyNHtRewT7in+SVc6LFMF&#10;LnF2pkG/8L8VgmPxNNHWMzc4zo4fBbIhRtb9UFxJunm6dKbkqlpGuLi2/iqmoY5gvsrrFYTnpsw8&#10;Mt7rF2Ry+k0skbHcXLFmsk9H9eH8+0FitPJTjauzP9tvHKscwxtS2Zgmhhtm011VJVgiKR0Zdxa/&#10;gnOcJbyvj7TWOzN/zCZResjdu8tP6hFOq6mKEOAL3WueCGFYdCMkV7dlVNTTujjYz4lYkRJLNXRR&#10;sGpsE2hjZJUVJzSfVxDV71VO2Tp5tkx7eDdS3wcUfWtqHZWkXEpOgVNLQyF7Bs2ndldugqgjEdPS&#10;OfI4coQqivfd9L/xvv8Aom332xN+Cw4HIHsv4NuqLTUnl7CpH0+ty3u5VDiNE2mc7RnsnLqE3Cnl&#10;rKl7o3nVjhzCaA4PbdvLRPNX6ljso1uQiWestfwRbwTh4+9U0eUOh1dfUcrK0e0gjEgPK9ivSA8y&#10;UMkWV2XeWHvzDaBUFQZI2RXyW5WvfoqdkjI9i4dLcFVPHqMInd4u3Vj0/Cmhi97syxiUjPimUdGN&#10;TX/W1k7/AOayoGEeov8Ai1UTPZgYPgrD2QFqi7gFlRcrDh5mnmms5hUMAvJVxN97gvJ6n9rE4r/d&#10;N1gLdGbWV3g236p9V/d6JjPGR/8A+t1i9VoZjH/hUsj/AM1h0D5I6rEMUe9ps5jWCH9VFjVHFV0e&#10;BiojfwdVVZPzAusSp/q8Pwqn9zC//JY6eOLRR/4MAH6kqrf9djtY73ZW/oFQ/aT1Uv45nLBm/wCo&#10;sd+Le/VYDj1PkfSNhkHsSxizmryv/wBHFS6eD11HfWRouwj747KwTHNlBM/0Spd2XndcfulX82vm&#10;CwrHKd0NdRslaefMe4rFMLlNXglU6UN1EZdklb7nc1jeDkUeL0rpwzQiUZJR/mvJ3HW/2apyyc4n&#10;HK8fBQyf6xKPioJP9dn+YWEzn1s1S/8A3pH6LyZiId+zmuPV5zfqsKits6ONvwVE37Bo+CopOMDD&#10;8FQy77GvDxwyvyfoqule2WpigmEe8y2Yy/CwTXVAcZfVZiXQ1DMjs34uC2NG3LRODXb02QEPzdRl&#10;vp7kKGGmfS1j5M7Q7U5m+6+huo6qGTawgPtqW7jv+64r0fEKd9ho7mbJkMMTAJmF4u0Otb5nRVN8&#10;k0Dc/dDtSoMSpZKcS7KS7XAP01ab6qrq62kxKnhLp6SxlpCbOIbzZ1QxUXo33eRnewnZ7I9HAa3T&#10;a+jfQMJ20xAeWNNhbrmTsUoYKaKoZFLT7pZe0cnuKb5PGrgxGB8Bl9mfLcD4qkfBHs5mP09phzBy&#10;q5XOs9utxm8E2GJo2Yb196HVWXQoO4q3NBNUr7sp3D7zjy9yrXTTRMkZlad8F1zrronNmZFI4bzu&#10;07esoayefM58eyJtEx2rx1TH4jLQQUBD2NDiZCXXv4KVgjhkMfHLlYGtPuVAJRGHuZLb6trsziem&#10;tlVbWBgPtneNyTH+JX1XQLKiFY62ULBvTNb8QsMhGZ+IQNtxu8LAeDcTid+He/RYLTC+0ld7onLB&#10;muysp53n4BV1RpSeS9dJfhuO/oF/pCq/7v5IOYD2pDb9bL/SJgkEdTXU0dPC92XM1ofY+Ouix7Fa&#10;yKnl8oDTCQ2EhGgKr6neq/Kmof8Ag0/qsCFttPUzn7z7LyVg1/Zuc/fcXLBKcDZYVTt/kCp4xuQs&#10;HuaFpwCoMfhzFuyqWjclb+juoXlR/o9xTIBla4+wdYZx4LCfKqK0T9jVNF5Kd/tDxb1C6FFHzG6a&#10;9hDmBwPEFYfie0qsKy0lTqdn9lIf+kryu8h6ptBisEk0Lfs5/at/s381gnlJFmo6obQDfgfpIz4L&#10;mvFe5dEVhWNRbOto2SdHcHN9xWJUTjPhUvpDW6hhOSVvuPNeUWAzejV8ZqGR6Ojn3JW/FYFj+VkN&#10;Vsp/4Eu4/wCHX4LXzWctPPdUdac022e7s3mc0D5KtoDmiqYIoeGydnePzH+SgqDKDTTU0ne2L9m7&#10;xINnfqj6M2PZghl99rs4+HRcUY5WuHEG6ocQoWQieSnlt9hpf/du/wClVMTHBkjqrSxcHF5H4oXE&#10;EfBNZLJJ+ztpK32n07jIbffjeQ5qnqYWyU2zMQO86SYZWW46i+UqjxJjp52Ma2M5fSSSy/4HixIT&#10;6KOoP7RMcD7WFYPb/wAMiz/mFI50001HJFC6NzWGQ7jz7jrb4KSH1LnFzXmzcuvyvcFYZHiD4DTR&#10;7bv00uxf8Q0qrpZhsq+sEeW+afZ7Nv8Ax5XKenzNixClrXjsQh+b8syxapIv5OVP5N/58qlOyvC7&#10;f421yfiQ5pvIpsLC57w0DmVFE5zGzmQjo21vesWrWPyMY5nDRjiPneyx+mhDaeqpoRfhJZo/VPNn&#10;VGPZJHdqNrAD/NYo7LaPxqqe0C+7lPysFQ3zmoxB743DKA99zfmMvJU07ryNmEsZtqCX/MKlqHVO&#10;woXzuG862UZj4X5qhmkZtqJsEocB69uvwVRBGJMPiFW8+1ls0t+eq8sT9b5SUTB92lP9Xqopxer8&#10;vI4utmRM/W6wC5P/AMQaypI7NM1kn/8AWwrDKv6ufymn90T4r/MNWG4JAKmq8mcddGXZRJUVuVt/&#10;ENebLC6ipiiHk1QQsc8Da1D5KjKDzN7Jj4mP9No2BwuDSUcbAQfF+dYVa01ZVyf7zZ/8gC8lWG5w&#10;qOYjnMTL/wAywultsMOp47d2NoQHAAe5FUuIU0tNU07ZYpW5XscLggqq8lqgzQ5pcPld6uTnET2H&#10;/wBCnUmyw/EpbxcIpifY8HeCw/DodvV1sUMfec4AfBR15c3CMIrK+xttGt2UX/E+y8sqsO9Rh9H0&#10;zOfUH8sq8oZW+t8o8p/2FO1o/wDdmWKW18q6/wDlZAP+hYv2PK+v/mZCf+heVc+H1LP2lR18YF8k&#10;0AY/Tm1w5qWllimiqHRSMN2PacrgUypMNFjlmSHRlWNGO/xOiztBabg6gjmrcQvFeI8+HYzTOpq6&#10;jZPG7k4cPd0WKYPN6bgUss7GHMGA2ni/CearaQikxyF0zWnKZ2C0rLd9nNUGKwNqKOqjnjPaYb29&#10;/itVayPJOXBYN5QQ7OvomS91/B7fwuGoWIUGefC3OrIwb7J1mzN93Iryk8nnejVGaqiZumGquJGW&#10;5B/H5ryUxGl2s+IMoZB7UNTuH4HtLyJpnEftUyf4UUjx+QXkpGPUw1034Ybf8xCpifUeTNc78ZY3&#10;9LrHJP7v5KxN6GWc/oAF5cS32dJhsPva5/8A1Ly8rhZ2OQ03+BA0f8115dQuzN8paqS3dyfpZVVd&#10;D6JjlGZRw2kJdEf52c1Q1DXPgvld1/7oXdZaqm9BZRTZW5H5t9t2v6a3FrKeRrNm6SS3si5cf5Sb&#10;H/hco5mF0+zqWRcdrcSQ/wC8aA5v8w+KwaslhkqcSqNiNWU9S5phzdc7dH/Eqaqhx/F92WajkMVL&#10;HxZA0doDr4qWMOxXEapnpFTu0xnOYPaeJIHDwU1TOxhZWMiAz2cInQf8RzGybM7B8OZU+jRVLXSv&#10;MDrh+XsxyacU/AJv2dhtMKUZAXTAXe+/iVSV+GVGL4k91aQ5wZHI4lrbG28oKeJrWZWjuxjI38lG&#10;3hG1DkVbmvFT1YgdE/WIu3eF8wtp94clWU8VPDJGS2GQOIIOWYDk7mEcSp5WU1RsJHMaGNdu5LcQ&#10;Pf1CxOBjdvC8t4EC8nxzqnMTGRtaHgboffiix0DaiqkYLb5ibvNP8nJYRkFsYjLv9qA0/lZYPDJt&#10;nCldIe22znEKgfm2MUR72QA/oopWubnu3unfHyKpafNlpr6ng92Vp8GkrBddq2pqb8fSKmWX8iV5&#10;P0v1ODUjPdE1Qw6MhYz8LQFZUuL0NTR1LA+KZha4Kp8n8UqaGdt8jrxyfxGHg7/NXYzBqyX/APGc&#10;f+RElWRRHJXKKp8Qp5qaogbJFI0texwuCCqjyXqdrFmloJXerkOpjJ7D/wChUkxi2krpMjcrc7ic&#10;o6C/BeiUdLDVeTVdStbG0NMMJmjI6jIsD/8AvR76Of8A/VYJa4dUnwFLOf8ApUUoPo+D4nP7qZ0V&#10;/wD1cq8oZham8k3sPWrnYwf+zOvKjHGOZiWOx0sL+NPQs/V7lgGDaxUQfLaxkm33fC/D4JnrKrCI&#10;sp4upuDT/h9PcsT8mZPRKhsk1K05XQP0fD+G/D3LD8bpW1FFUCRh4jtNPRwWivyWiJ6pw8ULe1Ze&#10;TGORmWrqIaWpHCpa5rX+53ULEvI7FCcPxiGX79O/NHIPvtWGy03/AIpA+CYc4mmRjvd0Xk+wepo6&#10;2c/dYG/qUXj1Pk3OfxvDf6LyhmuIcDgj6F7y/wDyXlnP/rdLF+CL/O68rJTv+UU4HSNrW/oFiFU8&#10;mfG69/gZ3KleLulkLuubVVMFy31jfDin05s1rXC+rSFRy6ew/uuTLA5VGBq0pg5IaXbdAcj8VBWV&#10;ALwNFTw0hy9FvO8zqKpZIBex4XI/RYfWbKds+vHZS+r3hw9azj7iq04vA923hklk03GvjIPEXsdP&#10;ioWRV01HKyB3pPqtmzLdvMOA4+BWI4fWR5qaA+kNu/JePaMHHM22X46Kkgq5jgtfGQ6+ehqHZf8A&#10;0ncFhzSZJ4PR64P9ip3bjwLS0ORqG7evfngGjB7RaerCGtLfmnV1IyPE6MV0FyIqqnIErPxA81iW&#10;DySOwbEY5o5Pbpaluyc/4O5+IUlEAytw6oorcnt2kQ9z28AsPrB6upjf+B2ZMI3ZG/NEjkvBdE1+&#10;jgD71Q1B1hAPUaIQk7Gpkb4HUKapvmjpZfxsUjQA3DWjLw2cmWykjmdOaSs2hbbNmD0+fZ5jWRvY&#10;dHiMZvmpYnM2k1Y/Lz2YB/JOgzl9TUSs5bVjbD+bj+apInbN8mTxDg/8uKHVEJyc/mn9V+38KNRB&#10;H/a6UF8f3xzZ8VLTzRysc5jmOuORBCj8osKjkv6+MBsw8evxRKK1VkfNTYhTzU9RC2SKVpa9rtQQ&#10;VVeS1VtYg6Shkd6uTnGT2H/0KOGllDXPJpr7jucX/ZMe1rmWc1wuCOBCHdsgOSHIrVdUxvtSAe8r&#10;yexRjpjiFPTVYGkuYa+DxzWI+T9eZKSpAcx1nZHZmSAfqFhPosZno5hPzay1rq59TgMzvxOsvKKU&#10;eoweCL8bi7/JeWs5/vcEX4Gf5rypqAdt5QT+5m7+irZvrMVq5L9ZXKmbq6NzndSVS/wW/qi0F0Dv&#10;5D/RT0b8uunFjlDVWGjXd0oebqUzW5JKKylUtUXHLlf3mqppuWdneCqKbdz52d0qTEZGwwU2Z5HA&#10;vDfldeUTf/kM/wAHNP8AVY3EM0mDVDPHdP8AVSNdlLHMPPMp45AWXVS5mzNxor387sLqG7ke9pnc&#10;OClZR7X01sjHC+Rkdw7+TUKmr75GVNFKRxjzZfiw/wBFVROBM7nRmmELnNbnDHjtdbdVHE7+1Q0k&#10;l+D8pZf46qSlpKUU0gmjc25Evr4nX5DmFTmIsEHoovq2M54b+43spqOOUB8Zik72cN+DmlwClDGE&#10;QzSR8cpeJmFRtGaAuY22sT8zLHwFrLDaoguo2Ok+/FldfwLQFSQvyRz1sJ4cZMo/4syq4HC2JTa6&#10;guiDh822WKttashffh6t39CVioNrUzj+Mt/ULEgbehRk/wCKFiLeGHf/AMjVifA4c2/+KxVmFPaK&#10;rC3NvrukFUuJUnpMO80G0g7TPeE2Roc06FBX5KnkveLjxsqOI7sIH5KQpyPRZTwVzwWhFkMIrv2j&#10;Tx/2apf6wDsSn+jv1VR5PYlDPGdw6PbyIUFfTQ1ED80cjbg+bVHzeCHVUlbSTU9Uxj4pGlrmv4EF&#10;DyfxDJBVsmp5CTFZ13s+67/NPwj+y1zy6m5Hmz3LBWC0Uc8vubZTH6rBpCPvFY64WiwqJni43Xld&#10;UA2qYofwNXlDVfX43MfcbfonyuO2qpn+9yomcWE+9UckZDYwPEKakfaQXbyejHaOfVnJ3RNcAWkE&#10;IXvlVwtETdAcl0UFW3ebr1HFVFG6+UuaO0FJHYSjM3rzCjqGhzJLhEcEAL5k3vi58VC0G77kcbKI&#10;OsASOoHBOe/IID/2VNVC7WFj+vBVVE69jYcHtWK4Ts4p3ekw9He0PiqLFqQ+jktcRq0qbE6kvJNk&#10;KRl8qjiItxv9HFsDmaaWqcG9w6tVJXMZT4nG6nJ02sXBUMsYlw6pfVG27Z4/MqSoa5tVh5Z3iLf/&#10;AOFSQBxoZbt5saf+kqIULBIR6UHXB+rIHQo14mytMU7GZrscMsluoUuF09PUxska2TjlGgI43bwV&#10;LUM9dTMd1cwWPxBUUwz08MM45t9l35qjnvG+nfC/uE2VI2TLHMWu6KnEubdD/wACni3nzRnlqNU+&#10;F21G0lBO+0PN7fhcoK+rjFOWsBPVzCPeqM00VLtDmj+2PtFGpwmJldlrIeDJm6PCxDCKt9ThE+Yd&#10;qJ2hI8QoY3COohdSv5tcNz4dFS1LQWyD4G4TTweFfzN6IdEOiah5qXFsPqaSoZdkrC0qpwPEqijm&#10;uch3H99vIoUR9BqpLRO9knslYND7eIQj+ZeTlPf+25z90XWDN+rhmk+Cqnj+zYT8XleVk3sNhi+C&#10;8q6kXfi7mj7mixCq+uxaok/mURBvmcfEqWllLHm47Ll6E/K/VjvyTJGNIdcHgVpwuuSsfHzWTSOC&#10;pqhhaQNVLRuLot5nTopKU6HM3m1Q1DczD7wszb2TrK6CDlYoSAh2qDryQbp6clU0cnNhUUoDJt13&#10;VRyPLtocp4jkVAwN0Jtw14KMEuya24pmX2QED0TgSmnQhQyHMwZHL0bR6p2FvBU7ad28OCFbUusd&#10;ArfQs8KOoiBa6xssWwSYS01Q9tu6dEJ8sGLRXHDO3+qwOsi2lDIHuPBmZVM7SKmkY9tuetviqWld&#10;UvpJMr5G5d48PcpWTU9HVwHIM2Vx1BJVMzCXtYXM9ac/W6qQ5rGVQl1sAfa+afTPENWxsn4uX8yo&#10;qkDZzZDybJqPgVWtc310jQOhu0qic1pdLG2Qd4l11DHAJW3d+AXCbVj1lK5tubhr81PKLRz5h0dq&#10;pjQsppIi0s4ZdQVkmbDUtJjPB3dKpsxjLXPHVwztUEWV0Ycy+uaJxAWIREbPES7wkbf8wsVpwMzG&#10;Sfhd/mrfWUsg+F0Aome1I0fFYTT/AFlbE3+YLycp7/2wOt3dVhbbiGmlkVdL/d8Nt+JeVFRwcyIe&#10;CxGuvU1Mxle0fkrAFrrKCou2TeeOFzxCp8ukIv7kOiI0K9lZQgFwsmVbC1zOKlpJCx/wPVOpXbOT&#10;6s/kswDg+4I0KN9AhzWYroE3mgeCDvaW8ZIND06p9PLwLXhR1NmOs1/6rU3WiAXQLqgEVFUNyuYF&#10;LT3cy7mqamNr3HQqKpblBseiLTqm2Vk66BV+ac12hVREbh6qpmZS9H6O8Fi8sTNjQPcOtl5T1Wno&#10;YaPErGZnXdLG1YhSSNk/ar2EdxVcEIiqakzDxVPkvHA3MsRY7fiBbdN3gdwu9ocQVPRzsqIGtOV1&#10;7f8AdRVW/rG/mHKXNZov7lVQEtDj+ErD6l95oAx47TU58QEUocOWXQqrbqGBzh10KxGvIaXMpyD0&#10;1KrIbMc7aH7wVCXBtTGGOKoaht4pPkqqC+ym06FVMTi7Y73UKouS6I/JTiVumn4V5TVH+t5B4LFa&#10;q5mxGQ/FBx35HO+Kpm6hgKjbwYEL6In3JpaboUtQ7uP4eC2ErHtOoUVTE17RrzQVyLrRc0LFBvFX&#10;TKqIghS00hY/4HqpKU7N2rD+SD2Ag3BRIVl4oXVja6t4ppHBR1F3N0cpaZ+V4tbmuDJtR1Qe27HX&#10;CshdArXzAFNfxF0yS7maFT0z9QRbmnizX6hMmbdrk0cXBQs7YUA7Sgdo25Klk38pF+oWTj9Pb4jS&#10;Mte7wmR00e4OCaOA+iHAhQEudc363Xo7iG5iFTVLb2Mbuo/yVRC8PY0SNv7TNCPgoXujdE/KWjmo&#10;qunppnWuXWcQq3C6g5LloW1AbNHf3qnmHqpMjvFVcUpM0hcPBUdQ8l8Z8EIiA2bJ8VLC4NLc46qn&#10;n7Vio3jko3dgLawRvHMIkaLqgrq2oRHm9JgcPkixxY4bzUYJRf2TxV7EHQrXVdEBxXRXurJ102pi&#10;dpqpIJCx4Tqd+zf7B/JZm5mm4K08xV04JxC1UVTGdFPSScy1SQEb2nRNqhdp16LVEc0OblGB7aiH&#10;FygaNNVPL9XSyO9zSsWrBZuGSfKyx+W7vQsvxWI4S/JPC5n6J+PPymr2apnAGarkf8VgUVs0Gb3r&#10;BaW2WjZp4KnFO4xxgaLZTOb0+m2qxcOcdGD9U1kTQOn07XTRxC2x0db3J9MxzjKXHkmVe7NToRRQ&#10;NjdbJqGqQvvKy6o3VFPIO6nwTvLJLaqqDg32lST6PGV3go5d5hB9yjgZklb+SjkhLmN18VidO891&#10;VjW6NvojkdFfxCOVORWiuiOaJXIrI/bMHvXBZxsn/BaaoBB3mBCDUFcJs7SQNU+B+VydTkMcbtKb&#10;I0Oabgq3nJKypt9So2j2lTStIKyyeqBUkBHEKqrHtjiF3FeUVTa4DQsVf7dVb3BR/bVD3LCI+MOb&#10;3rCIOFKz5Kgi9mBvyVO3hGFEOyFQ4rC5skLSsV8m6l09DdzAfZWYtgq9x401UFWwOY8HzRxwPbdO&#10;kqXu+nPhdW2aN3vVNKxjJn2KpqloLZAm9UHc0CtFdcVa6ex3FCUi6Y9osNVJK8vzlCmaGvZnV2sD&#10;RYtXpDS7tL0YVGb2inNkUkR9pQVAAkAKiLLMf8E+xVbFuhmiMNRG5XYCrO4Ld4LkuqHnbLGbheiz&#10;uHZPBGN4IKFVCDfeHFa/SKuE2VpKdE7KU6Dddq1QHmmcm3VS72Kdx+CxWU7tOVjE/EWVfL7chXfe&#10;4qjb7TLrDmD6kKlngds48pHCyqPJ7EW7ZmgdxVDXwRtzC9lG4XCA8wVlfzxTtIc26gqs0sIySdQs&#10;a8mJ9nUZnRA8VSVtMDtBdelS7rtFtxyUsNyAiPMUUUVNbMy6xLD3D1jrJ78okcmVIaQ5Z7K4WisC&#10;tXK5KO1Rs1WChm9pqAYdk3VVTD1TI/aO8g/UIZspajSPtdTWuwlG9nfmqe3s6reW1pmdRouaFkM3&#10;nAKurhbVjtE5pLTxCdDI3VNkaHhWQvxTWjimDmi72WEqtf7FK/5LGpTpSuWNVPtNyqtmGYzaqvwG&#10;bLMzdPByhqp2slsQqDK1zWCyo4x9UFTM4RhRN7ATRy+gHixVPXRvvGFiXk3U54i4xgqKpYxkr9VF&#10;UNBa79wHKmro3B0YKqsOkdJRuIHRTwOy1DCCoR2lG9hAN1mJP0ArIlgu1bUaRqriN2sKq6YsDgVc&#10;NuUx7eKFuK46rjquKc997LK1q0HnaQdE2RznJzCdNEGuDsnAqN8T3uZr4oyki1mqIyloCNO3jclc&#10;CrS5SdHLVW89lcK3NAc1G5qbnzs81RNaNmt1jM3ZssRl9uQr+I8lUDLXZdYfDwhaqRnCJqgb2Aom&#10;9lNtwVNi1LLHJGDcKt8mK/K6+zvuuQlYxj3psrQ5p0+gBzUQ7YVOPtFTDtqkdpnVDWMdqE7DpjNS&#10;y214J8bmxTP1CgrGNIf+5jmGoVPVsd6sKuw57ixpcxSOkyZTdVNa0FsgHwWK8nD5LFj2h8lip7Y+&#10;SrZPalKYwgv1UMI9hRN7AUDvswoeyxT0p3Qp4dHAokIm6NyjK/ggMuisBorfRa7kmng1OZCb6BRw&#10;wt11KuQ5oUlS5l2rZTSM8UWPbZCWNjrpg5pg5o8mkqqk9mFyxSbhCVik3HRTv9t5UHa1WH7O2yCd&#10;gdQHxt9S/wDIqJlXHm6qCop2EW4Jg5IfTDgqbFaaRj4wdFWeTdfkffJfdcmzMY1z0x7Q4FQwg3cm&#10;3Ij1VZPwuqqTiSpjzUnVSdVKAdVVOY7K4qpo594EEFS07mMkeoqpjd9NeLg+e/0Q4KGoabsCiLjJ&#10;EyxUmHSCOUfFU87W8FC7kFF0CjHJM6JqCCCa7kmOvosl7Ii69YVchWAWgQ+kCmU8ZbfgjtWsHWy2&#10;1PGXDiEwck/bZywhXcFU18W64p5tnJVO32gqJlvVBUcf2QVOzhGFE3shMHJBXUWJ0c0b2XuFUYLi&#10;Lo33GV2h6hbSONpehIwOB/chwUGJwPBZr1VZ5PVuR98t9CmshAL+SdWT5GP0K9IY17lDGBomN5Jv&#10;RDom9E08lE5huAoG5iALqomduNKxDCXNz5sqZUtbvpszdD+5bIOCZLchqqsOk0vZZwA5yDxx/cXV&#10;wVa6yPcti8BxUL2t3lDbioT2goj2lGe0m95Dr5g1jndArueMyfXYxTt5ZrlbOCMeHmo30c1ohfLo&#10;jT1RY/ix+U/BRbOPgmJqH0w9pW3jNREzfZqn0VQ0ZraptTCwF37oPChxGCQFmqq8KqHwvvbkUWTh&#10;xPNMjjYCVTygbyhd21F31CO2oG9pQt4J7wQwKoxSW772uo4WC7FFJGdxVeEz5472Qfla91io52jX&#10;9yHBNeDopKV92p0dmvKjmAs5eKHVMHaUI7Sp2doKN50KzLMt0reKknkuFNGAprc1UNVW3qqtvVVT&#10;eqnCfzTm0zgOanqZH7pTYq0yyDVQ5G6qI9pCSJ48F6BjUzgLNl3visjmNzITwNN/3OibURPBHJSY&#10;VWulY2zHH5IxvY0uTamJuv7oSNOiixCJ+5qqjDakskaeOhRzNCc5gLVM3qpx1U56qZykcrnUKNnJ&#10;NYmvCjmad1TUkhkiuFJA5scxsmTNG8mvGn07IJrgUWE2U1K7imlurk4+yVVScCqyXtFVUnElSNto&#10;iArLdK3ky4TNEwjgmHko+iZ0TD2U3urwWcWIUU3FiFM67G2U8I0uqpvVZmlZoNuG6xm62FS3XmhL&#10;C0ZuX7rMCmVtNKC3kpsKrzG7SxWZrAXoTRgg/umyNOihrYn7mqmwir2cg0voVFI1uqilbcJnRM6J&#10;g5KJiibwXQKQKdzuKMg1TZWnRGMlzAp6GQMeTZNla3eTJBxUY7SiHNMKCv5+KBusxTi5E2TdNFGL&#10;bqjHZTRyVvNofNkdxXDVCwV/oBN6JvRM6JnRM6JnRXCFTRzNtxBT6KufGew9bsYzLaRtP7oSsdoj&#10;vTRt3mp1NMGkoSsZvIOFx+6D2lMqmPIbqqnCanZyXGuibI1u8mytuCrIM0unSHinORWZNaeSjjHF&#10;QjmoC08EwPJap4ZAMrlM5o0Uzu2nO4ypveQ+hoVxW+o9LqIWUaa5A/Q0KuHLI5cNUCBqggUEPoD6&#10;O1ieF6JiO1A0cix7BdbWFov+6zBNqInjKpMLrXPaN0lZXMBchNG3X91dNkadE2Zr3BuqqMLqNnJf&#10;Q6FCQN3kx8d8yAcd5RuOqhYOSibzUY7SjHaQ7yJ7SdJzT5j7JUxIIjKqmgbqqip9LpwtqvHz8VxV&#10;yUbqS6l0T9E4WR8/FaFXzI3KMTk1lt5M03kDz8wTO8oz2lGeajPNRnmmdUOvmzMK29NI4N1bqjFO&#10;FdjNVcA/us7Sm1MMm6pcNrDG7SxWdrN5CaMa/uB1TRzUduKhLHcFCXOIATqZ1syBj9pZydU9h0VX&#10;J7LXLEpeyViU3Mqtk4lymdxuurUwdhRs+zTG9hNHZX3URyRCsrKy4rirkq5QNtENNEOiDeSsrebi&#10;uK4rUqyladFLopHW4ogaoQA2Kcw+0nuOhThxche2dB3bX3l97zXatrDILckaHEpGW7Wi9jVbWEfu&#10;roSMdoi1zpmN1CdBI0EoSMbvIPbdBNHNRjmo281G3tJg7SjHbUbe2o29tbVpDSqmsJs0qtkdeyq3&#10;WuSi+2Zia3sIN7CAOrVG226oiPZUY7KYOymDkmdEzom9EOiHTznz8Vcq5C4LgrfQtdcVx83FcVlK&#10;bcKJjQmBvFbW4bqpZ3apzWKWK9lNG/ipdNVIQE8efOxy2VQJgPesr2C6zMbr+7aWlQyxvBX7PrS5&#10;nskrZ5QXJrmDeXRP6o/xFl7aIvvKZ3AlV03C6rZ+Jcp3nW6JtcJmm4oxbcUYtuqNvZTB2Uzom8gm&#10;xnimoH97dby4LgtPo8VxXHzcfPs3J3BSz806S2ia226mhtsqaWu3UYnk2WzcE1wCa4efdKYaaS7U&#10;RONeadkj1W6P3B6p3VPsd5Pyu3kHvdcXTA4bq3Wp1uKfrvJ+u8nE+0mniFF3AotNwKLTcCi03Ao+&#10;4EzupvRDp9AdENdEUVp+64+bit5cFwWn0dCuPn4+feW8mG26o7DdTNN1Domlp0Udnbqs8o6arQL/&#10;xAAoEAEAAgICAgMAAgIDAQEAAAABABEhMUFRYXEQgZGhscHRIOHw8TD/2gAIAQEAAT8QEkbT1HTt&#10;RnQxpUeK4uJhqbDEHpZempSZCpbzgIOEAeshet67Jk3xMkAQ80W0KqZb1QC4zNYWotRN2QIwvBye&#10;URsvAPqEOsCELDcrC+HuWObxftqBD2aItAJQvzEaOADog+ygNsLe5GBB8czLF1AqD/dxchjbFBt2&#10;KyjgSfszLstDVzUrTmD2mPMM435iqLPUzdnu2FgljBcRQbmtB1K8SBrUqtkpLIMR3VQ3LkWqOOXQ&#10;FjT9zbeImIsw9eJhtCwnRxECpEOGxUftvqD9t17JS5Row1K9BWhGq0FIHcOFLAvKMuwaiWkquGyn&#10;mFXBKwzYTt8yoD0AYh6phCpqIWM8sovEceAgPBEqBh2JgDh1+pQmM/CVxUIelKcthtCKV2gxD0Lv&#10;gY66CdKEPCXWgQ50aL9/DTHzc4hi8gECACdjuM86rm0YbCxilt4zKsJYVj4aLgTig/CMuxWoz/O1&#10;gn00ZQaqwtvKZr1Yg1FZrCCB3GiUUOfMB1HYuIiKx6hVXzwyonftmqCxfUrzE818kaxFuVK3CQMc&#10;WFR1aWeJg2UTuFBDCEyGK1bXDq3BeJeFFgV8Y1xT6mGDDHdjQXVHv4hgI/ypVUFOInBWzEECHEPv&#10;ZkztGBYOPM4gQFpqEJ4BOX/CWffZqDTQ7gU4HJUrggLOBl+2FhP7c4EKyM84p1yhJzj9CDXybp4g&#10;xRpKNOGGeF+U3mBylRP9vzOv94RxYA7YBV9ly3liBr1hP7EbH1jeFpwWixRGCxChwBmNwv1LawtQ&#10;q5BWMURKgBbOmjUgLluicoTqNwENSENBY1618bhE/FbgSqoZZKEIhAU1H6p0srKekioc5mLRouyY&#10;q16zHEIo6IxkhxVRe2AgMEdtHaQRAXvPMPwHVqjgJ5WkJWu9QGgTUCW6YbLCgj2ltVqJcyDDaLeW&#10;E1GFKCGoBdUPeZcLhDHT0EjBKsyMFyoQajvUYCmo2wkoBdeCbtp5YZxeBFsr5YRE8AfXx4Nzbc8k&#10;OBnJEUUNUkJnYutRwPC5pIsB69oKliGNaqcE6LsgCUNZm1BgaAYII2b0l6ZbsLmJm2elP8ZmcVfU&#10;aGRktIxKp9KJl9TgGPguQhsnPlMcVpv3jRV9qNF/aZRW0qqcrJP8WSPaHwS9JOOJdOTTAFcsjtlB&#10;xbywVS8HwilXUtZmWAsvYSoXgwwAKwTHombAQFdUy3sK/C/xA7r+6zMW7I4g4yYAY01LkGumGt+y&#10;IolU0puVLAqWrbD8MNqgMsG5/sJbkRT5Q7vDM22DbEyAGoOUT0lECly5ysxojdk5V9KnGgzI5iLW&#10;/i0Ytv4dJJzSgWGzKmDk7JfQQVmBMwPcsIPoXLaZvLBgke25hzWUqEs7tHiWC2mVIIr+hHDEE7gz&#10;dwdTmJi8ogQaAEfGYpHeYG7jdj2Qz+iEu3fyl++lAHkwidC6qFhYSFE5d+SNhN8mIynQWB3iBNx1&#10;CazmHUNDuZgHhmoNsFo4MTQMbQYBl/ubYfcxmpxYS+ZVxCTwYDQnRTxkeueMlT9qFCzBEpCOMJZ7&#10;zepdPrSs9nqO3TUe2KvFSNcYQ/jNP6AOgR+i9/cogLysa5ePTLVUlJwwOrZ0RHP5RbM+JX7ncfs/&#10;7JEzf9n/AHH4C1H4wGoFeIqBpWoG4RR2VUsC4IEA4ugDxUpShPVSjr43KBdCBgrJhLMbmsRnlwnw&#10;zjRDROkg9ITXT/FMMVzfeJV0z2jMgbpM3RwBq4rkGeRFsUaOU8N3xBivcBkRJSsMRmsS7FvUMSzM&#10;DjL1MrM8pZJPEFORODLHADh7gOvyzLRvpguRp2JDxse5B/hrOIdhHtI9KD8I4DhZKqRowkKS/wCM&#10;Jo6nPmpQ2w189GB7QG8/bMosh/whD1UKiFtZ+wodBLZ0SMYG4IzriEAGLPwaCy8QB+FUQeQIPlbJ&#10;ZV7CJi4igMgxzjThUrfK2oQrPllM5Y3ZiHACGLjpeR3ORA5yP3OKoNGJu+iA3ZsT2Mp6HszV36mn&#10;voQkh3AQ82uAILJbW8ADAUB8Q0Wzcc3baJg4OBYkzAyoDaoNbm5t7inZ+4/3DGXGwX1OF+ZNJ+JA&#10;GIHKBA8xhhxTCby08ke6L7iojaWO4EDGUv5gSsdtMHLseGLA/NhmjumWwdXExeXmF7NCjceiuEQa&#10;yk6U40bw07EjOAv9GDfcRs/CLNfgZ+FWXlEC+43CCU6wNTTRYnwU5ypaQWEdC2DkstRtqEHRLxqy&#10;2GHw4HwKJCEzKqI0x+a2C/HMpPOgPhQjOJbsElrxZTwxstGIYqykXoX0zc/nRVcTmC0NqIjj0DSV&#10;d47jeF9y5oNRgRVwbjyghIKtudn+Y/8AtiF4gG5oWWpxnTZAV6+iUGM/ggWIeKQI9rvJUQXFyqyU&#10;KRtkM+lJGzb4w/W3jTNKmyKqthLJXzNxMk0WzGIR6+DOM1/CzAwwjKBLR4ECIikLUwyqbJUBmaZw&#10;Kmhu5Z0WOTKjggGEhLhB1Ahu4ojmnG11K3pmKMFYTDPg5RWmWZmH3BWEu8E1B+SV4rUJuV4QtgTO&#10;ZYjoQAlDhGYmtNDOrGepipXaoQRiseRnmY9zBfDLOc/+BBZVNSKskmZKw5nJH7l8/MgeCWaIYymj&#10;AuRQ4IhlIVl/sREbBNxqMdWHwUQDYzBLWAShjhZUbIKf8J2h8TWHMIMSncoFL1UQYicpYymIclIm&#10;CB0QUGfkgyY4AgcmEMfCIQfAMfKBCkz1ylW7CEoANAEPwACPMcEPk4UWcWaIQQVws2gPbOYP3BKH&#10;m5mWHF+ETaB3Vw5nAmV+4W02cxrJbq1uIacQF0gBCuAdUfUDY2R6oeEcscTcZRHi+EX5+LpSyImN&#10;m3AOtSDN3A3L9MMlQOmU6ntzd8QWQgApoQQRlIHEBcatsVJdKrESWI2hG2bYzYCAgEGhDmV3MpuY&#10;MyYSZhiOOoqFbuKxUrwnnmLdxSK8zNNktepmBxDWZg5jXaVEbk1gVM4jK2ULMQlSqT6iYchZXZwC&#10;A18I6fh1cy3UPh70Gy6gmF2Wai5T5RH+iWaldAaEcH7Dsjq0BKGZcXBYp0QHafcXzumE+VVKswLm&#10;WEOFawmbJquOpTr8IexlxhOLX+MO73FjiUHAlNYhOrMI7MJLWeValZ+pri4JoS5xhU5ca5WI1PXR&#10;b880yLYpOfxh8AARWCWjtlr8MJGV8wh/4V1HrHKaHf5IUg1hh8scxRExUWgOYHANg/1ALuoXwERs&#10;5b/gQVZX5CzKyvafcJu33P8AYn4RYjpLgAAI1F+Er1AO502Hoi0OsIPmeaK7W4iCAhmY4IrlCErt&#10;LkkGDopZHvYjUv5aJ0R9xRE8TcNTEr96IrKH4DrCQRpLA4uX5SYq9m80yUQSlz6m+H2Zfslqi+oA&#10;afBjBLo5MqBObCsySwyxY/NiyJCEkIqVzLD4xreUHCKMFyyAYBEIoJ8JVtWoCLea2krMA4INjFW0&#10;CaE4ITvxEqh5mcpnIKH+sMYLsdMAgDnHKqP5QyR1RLNh8EXn8ELtwMALbZ5hII0TF9ZNP+MT5gpd&#10;EYjlihFKuNXC0h6aMEfzFp6JjEto1wcRsSCqA9MBLcupb/pzfk3hcJGmhZFeULzKddjTChhhRuya&#10;ykSLZOVsSOY1sVJCuZwkooiDbO8RgciAJWZB/E46EVwitCUSKNzMxijSxnkh5CxcAfqmekcroggP&#10;JGqigJ2EhRXRnKEBszbL+5tr+34s/iWlg6YPqdj8SmE1Axw0UsNKGmgZBFqnfqMkLRGCCIJNoKN0&#10;wR8HKXCBODif6piqnFcuwycQBa3Mc8KYqVYMVGnLQ20jkB8uvi82D4moMMxsMC4Ep1dXhQlazcFw&#10;KNJEFpcAOL6m2UE7xe0JriAdBMqONlcUYY3UObo+1aFuDUaoilSGqf1MuK+mIsL9M4f4RQVNRicg&#10;s5+RQ/KH6ZsE/s24e5jwkQFQ4CJ6XEYpG5FmoblwGeJQTKlX3ACpYVKOyKlhvHc/hrzM435M/wBA&#10;S7UVITEpJOigmDUDuNwsSIQpcM1X5qpc0wDWm+IbM6mtg/8AJ4UGC8e46IaShBXLww7ctgINkwtS&#10;plY+RCL0ke5owFxhuE2AnEIBFdQdlrXimOSDzsUyltusK4YtYhHEbpg0a6CN5c3C8zxLGpgcoe0I&#10;/wD6NTC/bgZn7M08w39CBXX5TqIZfAgxYg+YTnQFZCA56j6Uj4hBTTzLRPqVgw3Xwvix+GE2sXls&#10;lSG2v7lFmwDWD1+cB1+MNb8oTQlVAn4kRxTR6iBM57INjUsRfIFBBEvFO1GAZ2wRuDK8jZAzHW0q&#10;rhr7QnwhbsywTaNrUEwaBgGSW4CoUx3QWN1XrxMZLkH8Ot0oVDMZuiJoFphHIV1OehxmCp/YxJsw&#10;PZhKMFG0DgSaZTPZWaNK/CqDtLPyWycrJkGSmAmB1OUbg9EGBEDLUDyCWNLFwfrKdkI2BelWkZSr&#10;Q5YYCeCBSKYGJUSP7yWddf3MHoDPJB7xHn4F3xIGyWtkodJTvmL0dkdeEQymcDjykPMzn4Mb2sKa&#10;iHW4LVKtMN8Bq7JAQSXsiZ9CFuKm5sKm82MIinb8jvQE2v7CN/ygDMDRFqEWjhHxgGosEWH7WNZW&#10;B7IpRETUqcxm1siMunLEr9xegeoyrLcxWiRzIh5M4Q0Vm6gxKC4Z2MD1dWuGmVlgZR5Yr1bdRnKE&#10;Bi5Z9SqyzOEfMRH0iV9h8wQCPB8NihwwAi2UguMCXSG4yuF4h1hXcT40FQxdYdtZooFdQ66Y9ajI&#10;lvWJ3CUuA4WXhTGJkD/WVjUlNOXCD0lzElyIJVTCNZvuZb7yWeeEXZGnwu+oLJAGRVzWQ+CagQbE&#10;NMEonni2OtBnEC1YRYo+B36w0IG2PRm0Ez0GlzUrzHD5IwYArYxJUXgmtKeYYjkMD1b6htGPACA7&#10;iPMDqV8QnO41K0a5Yb6LWVMCxEB1SmLz3PnFfwgwtbUPcxpK6IEVBLBBuDEQwTjn7C3Rm7SDTDUu&#10;iBsCYjJZqmE8Q43aFRiOVRRmDMbzE5V+weRA7E6GbSLto0S27cKyzDyeDc2RiZ3FZzREYVMEWJ7+&#10;YJFHOCEcWmyXoh1gWx9MUFbJp1ObE24zfrOaMEcqcdhOE4rDFsGDgEEKLLEuqyWECQTSjlglxJaE&#10;xchukl4KDUpmn5YJmXv40IaiVUwJia2v2LdRHwjbGWcU3OqYhuiSgMMA/sRRNXmAFwQpjLRD3hcV&#10;iLfnYitKXsJhUK6kTRItiDbzFuYFcihzNf8Aujgv9yrR+w5Zf6wfHBavNbGqlZ/xSlYEqrEc+PaF&#10;RmoWQS8wpeloJEuStoCQVbF6zDbmHVweDZS6Ia1kG1ZsQQefDAfjQO2YZFieIYZRzBUV9xMLymzT&#10;wgiPEDCckPwg8J+pfpp/nGKtua2F+qlIr5Bj2pkpiK1ny3LpdsMi6ZOI4WCpViV4YLC9hxFgsvcP&#10;3HeluKSmMZc0tCNemWXWuKmCgzCjeaU1yy+2KoX2YTkK5WFAwroseSXVKg9aTKLqjVD5EgMcAlYU&#10;SeIjDUcYZm4sfObQC5TuVA3EOZXzFY/CZq2miloHOnzbMNxzlqI2sSZIU5ESiOhLovAQRbTpL6mV&#10;ElP6jhy9EVRPeEeq9FzGFlsTaFYC5Wa8BUeWHKE5FMCoUeHZGS/pWWSj8qCEH2I4AQpKOfMH2Xou&#10;BzPyC+H9pDqn3LeRN9r6Ii5ac6lZMers7qMokeJdwiYZ/IUSJLAdRQPqYsAGc7VzTSxgHcs7LEcv&#10;RhrX3maDEiOQxayCASDIQAlrN4IitpXHfj3CGBWxqGyNSWsXsixI2lVAsYFYBIhUQgathjO/+iMY&#10;mUTw506PiR21FVbCrNpdRZ0koix2EoKmEDCHl0mbZjqYPmeQlOoHjOMdoQNKBXuIOHfOr7xqCNiL&#10;xxyGZdf5mMH8Cl/cEsaIbKHOzbKRqYHcYlZFmEFZlmUQIF2hO1gMmHsZ+PZSIA49GDUbl04TBR+o&#10;zQyRpIGD8kUQzEe+quDP5ozDXmBCxSYqtbXAbK9gnAnlZT/mJcNfkS6KMx4DMB54i2hnUVLg8AYs&#10;q4WAyx2xHrEYzylI2gWKoW9BaFmZo7Rc6WH4UhRBLdpMSts1i3jSr/F1GKH3EowPuslWRCcEPwhd&#10;QEJdEirsR+615uUQTKNDDL+lKdDi/NE8fqpxx+4W8Z0P5Hj1sYxcpL5MVjn6Usc+UCw3r3IACSCx&#10;GXqj7Eo/1hGHfxiaYmS+G0iS78+YB1N5l+sMVWVL9kVW3gLiJT5IJY7yiO1d8w+kE2Ue7EZYNmX0&#10;xeIU6S/6jhNXNub7Q1aPih2JKToY2rFjdqe4tFH0SpaZVIfRAiq+icBsdOUdKZYH9TGD9EuPpmyD&#10;OI8ZkX3hbrnuP2M+I5aX1EJicNl+samM5TER1q6/WmKS2Yr38CPtLX3E4RA5jlgxzk+idN+RXOP/&#10;AFMRDORMWFQV24jZxq4GIOpZcQ4H8YCYM5VfcWIke4m3ncsUGtFUOUFsqp+EUnGxaYcOX5iixTsq&#10;bWNVL1cWxIypghO+IPQ+D4lIIRp3H7GRoChnlAkvhPEZA8BUQKL8TBVvIMMOKw+ngChZXvluEtjE&#10;e8bR4QEYn7Ou/AlUe3MajOpL59oCXZvIRmOPBPexbAYD0rANEUtD3AqJt1HaLcLhirnlihAatUWw&#10;7e5DWTIgw9O3bK5ffmbgJwxNW/sazaaUX1EM79Tj0ugSZYV6jlvxUr7vb4Z6x+fGCkAEqTUIEszF&#10;jD3TtElJnMeIIGF0gQWsBxiclSjlIHmHjIfrCELwAIQRj4ew7E7c5eIUGOyOUdYomHFGeUsKm+nu&#10;BRF9RphlMbEyOpb9kYhrEQl3xTH9qUIb9MLOqVTMbWKiALy6qW7Bbkgg58ksLGa5sg3rNDMAYSUa&#10;X7DO4i3xFSFFAI6SkriAzbYwRoKqaYt7AhVsxbiKxlUvmAH4QTI+YMBUh1j1B3F94ojAO+MMgYZu&#10;Ai6m8wyr5I2TXFzdJmBHvBjKptJp/MeJj244U7Vja07N4CIK8XcLEHpUx5UCOXthJUGtP1KGaw9R&#10;EGsALZyhGzlS3Mu5f2AxRwljDiCGrCtZTKwZ+GjdQEwnIbgxIW3ihZhDqLKEC1RTg6BimVtstZWC&#10;LuElUMKJH5xqz3DmZ9K3B+n6sZnj/DFqz4W2WYNwQaYsIhxAGFWlNoDogN5habPMJALN34bii2Bl&#10;huOr8RTmiumBuL1PJhNhftYNqrfTLUtdVUZczoxhF8/6yZH5qspz7YNYfIwABYtARYJllmcNwto5&#10;peKHVcddQ+N12CqhBVPwLQD8DEhDhXSMl8T6RADBImBBwbq5QtTdlP1CLHDSUo0iD6OxAg+8XhJM&#10;hSZMQLhXIKkcnZDy7bFZjkcvRkYxNumkrvVxDWiGGJvA5xeJliXliRBErFwJXhgaRlXG7X8z+4Eq&#10;raYVediGAQ6JWkFxAfGYiglCMWsDNRAiQy6ykoZ+9IGjfyFKs9CIlTjWYdRwsLIEbSDlt7RCLnHq&#10;5Tfaq3+XLEDi0WPTByQrBKj4AbmcX8gOZbP1QssWLjbM9CJ+LA87fqLzrgNFhKEv9qKWQBY/GAmP&#10;yRSw/oiG1AEShQ6YdleSU/FqWLAi0/pYV1sxrxQjmmPVYS3Nsz9mwcMcFcY20Xc3KFoBQBtWWrjv&#10;4Y1TOdzQJXhpShUuJOiNEABDmsqMeWjPM7nMicywFGdQnZTW4PcqCAbedQ8qAylsHFzFaqyAZi4a&#10;rkteypbnYorUzVQTUzCuY5jqHGAkC2XiD0Zam5QLpczovsipX+kulL6LnLnxGhCV37qMGqR5JSh+&#10;GZ5I8MpK0+2f0cuIkbuIEDfkq2n7iKkOaJ5p1JcYHCTv8mYFWPb+sIBvFZgYYeCPYhUxUINq0R2r&#10;YzT0WLAP1rdgwHbirL3FERE8GXT9xUQKL93KIobrMFo9BYdgSwE+YDiO4UmMsShgtXNM7qyWoRyH&#10;NJy4gGH9jxZDsIeDo1aNSnJkuHTLlj2sFuTbTEaPq1lHkaUuEHcWFwVFkwGJb66ZTiK5uQPwrgQy&#10;lYhhPYivgl8F/QWKPuBP5gnoyLu2IAcaXnyjoLzkXgIhUelLCANXe8bq1f1Cq2i/kIQAt5kaEKp8&#10;o2t8LFqoPGSEbJXWyi/NmkxNEIylQwhuVJpKOQPcZXvkxrT0Fg9PXImag8uocHgrcyQDwYuHoMQ2&#10;ffSkWp5TBkPsLmhnoSo4CJbX5GhqzE86xyw7lqDtIcgTeNx/ECWxTVf8AQm2PHH8tDC5sQn3aKgz&#10;ts/kqICRifAcUSn5ZZfVKD9K6SpeWfd/RC7+lhky61R/bAF4tAPoZf5Njvav6WNk0LQ3pjJIIkQ2&#10;rwljKG56BqKAKG46pY4mO98iPnckAq45W4pKonCwIgnmo0MrVbF1TEDjQM7w9+XCEa0csy/UMoX3&#10;qPJdpCh5xDBGzQsqPdwsNcMFg4RcCDoqtlyUnUQzntlgln6UTwsRY1hosccBgMmh1CXHza2XvOWN&#10;yNbTa7tjzLc0yPZBQ0XUCkq5qilhlcOkvot3hu/UHEFkJO3T2vHkHiZUVQ2K7gh0NWBdkAUzwZv8&#10;ZV3Q6i0r0EdpTaBIs9ZlTQiaU1tGXTgUpLjqjU6F5NwUOrL+xhTLdJ/mcB3lkfkHCTYyvtjgNmzA&#10;/keAs5Tf9hWs1RgEEF8mOoQV/cyxUSuVkKt4ipIxKBXLUeB+a0uLfSzCqeJgv3B/oP8ACEKEN0i+&#10;lRMRV5b3QYbibQTwarAxR7b/AFgejuv5GRa/CM4ML7iyP0JGS6HLf7GJTC1zJQul/FzsXmOBCAMT&#10;IATI5vZFAuQIVAO4UyMIB+wyMc2z6gyl40Wkf3iARbFo/cS7D1Q/2S6v6R/xLZ45F/SGgvkP9jCC&#10;OAwqh6EHcBVoZS9E9PxGB6YKrVlVj2fu2ZisXTwwH2oGTtmTqwAAsDC+N6HNw7yfaTyhVPZAgm0B&#10;xRzjcPD1TK8DWPU42lgkuw5hwRAtADwapmRtELdugwUuzYRGc9HklBRh5dALO2O+URiiseL8MxQV&#10;ZYdVTiAwQBL5FmS/McWrEpjcaIPm1dc2tty3WUK1rOYYgDaM+RKBuCOSJ3oxo+FOZTzATwsnshcY&#10;Lo9F4Yx6peIx9/EUOpbHIhBZAHJ8rgYpSvwOSkbpohRVGkHMRWcdXBs9DUBgXb3Lui3zGtbKMnwy&#10;UpaeBxdtByNUMEg8R+0J1pspGUb3Zi/UgGMsB/g1KDDph9FVlxFCpJjNDUr7EW5W/VC3y1yvyV1B&#10;cyjxHikgEozACKUKbgATHK9ELkMq72r4YRrClXZCuxsGCrFbiBV4Zoi5+AN9VUUR4Rlpct1+rnyE&#10;QqFDOHbnDBdRFB7z2eSUoDMelyjWyxcYI/sM01E1AHH7R5JZTT9GXRDNuUCPw/4uGDoZpw76+8YD&#10;SS24yyWRisGIicf9xpT7bUeJsnO1aOcg34F5nKId/wAJEPYgh89gMq7thHhhxFzgGLLyMMWLNrI2&#10;8p5TL00/8fMR3M9Csb9fT4slty83+oQdMVXj3PRvF4WNl6Cx6lH+yXTrGPwal5MOCWaA9SONuhMR&#10;vTNnOJh2pXF6W97LhQE3k1cUTBM47cZ9wqamlGaL8PxYtpcIAE2QibBcsHtyPUzd7ZMjzVF8BFAI&#10;5atsQp+Fjnyg98gYJ5TYmhdCgLS8wvSXahe8+EzmUwTrWTpLMwDTYihB8M/UUPNBmXVolVLK8lpf&#10;zJ+LP/rMKuX0uvxEKw7qi+0xYDrVehpaO5UoWVWrVEmH5+AIkflPB/JTOfAi/my4cMwH8Tit6AQF&#10;2XGPEBBKRGHtQUyxhZ3DMl2evf5zpGLlevK4YIZlB8vb6iAnuqxPITAgD7/PXkdffEkwJXxf4CWF&#10;tpwZLNB4h7IVQsjZMI3knUBz86lJpxAQOkSUsQBRsEbRSF2XLhkJVxU43VBV2tryRS8/1/dVjmhW&#10;XcOaTWfc5XQMg5GCajfMdZSoIuKhLG0vVAeXvNCG1A0yll8U/TFqO/wcB9FlVAUwF/L6RWeer+4s&#10;VPge/wByfar/ALVNnW86/YTqA7WkN40h+mciMHU/1so/ZZ56yhBODMCVPDtGDWLiyinERJXPa+Ap&#10;G6RXD95bv7vqWgPnclrNB9xNy0KVfGcnQ0ucxwqZ1bDcA1X7pjOV7FTbWks7aVywexD6JmDtRLEM&#10;Fl9bn27iXL1pdfvnwTCoTALwFWvazMqeQInND1L7lFdBZl2YtoXatFlpnNMH04S0fsm+nlnS8J56&#10;TP6jhI0oufMeKfPY6XRNJnYTaDlGN6LvN/Il179P8ALfyWnIVt/nc+4BBRmnymWCISpSQc0p9JCj&#10;U2EP3yVopd3YXypK4Icf0MA8xK5F88nkjZMoFGlf15TZCXZ/YQisMNZzE9MAZi+Ap+DrBLSciMcj&#10;UOg5JpVOYB+008EoWEQQxlMQFivH8yaBdsWz8JpzJoE+1MHOEy/6ahdGzQp1nsu3Kx3Ds0DwIuuy&#10;rrsqd/PECLeqoON/tmFLDY/EGEs4izaQhaucBBS//iO15bhWIrxesx4mDOY28SAdq/D9MRgaD5og&#10;zAFUaI0+aD/2ihH/AMjGnii8ApJgutk/2BvU7BH6uo2f+afbzKzA86zyTczWSHw7GEmbYwA+nTCo&#10;Ax3ZBGR2OGbAW+Y66M+n6lIlHUIyKg0ASawvTBtiTBkDU9xTKBuo7jCkGO9lOz7XsuqIzcXWns1c&#10;q7BHYQVcPZE+aXhBE6hU3eVLDFHpoCZ0kbFNMB1Tj3Ynpc+q6zDmtzYyHwGOIaYhr/Kx4V59gwW9&#10;pR/TP6RWvdCCUCk9QsWvqAG8swZOPAuJmtVbaKAi7v4SCE2sBrDcoq3g6MzKNIHAcFhATYCux47E&#10;W6kf1pQj6qOrR2vhAi+4BUBwJvC2B/MK4tcoYY/MGQgkZYK1M7ZBHnS1L+iRdnzlBgnUKM8an2Ja&#10;gCHJL11CgrsrolIjDFT75Uwk2vKm9H+5NwykKDCMF1aeZt0+Zgv9JdQJecI00XgJUWHq5wHD+Sf6&#10;6MIQ0vsJV4/BWYnrceJvaUP8w/rL4/7tDg4uRD/SZXrFR/mLL25ey+5/ZhAPJlUx9oiIBYNEMDs7&#10;PruHEq1dLLltNHTcsXABqVRtESIaIKLWes/sSC4MT9y+uo6snsih9hoenZNSfGT4VCFCN5GgcOrN&#10;v6FEpLgYMv5ZtlULMlj2MuuLC8G1s4sE7OmnaIcvZUBdxAwl50oD6c6o5GirBIghKszeRUwOmsYB&#10;3NHYRxS2zM8H8JATdpbCtLI84m+wnrXz/EtK20ehEiHchah6nWG29VTN6IqKe2bHz0S+ODKVjMrx&#10;yvxYAPwn+cInKV6mJq0gGb+5UP4G1GJnK6lPzvwQBKFiaRjWEggaemAUh2Y37rcstx1/pDRWmXMy&#10;xWceysbMZuAzGfhPHM8QIRtHbexlLAPe49k2LyzF5qKvMoKZieUdLg9/3iZSIxerxGpv18RXe9J/&#10;8PEQLeKi/sfRRprmbjMJmvGThs/RlpkOGP8AIlhO9sEFFw3W5zqUGkTpmRhcR/fTEEura+3ZEyss&#10;cIwMhHYYIAY5mzXGMQIELCLI3IGTDy9yuXHWpDewAsnuNOYgOZDQQ42TxK7uUz4czCKsocvUpm8g&#10;T2Ef4CtlW7iRleXT2jb92I2bJdnEWSFC2x8Q5YQvJA1E4CWL5rCQAPhBMrKpdNeVv+mGEy2zHX29&#10;ol8bPpl/kyMD5SHNFqR/nPyFXUJfbXMs6NZh2KquCAJCClQf+RUDGEqgPMVaSyLX9WgewWf4cUGK&#10;GDbTP03ccFZrATyUEYb+UDKnTYwNSwSjl/0QpZtdzoO4vxfyXlQsIV6TEOMZHbAi6y+CeXJvTy3z&#10;3HvaQ/QgYoPDcNwkYxC1CIBvBbixom1M9HEKGYXybOkm/t2KH/8Ab5iW0cvELjG+LM+HkoZpzxSL&#10;xvEF6COnKWkrYCLRAe3TLXpKtViFV+w6fMvAFZay+yIQAEMjcsrkgnASoi89OIpWD31HRyEqzjEM&#10;jgxo3e7vrKZcubX10zLkm3ZF1DcWA/UVuJAFUYzbFC1F48QzgJmObD7pWAK56ZUx+RgpYcLcrRmb&#10;Sn6Sviqjs1BiRZsDe404KZaWL2MxdDxp+pduF7hMolPQIdrMtJ8Dl+ELBi4rpvpGAqu0tXZBG6Sy&#10;l+krz2wrT6ZyUiRR42I79QmE8jgCxjqKVggQdGnG3qKaEYUPgZlTdqzNt0IHrXccPqm2p/Zkl576&#10;+tN2RWHq6T6WWS+4ojyDMKpAxr+nDM6fmDy8kuFSsQ8DZTMkMqvV3e4Wvj+mEQHMEArTj3fkKa8y&#10;f4mC9wKwDsEGT20GbN4BhPyaFTAAeFMVRz1lpFADxshCRV/JDVuSmYGKe0FShXqo44B3iJpGQ3Gw&#10;DUAOcPBBpNsIbnD7HuFLd44xLIK324Vc4hLxgU4JzcBSh9wS6blS83xM0JfglYzsQYjYi5IYOl6I&#10;AEp1VA3CphtimAjlghhW4cLCM8tzWYqHockKXcsgYOdQ9BH6UxEIS7lELTJLphqVVLqpbIHhlpbj&#10;N/Ovj4C24PVwrBDLJSPXnZSzaS4CodFlWaWEVMMcREWYgZD6YkU7C3vJxKZqFAj6h3ZZ1l8MKpVx&#10;YLjEdbK/4YKUWj+yIIwbAPZCXzrNNbgwiiYhPZRfqd0VNRqaWcoiqKKQsSCgeyXFmC8kZEVG1/1l&#10;iZE5RrYOFEp5XKVRWVzCChiOIArqDQYHAV1K83Wu3UeklEgLSgDpl2w3E5IlXaXorxLkOZXAPcCl&#10;DMsFvrIwcHfgEIKu5iieLElAimxg03HOQWwEFXcG/NGasiQupLA5hKrgOREUKGyV2IelQRJwhqsw&#10;oLhCUIYP1zdiYEZ90gwkEwoIrJ7M2S5YKzEGH7BCSTX/AI10hYcUnrMC6KPE0zCvHwJ8aMiFHaiu&#10;KJJui79kfJjhw+1KDE5UHmBOniHKncoy60WwMS2K3ULNXpTAmH0ZzxRGsSUDk2uyGTBqoWt1YEYJ&#10;wzD7WTZL9QsyqWDJUVaVjNQMRmDs5lJnMCiMxsXVrpIU9JTGduszerMM0KLcatAqUmMTUgVogox1&#10;UxApOGHkmhBp7hC1SGCHKEgkXLWV8B7sQVZRupRRlwG6jrFiU4nmoNGcou5MVdQdwTQkbnUQqOH2&#10;AjTL9yeBDzHgO1G0bp9KnpiFZfgfecxSvglWtWiK5tJL35dwRhCumEPLHSYiplJUYBILgUw8DE2m&#10;WMImtIjADDmBDFTClMpz2IedxigLlgYANw4uoGPkamcvhuCVuRinSmR2ii5QoSjE3XLvBiD2atjN&#10;em0evMkokwxtuFc5IqwcxL3G8OkAZcxKZLsh+iPaJQbjf/ETlFjiV4Bio6DMobzAMZQspYcGOByO&#10;HuLCwvUIkDiUAg7cRrmUqU91B2CGUEr4yRGUC6C4lNvnEF1hGagiXe2PjMNp+6qV9XlnKavXjAwH&#10;9IHh/UxB+UU6I5SPHdOwSkLQRjClicMMLleV0wlaXEaVfGUMgl5jqikp2QFlYNxM2zhnBlc+Ckw4&#10;ZrCKrFXGHDuVd+VQoXMSInDi4rinB4g1SRVy6heovQ52Qxa+AEYYh5Q4F/eSJIG3BcsDi6YG6Esl&#10;xC3DSbOUH2iubglAjNPMESbKjVtNfhKlCIjGgKKEpFOfjsLhM6GFAXCwJAQAxBw6YuJZAh5ETu9C&#10;44UpiDvuLm34ZRoIrT7BlLV7Qvb/AFFUhWhF19auGKjCEr6UYdRAj8QpyiJWGlCcw+jMmGDwoBOR&#10;FNXFXOmcSvcHtTwx1Eiko+KmKRlgJ1AzA8sMys3MYQVwtkG0HIgOT4QwA8yyLg1KBBg+IjcXLuHk&#10;IRL8BnMBwe2DE2ZGAM3KH84TamEqpK0t5UHhGYEvFhAl2WWIh0JeQUbcMFmnjpatJ2R1bEmlENOZ&#10;cWZp4wTPgZpovUEg19yvBDEtOCL1sZhhWpeYp5RBlfjHD+DMMQHwYg4hT4W4DL2Cjmo5sEo4JUlx&#10;EWFXbIyEZwVHzgwoMiS/fHJL+tV4wceO3TN2T3iBzScTzJCZf8BIOAS4vMv1vyMcewU2o0cIYvmK&#10;CsZzFkAHsxsCIYoxKpmAEPDcFWglgBmK5qElgZ7O6jd/TRM8YbCYZBigQiiwSasllghJVLdRLIq5&#10;lYKMx9EESJZbQWVrjZSVIajGYRxSaXiB4H1K+vzmMBDCpLe4U1kiUH+P0/HGAgqMxYKbsEAzDaic&#10;NgCjBpeyC0rZDQxVQgNsNhaQLkY3JRzLRpR8CFILc2mI8Q9yXHJDjC9UlROI8ZRmyd2j/vKX6T+8&#10;aPzEfZfmGAEMkcj+ECqIy1NRKSA7+XG9EVIVdi4apCZjYh/BSG3iW17w1kEiACB4IJleFqKeEAl1&#10;8WIkLIyjfJmGTiSLDnuiWKdfiYk180wkb/SU8wabwhJMdR6ilSsCabgmJBOJQeiKEY8sV3N9y0Mw&#10;IGKQFU1kY0/KyQYzgITNEicWIJq3iLcgPUz8W+cHNpa2lEKLcFt2II5GijLMd2whkbPLEuEHCWFI&#10;KiQlZfiGEPOCYvY1hMlNQhNkv+lTQCUNJxg+D0pYgyIhyDGxJW0io+YSagYMAkCGSiFKvwbyEolJ&#10;dO1A+2HbiLmUcnKnWSKA5hCsbqGwmxtgVklJX4yuofUJxDQiWdEQEqE0Dwhk+4MMHIQBLlQkb4XG&#10;HxX4pDsSB/aNchiZ6/HT4SQa6yDka5mIMNIw6sw6R6EPhl1IXKLNguElBkUuY/3CiFpLXEijOUun&#10;4yV4iBHDMpUsOjGEUjJuIm4rzFxkjRl1jBgWCGEEVROLRj1WKOPxh1kNARGhOqhPMZzBx+TL4qPr&#10;E8HCUIGEKUGRgzUgPKqHK8glWwILiPQf8UA/jIk2TnY8OSNlA0YcFsI2pGL+G/wp8DBZiMSEBxUe&#10;mACAvUk1KoxxKCNVCOsJ0EM0jTjB2wsWwwBaWkqlv1BcF1GSAuuGH0rQizCNuAgkVGKLG/ELKgkf&#10;6x+6AxSC4H+wGoYaR2DCcmWH9krZwDuAGXfCWUhmZHYc0xrliO4OTG8hfIy+QRbYjEpaylekC5Qg&#10;6lVhEAbUz5in9ozvIgjsgReY+cZcvgokwfjBRLytqMWs8cvjz46rXwOfys4Vh8yHGG8wijB3AXSw&#10;6GyOu6gW4eZ+pysIczYDCBmONYVRRHg1L1DZMbA3ZGooxbMHmyGFfJYw+AoECGCMdQiFgkM26GEj&#10;NBqSbUPg9wu3DbKFrIgZTPZqKuJVxgjCH6xnGPvGcSjdQZqQeFpR+CEdNE5GPqM/02iOfERGVYR8&#10;N7FhFGJ3CGapRgmgRW1M1NN7IE4y7KixhDxvy3D44AhiNXFpqI1ggB06IMrirpC8JxSGZoltS5UT&#10;tK30SuKCBN7l3lslV1MyvEswbbgVrN6JwZewkbzE8pgmyUmXxvBkKIsyGbaBsEqMIfgQhglwcQ3N&#10;m2KV0zAkjJDBFKQE6UbMLcJZwi/CJNI2LGLi9KDBqh9XEVdIJbsl/huYkf8Ag5lBJtZL2VFxFklN&#10;JCptYRjbDKiXA/BFL+O8h9UoKkUQmAYUXcBmQEFFVgqKR1Sfi3bhbBLosZIYGiZi1QxQb4IDULmb&#10;xjlhOh9xgkpLvHhmAx43BBhnw5G0JdE41C1klTRDCEwQgUy+JwWfhh3f4BkhmVtxvzGESowPhWRA&#10;bgZicwqTYxMBWn2RkcyFnGCM3RUUl/jzh8AljitYxeJ+ViyUsb2fDT8LB+CD8SRDdOSUoxaJLDAo&#10;Tn47KQLqVLIwygDMGuMv8Ze1OeEpNSUlmYk1+Jcx91Ci5KyyojJMuhwLig3MUIMoLvHBcsubldSy&#10;ptLyRjyBlQmOY34WcVEgkat5gloqUMIKkmszks02OKRbWUWEJ1iJfxl8OUraxIT3WZVfGAZyfCfC&#10;yn4w+NwDVNm2mWeacIbLaZV8B+AxQmoLYhvThkS5DSDgI8Qq3QwCdY1KdwvqAUqa0rieQubPTRZu&#10;YV9/xlVh+QMoQmQNTT1WcfEmpuEGMRiFxpkNSXphZSS0xWVGNiUJWPxLyLGRi1klbTHO0IsxZ1Xw&#10;VOZKiMoYKCgEi+o7YbczIgvWtR5UBvoyqknk6JUT4YsccUhDCQPb2Mo5uuIwUppIEsAgxLbNlO5n&#10;gsvsJbSC4S+x/ZaUYzAsv9XKxRcFDRjaR9wYf6w/H8ITILWEMY3OGxMwgEi4xDhBfAgQHUUuZUSm&#10;JmMQ2eHiQAIQKwggxLYFGJQShDDFkG1+dgWpE644WXEhWdyIrbZdEvVMKVqJsHDEZNliTt/gzGDj&#10;cR+f6i3OUIDsEsY/BZcHwfgEcyzEgqDYxk1ZMRyfEOCmTEXVYG7grWn7mEQ+jI5VAzulByYGhtWv&#10;CcP5Naysxhekqawg0EIDBqqFwf8A8BjKyXjMTNmJQcQ6IAYQlwhgxNcIqDKBCqDv44FhQWZXMbZB&#10;AGMbUzMnBE/BBQEk7G4AnGZn6aZ8gM3UGhlMojaOiNX8R4+ZFFEIxdvNraiLVOWIymYwogsVOexO&#10;2PLTHdkYnwdV/hTACGNhCVRmHhBOIFQOpRYK0EJpjKzEo+A+Z+ejMKFwgU4gcImQqCuCBDqcZrHh&#10;ibI15xM5jbY2oSmLcTaA5RC4ZoGCMECNCXwY7Dg0iszn0dzT/8QAJREAAQUAAgICAwEBAQAAAAAA&#10;AgEDBAUGAAcREhATFBUWIAgX/9oACAECAQECAA5Ndh3DhIsfgKZNqqtoPE4vJxR+IhyC4gKiIQIH&#10;1i1FR2GMVgyNHHX3bctm/v13Teyp7NyREcu2c1WTNYe5Z7DXswux2NoxdtGIoikMQ2gkNj9clrj3&#10;GufWwHlh1xVXjplaWkSVQFmVy4ZMcbk6C5opu3kX9rYNtowjAQG6KPi4vXNNjWqwwVA4XFMSQ5i+&#10;EXzyMvyvCcvb5iVnLtVJFU1Iors50ofYNS+fW1ElGNS3DEE55jiJOg6AcXicBPrnopo6jyPQl+pm&#10;LLgGNm24JJmJSGREpmRGqL7bN0iwIiXuJoSKRCqEpSCB4nEcQ/tsHVfR/wC77oTn2x3LBfZTvafz&#10;Qg2pqThkRkSF7PMN1YCPPKKKpxVDii4464iIPp6+ti4spJCuq5Wr5polnDLjgvxrTI5ynV5x4icJ&#10;XFcRz48eUVFFR4ilxk3JJn49UD0QPW2e+/39P19ZF9s47ZOmig2pKqP0ThLIdllKWZ+erqPK59n2&#10;eRJCRwXUJPgV9fVB9EFoEZRs0+2Rb/sGNHI2Z6E9J/Rnpg1+g2MnUu6h3RFcjYtGvEVFoYGh6/mg&#10;JIgJ+QswrJbgLkr8tIWoXWFrZe4h9gt7FzaTtK7bPW52JTEkKotjWZ7D6XO/+fPY99grX9sE4rZb&#10;4tEmkjtTdKutPVHpv6Q747dLM5xSFc4nEK3lZGKzVJlHcvOq2Mcxg2cGzjm80OfbrOr6e2p+zYJy&#10;4NjBuIM6K0VwdyNr19lpNd2phBIXA4jYQm6VvKs41nrxnrVrrhrrtrCdg5/pwpc1d5WW1+VtPi38&#10;XZRtUzLBoYOAhXo3LU3Fzern+t3cMNItKVG3Vf8ALFPZV97WuQYVJBykLEw8mOG/jCx55Z2rEEh2&#10;S6zYYq6z8yVkbijm8eYiYI+vHsXns7XVpXi6lLs3FLzxU9G+kWeg2OhuoOvLKNawgbbMeICx2Zjb&#10;qB9fpqYoWPc9ncaOqDqqarkyE/QJEa0P3sco3WnpPLnkdpubCtEs1tiuyuvVA9IMpy1N1zhTSuV0&#10;hapdeuyDbNbKRqSIi7PecsIE/qpv9yt6t7YW8U67i8iyIkl5yRJckNiNeFZ+vOMrbl65rXNkusc0&#10;TliRJxG264a4KpuvEEPwvDDdVUrqqu6TzfX55uXQoJtQCiTbVPV3jcFusKmi1rMZ1999iw/ZrXDW&#10;rXhVDWDXfgwIrfEOyrxPxxU9EP1caWjblC67Od0R3TzNeDT8ZVkNIhsV4A+ZyjlMcQTZTnsYsmiI&#10;Hqown/Cx3oEyG9Oe1Du7f7Ba00/dydj/AEEDWSMtLixG4CxHEByM4gOELU1u4S0cnyJDdatEtagc&#10;8G2JOS5Gle3dFtr/ALJkdnSNeFrGs7ikIh4DoXlpnRbb4xMK+zGZtAj8jOOXsdXa8Acntv8As8KD&#10;HFq2C3f273YkjsD+yszdUR8g/AsbSv8AdF81Wguc8oKhrAufx5teIMw4TNi9GVtyHUQKJ47SVMtg&#10;mtPLOaT7gaKolRgI1Ushc7Gk4S/Uy7FlzYHsfCWnt7DNR8iz1+x1pGwDtQzUCFyq8ZbZapkQ7+2v&#10;dI7os5ZxoaMKCT2nSka+EIICoHKKdaVxcbBuogZqZnK7qmN1TFwEegWNPqE548eOSOE5bJGfYkg+&#10;D2vspz6rmIdYy5GfrH4SMI5o2EUGG6WNiqTIWefj5VqrFvxyvntmionhUtYiKiKi8JJtUefbpGKh&#10;uGjOhzWnydWxkaltvx6vxJFa3VwqtjONQEaRPHhPjx6InI0+FJ8fEkDpn46F4UZD9nOc0NVo48hC&#10;mv7G2iScc+CIiCqeEUURE/wiKgr8p8QHgNFUkTxJizK9FcctbG4vJ95SWuesmC1U3TOV542waJOJ&#10;xeKXPCcT/Ar5TiL8pxOV09FQvsV45861dsbG6ubm1lPFSs0emkbq710+Sa5G0rLMXxd91Li8Tif4&#10;ROJxOefPnyRHMXez+3pfdFh29J7Le2Z6lzQHO/IXhSVeN2JVTGHzo30s00GKQaONUllPHhOJzwqf&#10;Pr48zJ9ltrTfztW7aE+2ZoqcUfVOIgC0rhVyRW71H1pRr2cbmq2v8GFa/wD/xAA+EQACAgEDAQQI&#10;AgkDAwUAAAABAgADEQQhMRIFE0FRECIyQmFxgZEgUgYUI0NTcoKhsTNEYkDB0RUkMFTx/9oACAEC&#10;AQM/AN4tfShOBWMn+YzSahuiu4MZ01AeLn+wh84ufW4Am24MCqxOeJtMAzb0esfRlzvCOeTwIVoW&#10;sD1wSfqfCOSQy7wn3Y3kY/gksx4y2N5R5YJYgyeDkbx0cgSwNnEGBmCHA2jrwcSuvd7BNDVsXzNA&#10;QVzjM0f5porPfxKtVcprYMRFLkdYBzuIEcFl2Es1OlvTxcHx84dH2hWz2hEUHk4E7MVx/wC6QAAD&#10;mdlL/uVPyyZ2QcAXHO+djidmZIBP2M7LdenrYfSdmvjGpUTRXcapTFYeraDP+UYcbzOxOJWTEqKs&#10;FyQQZV3nX3RzzEYsxHJlf5RB0kgcCPLK6yyr1HyyZZZWGYdJ8o0AVDjwnwjqMDzj962eY0JJzK6x&#10;kmLaCtTgsNp23YWwCBO139rrmu8a2M1mdqjNb/Cmtf3Jbo6VsUnrDYK5hbXd4tpXqUMV+M7SfIr0&#10;5QfFTO0LWHXqWAzv4ACazVIbj1d2Irrs3oIOQDxjiWtxS5/pM1bn1dLZ9p2pbxpH+s7WJG4T6zW6&#10;Qg2a8n4CMEGHOfjGQ4YehRFI2EbOQuIQT6s+EPQ2GxxD+eAe/EJ9qJ+aDorwfCHznxn/AChHvQJ1&#10;MTsBHvsZEfC5x85bU4dWORF1lIDH1hB5RfyiIPdEHl6FS05bGZWbsq/UMCUN7VKH6Stu7CIFGDxt&#10;maruP1fq9TPlNO2ise6hWJbxnZ4/2lf2miXjTV/aULxSg+kQcAD6egATJ6iPQrjBEaskQ/ljY9mO&#10;fdMc7YjxQjdR8pV5yqV/lP2i/wANoHrTbEXzivZgkyugjeVwNotV08hICxJM8I1OrUZ2MyAYD+DM&#10;49FKoneISPMSpwzIh+AxkmataLDenQvuiD0j0Z6RMCCCDDn4TbiExpg8w+cXoJI8Yo4rM8qjH8Kp&#10;b/CEfulJGN4Ie8GJYHHUORPhMgg8EEH6yzS2scZUnYzEL6usieqJj0ifEegSu4euoPzmlU5FKwKA&#10;ANpvx+H1km0xvAu8LbR43nD+afGD806KzhM7yzwpl54qE1PgizU+axzV6xBw0Hgsa18gcQ26dmK4&#10;KRgSIcSrUV9LoDCCWq3Eahy9iYMxwITDMD8QmPQPOA+MHn6MgGArAu3JhY5My+0bzEP5p8YPOJ5x&#10;krHSud5qTxV/YzV59jH0mtP/AOTXN4zUUowsJO+RGwIyMciBtPbjyjdRh85t6M7YmvqpFzUWBPzF&#10;dp0+IgiecT80QeMr84R4RoT4z4n0Z8/QfOEeMJ4zLB6STtG84fODzgi+URicrmVj3REz7Ii42URF&#10;5IE0oPd96OojIEqA9qJp+DOtSpO0TeLAu3VB+aCq6tuelgYqfolRrTpsVtSAB5EjEJckZjnhTLD7&#10;8vfcGXv4OZqTjFDn8Ca7tDR6ZnCi21ULeWZ2PpdIi16fFvBYMSYtF9tYOeliIx4WHxYCVjkyseIl&#10;Y5YSge/KOOqUrnJlIlcrHiJX+cRP4g+80ujXqe8b+A3Mo1YJqtJxyCCJV0DMXwWW3ZCkiPrLKbGw&#10;tdS9QbGD5YEsLHpIAlp96Wn3zLD7xlh8DLmOyNNY/FTTtDtPXUUio4Zhn4CBv0a/9KLD/TAB8iJe&#10;WcO5BUkEeWJo6M97aTOyaNuhT895pk2ro+yy4+xpXP8ATO1Hx0aJ5pvzzTjgyoY2MFbBl2IOQZfq&#10;/wBEdDqXuc6qyknJPnnEtputSxsMrENnnMbO1ks8C0ubjql2PZP1aahuAB9TNSffWak/vsfSXk73&#10;tHO5tc/WE8lj9YPIxfIQY4l+nW8p0dFqBWLKDgDwz4ZmosNhrHUp3YjjHlNU5wKzNewyKjNbWhZq&#10;8Yi06PQafIFndkEfHGZa4DFiAYDy+ZpxyJpF9wTSr+7E0v8ADEpThBKLK9Yw6Vt6cCKaOlmBbzl2&#10;jrD6UZcj1sRmc9+HJzvOxUx3ukY/QT9FDjq0wX5ifovZjoFM7KbHdrVH8AI+eFlj8Nt8prv0l7Wo&#10;01S+oGDWufZRByTKtN2YKah1VqAqY4CqMAS5rbdfpk+Nif8AeFTGMc+Blp4Qn6TVtxS/2naD/wC2&#10;adptxTO0HOGXpmsbl/7S33rDEHtOZphyJo1/diabR6SlUrHU7McfBFlQu1+nsqBJyQMeKGDTDbQH&#10;5gR6thpPvLu3Db1MKUU7Y5OJfTrqHZ+pMlVJxL+4pau3A4ImtpI9fPzlgwLK/tNFZjLYPxEptAKu&#10;IW4EtPCGPp1vsNnSSMAGXkdS6iWtf65DZ2mg1eS6BW8xK9zVrPoRNcuem0TtavhA31xO29KcrXcv&#10;8p/8TWkDFPT8zL8AsyLg/mgX2tQgnZ+o0f6QVGwNb1VZI56d5VVp1rQ4VVx0zTmi8PjBRgftNMdV&#10;ci9nWvhyPZPnHf2OxLPqs1r4x2T0/MATUbdemRYj6gU9KA4yYg4ZftCOHWXDgqZql4TM1NPt0N9o&#10;DLDwhi6DSX6rUHoqqQs7HwAl3a92t1R0tq1dIrq9ZgEX6Hkx9H2ktiOQ/UDkk7SjtfTh0Kgg4dCe&#10;DNFeMWLXE7ItZKrD0nLAj4x9U4CszEHbbiWpp6g+clthNY4U2W1J8OTABkao5/l2lq+zq6m+eRH1&#10;F+pSy96u6xno8SY+jx0ap2/nltR6Sy5EesEm7pHiYdSNtR1fWFox8Z8YPOKYPIzta3/V7XA+QiHH&#10;e9q2tOxVx13XPNL2F2jdboOtc1EWgn2lj2VEgspPnNSHJZhgec0iHalQfgsXbFZ+0J90w+UHWrqe&#10;lxwRGAxYn1Erfhx6cjiaeq+lqgBYfaAl6rgP95qT2HWm5VtTX1jwYDJxG1NGjofS/s6+VHq9WIF1&#10;Js7vpXkDnAllmo1GG9U1b/Q7Q+c1RvssAFgPG/E7UOpV6dIVz7R2wZqB0C7ToxXz8JX3zghs53ge&#10;h2B90wDciKuq7SIPvIPsJ15BGN5m6z5wnSW9KZO2w+c16EFNK4M7eG/Rt8SJquL6EGByGmn2ywGZ&#10;p/j9pVvhWMPhSfr+C3TuWrcqfMTVv7V7GO3Jig5LAfPaaVPa1NY/qE0C86pPpvOzl/fE/JTNAOO8&#10;P0mk8KrD9pR/9Z/qRAPZoYf1zXMRjSjH/OauxOlAtfmV3MZ2LMSSeSdyYByQJpR+juuN7dIwO7Pi&#10;X8ABLBhnqYLnketKLz0VhsnzGDNHpNNqC7lb3xkMNugTSYyLM/SaUAEEnz+Eqz6qOYVJfoPOI1lj&#10;WMNyY509oKkDpODGXbMRHtBAGSDkDmKTs4g67D1eJmBs2/wj9O7OcDkmW2jKVsRiXPj1RLx7omoX&#10;3VMvU/6f2lpZP2Tkk+U0FfOpU/ygmaNfZSxvoBG9zTAfM5mtPArX6TXvzeR8gBNU/taiw/1GMeTn&#10;0M3AM1L+zUxlhOCQPvPNz9MCUr7mf5jOkYRVHyE3wxwZ8T6DyDgw9p6D9XusNY61dbAOrDDzE7Y1&#10;KVd3rNJYq8HjPz9WdrI/U1+nX+tv8dMs7Oyz6vvGIwcDbEHSQtuPhjaWVLgj5FeB5yysFxYWRc+q&#10;+/2IlDqw6QCwz5j6GKy7jiUsgU9Q8DjJnSjGivq2GOTyd9vMeUrxkEtsenf2z5Q13VoQFr6QGtP+&#10;Ph9ZR0KwLWE+R/8AEqIGVAP1mnbOV2Iwed5Xp16a9h9TO7LHqJyfpOgjCFsnG01D+wek5xiagKc2&#10;B8EqT08kfaMDvgnOMgS4cgfcSw8MmfnGHLj7Gedv9pVjd2lHiCfrKEIPdAgcgzs2yvrSitccht8f&#10;eUj/AE6x/SuB9438M/cRbwXFLK48RjeHgzHoBHMI4gMB8IrAgrkfGVo/XRYam8huDLKz03148mHB&#10;iEAhhNOgy1yD5nE7Mrz1a2r6MDOw77QF1CK54bBT7mIWbosV/AkDEKvYvkSIyMPUDEDlTg/LERie&#10;i1fW+S/XM6npCJln6mNnsjpB6ctj+wjKuMHKHAJwOosQPtAdY+nrQd4CWdgegKByM8mawlSdcVH5&#10;VGf7tmFRu2Y6oxVeo+Uvt6w7MmBsgOCfhvHDEEOMAYVnb+2MSrUDhVwOHOT/AHMJ9Uun05MfBGQc&#10;+8NiP8iAcAQzqHxnh6ROncTvq1K25wNwRvHOPX/tA3tMxHkTj/Eotr6CgA8MbYjaV8dQZTwZpqcd&#10;5eifzECdlV86ys/I5/xOykOFsdvkpmjyemiw/HYQauhn0fS7gb1uekidrVu1ZprqYeBBzO2GODq2&#10;XP5QBO0nxnW2n5NFtr7nX094n5hzKNTX33Z+pFgPKMd5Zpn6LuitscO6qcfUxLHALqRySrA/4lFG&#10;lBHs4zM2MRwWJEDFWwDiZRwUJZiTgnBGfIifq6oASeliQW5XPkRAhwcHbOPP5+cqsdHIIdRs49of&#10;Ucj5y+nA7wOPiP8AuJnmv54Mp8VaaVx6yk/NZ2cEJYMq+OxxNFeFZGyORsJVkkMcmXpgJcMfEZmP&#10;SQeoH5+imv2rFX5nE7MpPr6yvbyOf8TstPZd2+SzT36hlqDI3gH4adraK8oNLUo91jk5nb1o2uRP&#10;5VnbNwJftC36HH+JqLH6jq7CwOQSxml7UqXT67pD+5aPOX6Bz1DqrJ2cbib5OdxCTzLKGD1uVI4I&#10;2M02vRatfUM4wLl2I+ctpU2VMLqTuHXf7ys79bDbgCULsUdtvPEspZXo6qyOekmaPtGvuO09Gtg4&#10;DgbiaDSuWQEq/HVvgSpaWVMZIIEIOD4GbCVaJgtoYo3iPCaTWKWouVh+URq+oBeRjzAjKFBOG46h&#10;uJYhRLMNkciVnbCkjz2MT1sJ0/WAAKRkHfEy9jFdiuMeBho3pfoGd1PEtXZ6wfiDKSN8idl18XF/&#10;5QTNOM93pnb5kCasjNdCL88mdqNYrG0BQRkBRvG7U7NFuntZTjOxx9I5Yh3JYbHMG4h3hVlZXIYE&#10;EYlHbWnOm1OBcBs3n8RLdFb0WD5N5+jMGN50J+r6od7Sdt9ysCqNRpW7yk77b4mQPRtNRo3BrsyM&#10;+sh4M0Haqk1MKL/FTw0v0bdFtZHx5Ec+zmap2XFLnfPEfu0GenA4lpvKs+y8Y9GBKO0N7gSq8CaH&#10;Rt1U0BT57mIF3xiU52fpx5SsH9oenB9Vgd4zlXB6wfFY/UVDBsecRmKPlGEAYesT8YobDopE0lp2&#10;YqYGG1kFF1qYOxgzsIuJwINLd3Fh/Z2H7GCqwaisYVuZgwTBGIa2V1bDA5BE0/bml7m3AvUbfH4i&#10;WaS1kdcEQAwEAmYA33l2kf1FLo3tLBraP1nS1lCdypnaVv8At8fEmaxxh3RYgbL6o/QTs6oglnYj&#10;44mktRa3qDAcZ3mkp2XTV/PpEQDZQItZdkGcDwhscsfGERjFrTpPMWLSpGZgkAy1CGIiagg4KsZZ&#10;0g46iRzGRz1DMdbsgkAxeoq6xTwRLKhs7TutWHA2YQ5OTMbmDGYM5ETtTRPprjl1XHzEfS3vWw44&#10;nlHIACGau3ddO/2naosR66WQg7HiPr9IgvCi4DciG5Az6oAeQE7MXHW7tOxacY0gb+bedn046NJW&#10;Pksq6enuxiGvLVjI9I9J6GKjfEHeN1jBlCkMmznyg2zEEbIxGceIMtrvsRs8wuc5zO9cKIxsqAHE&#10;K1qDEcHaYHq7wckQq2x5lgB8YNb2elyjOwYQngSx+K2PyE11vs6dp2g+5UKDL9JelrX8eAHM02tZ&#10;TYu4nZyf7cH5zS1AdNCD6RRwo9JrODweRAwBH4QD1BPxUakYdJpajvuPjNEeF/uZpl92VKNli+U0&#10;2vRupN/OPo3YocrP26LjcxURG6YABPhBEccRlbKrmE8xKdKtBJZQMbzQ1nPcKTKE2WpR9IB6dsfh&#10;IhjVid7kk/g606YpX4x6Www/AEBispGZdorvaysq1IBV4GA3ggrqdjwBKiXAMzqQR+YSxql6hPjD&#10;DD5TA3H/AEHS43xMgegQnw9CXLhhHoJwMj0YBJirn1oq5w07zIMtS7qSwgAy+5E6hDgbQCkqGxAW&#10;bcmYuX5xGprGfCZA/AR6R/8AKVM91jAdxBAIo96VLy0oKkdQmnDE94o+s0y1n9sv3lbdWHEFhOGg&#10;CmdKBj85pqVXLCaRK/VfeLqSwD5nekmdNwxDSyAtsZXYi+tE/MIDwf8Aofh6K6d2tC48zOz9MpD6&#10;kbeU0NTHoBaWNnu61HzOZ2k3s2Y+QnalvOof7zXPza33msP7wzVv++Muc5LkxoX5853dYVeTGXgy&#10;1zgMZe25hr2Ih75T5GeqsvprUoxxO0HbCu07S1RAZWI8zHCAk7zrYqTLSMj0YP4zDgHPoxBQpJUm&#10;PUG6KfvNc2cMR8prbc/tD95qLDvYY7csY2eZkZ9GfSQfRyITuYcwGwZiiviDfaftIcDeCyrpM02p&#10;sBcZAPEo01ahEAHwgM6LMid4gyJ//8QAJBEAAQUAAgICAwEBAAAAAAAAAQIDBAUGAAcREhATCBQV&#10;FiD/2gAIAQMBAQIAUGG3IzIISFcUV8HHDzwEZZu1W4+xTNqVJQt0suLdM56yt3oN/L0MpHp6oQI4&#10;hGGmAYD0cIeFaq4htwP0mYH0GKqGpkqK0kc/tG1bW/MMnBsDO3UGkjmu3bAT4WgJ9hxMZCkvB5Tx&#10;kCVOfjykV0SFKllHASFLMlc5U5cn0SVcbIW4SOr0BR4jhV2a3z2UscKIsZSJkXwjih4SktMoD2dJ&#10;gXjwlpkFwkJCXFAIU2laA2Wy3zqpPkcKFM9os+WQ8hPGUgcltLCRz0SPHBzOpen30gcAPwSjiT58&#10;xEqCSpXv7dUtfUGCwWO0mFcZEnhS2pt4cf45wcCQhLf1lvyl1UzyOeVnyrjSEjw2htXkK9woK6tZ&#10;CPrKCez2yGGi0Up4FsTXkJp2qRFWmvRBEH+f8ePHqAUevq2XG0tBbfAr3DnuFdbFU9Ni7dvbTZaZ&#10;wQlvKWpK1gcZea0CLtNuLZNsbZ2eihRQppkVP80V/wCh/ONbKjvSSpPPYOB0O/YHF2RszYJkOqi7&#10;csNMmOmoTRpoEZ5OehUiKRFQK5MQNF36vX0tZNDrY9m9dPX71j6hkRkQxCTUoo0ZtOYGXdoms4qg&#10;FHcZ7I5SrgkA+/2/b+1Ktqqeb/8AvG4VPVMXLTYJfS2axmRHyYyCcuM8KZFeGBxt5Mr9kyi6oyYb&#10;za5BtrHTZTSIu3bxd8u7VamyVL0cioRKnf61esXpVXarJL37Zl3+iol5y9WkNKbCfsMv+mq4Vol6&#10;heoVp16KNaaFFPj2uivyCZyEn8c7ey65telbLq2XUuOLsru+rpypk0oq3M87SuQf2f6K7buK9zbA&#10;kf339JI1z+4mbY9pJ7Nb7HZ3ce/91T406FXLiXEiv7R7ftc9T/ijRWPeie/ovde73WjuhkomDkZd&#10;DH1+PYnyvfL7BXv9bqc9cyEOuLBJKnpVQ/GLgfEnr6Y9RZWrYjNHYtk9idf5DN9H4K76OlVb6Ne0&#10;pEVPXvLOwss5e5AZdOQRh28KF/b90tlpn6mUt0zWNa65b6rR1Gnp57peZ1RB62jRiaVSC2vSMf4b&#10;/BNYLqrKa+R2C2jljCmwGI1TBjQ5z7mme1f+jatf2ouKjdVRen2OqI3XsfONsEuTpGrd2L2yf0C3&#10;RzwABVPi4Omk6iNt6/UtxcNK2DGhpcpXttRUPXsjVNbe51E2zi10GBOzZyf+tVsf9gvZOa9emXcW&#10;857n1U1uOA+fPuQClYmFj6o1LHwEbK9Ws9hGzqrRpNZLUY07RvuQGG6Zuis0uOt2PgcSV/A4Pi0h&#10;+yJca2q7KFRxOr4nRcT8epfW9Z0pE6nj4Sx6lgdmI31JMs6vYNTjEtIyXo7TkzPScKvHR87XwZmv&#10;HZI1gPnywpaI1XB63idHbfpjCfj3A/HOv6sOcsMlktmEkSI07C53ftqBnwNL0fTUeOfv2LqJK68n&#10;PQtU9Jj56TD+uG6t20cl4l3FwelIP49wegh05leRQpzy6xe0Gb0IT8avAZHsEL8kaDIom0t4parO&#10;K4+zdGZC2Ovvt42usuaq3rrF9oUc15UGTPa29bOIRwJ7axXTu1BSPeTHtKujvPRHAnV5Oi7Cm9pz&#10;e9Zn5CWHecPUTdWqX0NKnzbCbY2HZUn0hRY0ZmMuZF0yp4fXn5zDVb0/elfukkb2iy+gTxS5F/db&#10;6m7Auvyjn/lJY9+T+wv6dPovAHjiRVRqOFGauam1pNPAcYhsNoRyfIlORLet1sC6VPXE62ngLkyd&#10;TYdvbjtzL9hTO35exclk8uah1HPUBPM7aefZJStp3NdkDuuV3VYdqWF8t+FYw7B52ymOL4VQLqt1&#10;D2vt9Q/2fJ0i5HwCfj28+3mypbaF7g+1etrVxZnApK2+Rz9UqC6hXGUwWFItEcJJKgoKJJ9goH2J&#10;SQf+AbiKvnkH28wLGtuOI5HbZYYYeasGHeVyIpPLZkgg8PDwlXwOD/gcVwH/AJvaUk88pbaraqjQ&#10;3GaYQyGuOqnx26tiC2lvljHkx1AnyV+fKSDwHz8AngPnz7c+qZkWMUxjmM8isEUMJbQUKS467xsL&#10;cb42h1uTGdYtZitbZaAdkp+SQRzwT7eAj1aaahNQkRggDxwH5Txsjj5a4eK5ECEu8lHVWlnYq5Ef&#10;1ML/xABDEQACAQMCAwQHBAgEBQUAAAABAgMABBESIQUxQRATUWEGIjJCUnGBFCAjkTNDU2JyobHB&#10;JJKy0QcVMIKiJTVUY4P/2gAIAQMBAz8AwKOnluxp1GSteszfD2EsuBWdxRGBW/Zv2bKK3Fd1AurY&#10;EilIXS3qgZJqK4vGMhOgnGRUEYVknbFJGo/FBqMjGsUg5y1bfun6VbD3R+VRn3qtozvJVnIMGQVD&#10;334ONutQPAhkcBhsatZIWj18xX4jEeNbGh414GmY86bFNRNHeigOaOOVKeRzUQuIy3sikSAkDduV&#10;EKATvR6A1JqPqUQcaKU4OKAHI0y+5RHNKHw0jc6C4I3q7AADYAq7kVlMhwRTk4xVyAFEhAFXHWU0&#10;l1clLhiVyK4P+yJ+tWcKYtrLW1WzoPtPDwrVwv8A+ItRJeERLpG9efYNPOh41ppmrG7VCuBmoh1p&#10;PipPipPGox1pXOKwoUrnFKBQ1A42FCZtJNY6dhHKvMUoHtCohzcVAOuaiPuUjH2cUDuDRBpsCnB5&#10;4r96icetmj8VL9oYsmvel6Wo/wAtOwwLb/xqYLjuauP2VMLzLrjc0KPQV5V5UTQABNBhjFaDsKNG&#10;ievaG3oY8wakHJz+dd7BKGbJyKQPqxvUkUiBWxtU5/WGpeshpz7xpj17M10HYVORXeLmt/arJ50o&#10;5tSgZzS1IJHaNc7mrrwFXR94VcftBU/7UU6TKSwbej4Vq92gBstGt1oADsyp7Mdmfuxxq7Fhk9KV&#10;WAEeaWWRSOf3RXOudDsODS5O9ICKUnlQ8KXwp21lDgZNSjnLTdZaHWWk/aGlUoVYk7c6anB2NE15&#10;1pwaWRfPs/Db7h8KbwpvCj4djp7LkVMw3kNE86FD7mc/KvLs1HypcYpKTwpfCvKj8NExO2rG5r/7&#10;KX46jHvVFSNAhXnRzzo6edNgg8qUUKMbbGlbZqMqgIakbmKHU1EKiHu1F8IqL4BUBHsfdPhTDoaP&#10;hR8KNYNENt1rGM10AoBSTS0PCv3aPw02RtUa2pZ5AlWa87lf81WWM9+p+tcOjBJnU/WuEJzlFcPv&#10;7UpE3rUM0BURQ0uo0K37HTcGsEjWCRWeaUnw1GfdodFpzyjq7bkpFP1NL1aohUPhUPwVCPcqH4Kh&#10;+CoPhqzi5tvQJwo2rNHNKEpR0ryryo+FHNXESYjlIHlV0TvM351cMv6Z/wA6l6yN+dMckmuCvdtb&#10;JxGN5QcFVOcGnY5AqRTspqZvcNTMfZqbwp2FGlwQTSx8Rmt1kJJk9Yk1AOoq3FW492rdfdqBfdqE&#10;eHZjpXlRtLK6nCajFGzhfHSK4rdB5ZTpUnKjAAxUDwRSM4BZQcVbJy3pj7EdXEvNiKdjvTGn8Kk+&#10;E1KwACGpz7hq4PuGrk+4auPhqbwox4Dtigw9qsNjNL8QpLnhd7BE+mWSFlQ+BIrirekk1vMI1uYn&#10;7kovl1NR29pbxyDU6ooY+JFRjlFXggp/AU/x14vUQ5yVbwwyO0myimbiUt7p2L7DxFRYBABzR6AV&#10;KakbrTdZBSdZxXED7xriTDrXE36tXEJgVbUQdjRg4zfWBjAijI0/PAJFSSIjAjSQCK0+1Ioq3B3m&#10;FWa85KsR71WCe6TVmOUJq3Xlb0q+zAops47pal6BRU3x1Mf1hqX4zRkuELZPhUUUCljgnYVCnNhV&#10;qDu9cPs7aaeSYKiKSSTSy+nAvu8yC7O/kGNRyKDGMgjINFfdxT9DUp6mpT1qX4qkb3qmkCRg7e1j&#10;ocVNEp14wdwAeVTRhu7GcAE1dJtoFXjeVXrfrKvG5zmrlucrfnUIO1stH3YVH0qfoAKPDbSSeWXG&#10;BhQObN0Ap7q7uryX9I53zzBO5rISCVztsh/tRbnnsFL1IqFebircfrBVsPfq2UbNmoF92oxyUUem&#10;KkPWpj1NS3BIZthinkgtXWXABwTnoatr4qG4oqk9C2KtpwH+3g/Ik1LJ6USejdhfiG2tYtU77+u/&#10;hT2/EH7xi7ayokPvBTjIqy4mZuG3UCu6J3kZ8uorg92D+Bo81NIQTbXH0bauNW2oiHUPEHNXduxV&#10;4WBFBPaIFW685hVuJItLqSuTUU0asSuceIqGMvjDZ3ON6inJxbt9BRc7IwqXoauh7maul5wtVuvO&#10;QVbg+1UGNs1MsnCBEcAmTORkE7U6uZDcFtQyR0JNNENYPs7/AJU+hSZFGQOopRzul/Orded0D9ag&#10;GcOTXc2rz6WIBwKJ5wNUR9qB6sm2ZHFcMf8AXFfmKsJ/YukP1oYznaoF5yrUU8yRRuGdjgAV3QjT&#10;UpPM+dCWBo2QYIqXhU+hg/LKsvUVxayIMEk3y3xXEH9Jri6nhLNdZcEHBqUhCto6vrJ1ayRg78qu&#10;U4jfX83qxwwaMnxO5rhELMsFpcTYOMkBAaBbfhJ0/wAe9cPlx3nDbhPlhqtbKx4dPBYQ3P2sMy96&#10;OSrScWzr4dDDn9nUEvrAP+dLPIqR2pkc8lG5NGxOmSxaMj4lxSryQUByUUfIV+9Q8aFWw9mBjR92&#10;2q6PKFRTXkMC3OkYlBQ+BqGQrGYcE7Bl3BpJYXQtp1DnU5ODMSP4qPV6Hj2ZjaNt0PSgSTE30NTR&#10;80NEGtqYHZqu7i3nWYFohjQWq1d9WD8s1aw3bOkWGEZwfnQRmYPua9QDOaBhhbTuHx+YoDotcY4j&#10;xe6vFJnRkxGofTo+lek9qQJoCANtwTXErmwnmm4ubbvlKiFM7+bVcWcCt9qi1Aee9S2d4IZVwQ1a&#10;gVBwSKkPC/RxSuwgkIOeeXogkViJPlUUfH7OSSYRqNWWY4Awpr0Xuo2W64jbyr13B/pX/D9/VWV1&#10;Y7gx664em/D7uWbJwFePT/OuIet/hTtV+SPwwM+dXhKapEXNfFdrz6VjrQ7I51AkUEZyKEfsvIPk&#10;7YpW3IJ+ZzTtgKhPyFcRl9iynb5RmuPS7jhsv1Gn+tekDgf4UL83WuONzMK/N64qfauoB9Sf7Vek&#10;b38P5GlA1TcQhUeOgiuDRq3/AKqzv0ESZFWUMmuWV5B0XlUcCKkcYVRsAKxTm6j0KT49Nqi8aAGc&#10;1d3zQRwwllXfbmSa4qH0tbhehJIriOpg6qhxtnfNXOkFp4133GatY+EgPOraSD6lLoEa8gMCoUvb&#10;QiRdfJl6ilkw+MHcb089tZlHLaUIwWzj5DpUqrkoRUgVBp20ij36tJHlfOo2lRUgX13I0gZ1YGat&#10;rOQpPMiOHxjmQPAYqygBxI5HmMf1qwbnI/PpXDnOe8kGBVlIoHfjy1A1aIkhN1CFQDfUASfkN645&#10;cY0cNlH8Y0f6q4zJjW0MfzbJ/kDXIzcS+iJ/cmuDp7ck7/8AcB/QVwCHlYBj+8zNXC4cd3w63H/5&#10;io02SNV+QA7LaP2p0HzYVwmHOq8SrULmOGRx0OwH8s1O36O3Rfnlv9qv5f17KPBcL/SpHOpiWPiW&#10;yazyIo+NDxNAefzpYpdQGTjBFWyE6lcGrVeSufoKyR3aFcHOc71cB1Mylxtls4bbzq2vJAwnyxzl&#10;HwGY4wPI1bTSLE0PdzSFfXjOkE43yjczt0riiXsMXel4N1OBpJGcbqamt58ZznOPnV+13LMXVyx1&#10;bkKSPEVBNPGl9IU3fIb1RsBoGegY7aulSA6TEsW4EgC7wrn2j8vPnSXFhdTgGScSEpaLscZxq/e2&#10;32q77+SMxw24XYFl/wB6uEdgjkgHnhRn8hXEYijJJh0fWjbeqaueKTNNc4Z25tsP6CjcJGvdAaQB&#10;nmTXeqxadYyBqIPhXD4iO/HeKF1FtyCM+AIrhpkXRA8JdQ4XvOSkZB96o5FBUsFKlgGbc7c/OrHO&#10;3eH5LVoNhDL+S/71GfZtGI82AqTpaKPm2avT7McS/QmuIt+vA+Sir2RWU3kikjZgcYrjMU3dy3Ur&#10;6vZIJ9ark/pZSPJ23/LnSE/plH0b/ajaOsZuUaI9DqGn5HFBhlew9gPPaiO0kYddQ/nSuMxv9DT7&#10;+qa4hPjurKaTPLQhb+lekk/scGuvrEy/1r03sbYtLw2WWBecRZZMDyTJx+VXmuG5uLCeFS2UDnUN&#10;tva2OfI0okVvA1HJrIkMalydMo1DA6htj9OVTRopmtZAYtiQHmzt7IGQc/kBRjivHklwkLRxi39s&#10;mRgH0oCOg3LY+lI8xbWoWVdTKmXEaRKWyeZLYHSiOD2/ELqUi3kCRxI69+8rPyIQnSn51wFVkReA&#10;rM3SSRyv8owgpHYFIgnlnNRSzxpLKI0PNq4faCAwwxzB23nYalQA8yFHXnUUkKMjwNrY5eGFD/mJ&#10;zVzw1tOuWQMTgwxlRj5qtBAZEguMYGNWyg53GxBxUOtGIddJ2ib8RGHnkqQPkaB7NJzQPrD6/cD7&#10;HmORpbadlktyMnKlWwD+YNQj9Ufq238gK0bxxxqfEDUf/LNXUE3eiZix56jnNR38eQhRxzBFcRvc&#10;/Z7KabH7NS39K9KZ/Z4RMP4xo/rXpPNgvFBF/FIP7Zriv63iduvyDPR4RfLFxkyw27HC3MC94hr0&#10;ZmhjnjvZ7hGGQyOuD/KvRmE/+3B8fG7GvR5FOOD22P3kDf6qNrP9t4Dem0nG4jf1kPlk5q74ZMlp&#10;6RcNe3fkJ4wSjfQf2r0cflxiD/NirPixJtLuKVRzKNnFXbXUAjnARd8UkobbNMqzRhnDEEDB5jw3&#10;/tvS99EyTBIo1WNmjjyjBTnDKwzjp1ocTlnZkUGWNVZIvWSTST7SN8PTBBFPOmuNnHraVbOpo1Bw&#10;QgO6+WM1c20E0KiJreRj+E4Bhk6+w3Js/DiuG32qQ2c1ux5mM6wD/C2/1LUUI0XTLkZUSRsCf8ua&#10;vPdlib6lf9QFcXgYGKaND5TqP716UGZFiaGSU+yO8jLHHhg5rjvDnkiuICjAlHBZ856g5Jq70KjQ&#10;AqM43G2fA4rhk2pp7CTURtoZV/oO0Vk4og4Aq8nwIrWV/wCFCa9JbvHd8InwerLp/rXpNNjWkMP8&#10;b/7ZriPDeHia4aOeLOHaLOY/AnNeivGbGK4PFLmVuUiKQpQ16EWx3sZJiP2shNeiVmR3PArX/uXV&#10;/qrh0cZjXh1uEYEFVjUAg1xL0XupOIcCLPAd5rNt9vLxqw49EDC2iZR68LH1lNbYHQ0ADUFzG8Us&#10;SujDDKwyD86v+CzSXfALgoCcvZyHMb+Sk1aXsv2a6iazu12aKXbJ8jTbeqKbHMVa30Lw3USTRt7r&#10;qCKidzNwq57ok7wybr9DUnotw8i0QtIyDUxGd64lxC7ea41ALnnQGrIoFmwKueMRi4szGs8Z3DbE&#10;1xfg0yx39m6OD+lOdX0IIBqK7MbvLqCODqYqkreR8RUcrymNBJAuGMT+q5XScgA5yAeVWcwnuLV2&#10;i0OV0PqKkDrtyq4X19ciRuMgqTIlXDCJmuu+GMeqmrFOxadCylQU1f7r1xWLa1iSbLJPrLE4ZC3N&#10;l5EfSl4k4jv7YTvoGmdMK5UfEeTY+VWkmWt70r5SKf7ZriIYhAj/AMLCvSefGq3jhB+NxV62n7Rx&#10;OJP4FLVweMjv7yeX5YUV6MJDIgs2LMpAcuSVJ61H6K+kslpxG3R0J0ZdQRg8mGaiWMGJFCkZGkDr&#10;R2NLtk0siPG8YZGBBDbgg9DV/wChPEP+ZcOy9i7fiRfBnofLwNWnGbRLiCQEEbr1U0MHesVmhcTf&#10;b+FyfZb5PWyuyyfOu+lNhxOM216mxDbB/MUN6x07OHcYj03EPrAerIuzr8jXHvRYhblWv7AHaVd5&#10;Ix51Y8VgWa1uFcdQNiPmKjX2iPqasoiNV1GN+rCrS4gQLocaR51HAumNAo8qLaq1uavPRyKFLNgr&#10;ybkneuN8XTRdXetM5042qTUCDuKuYhpcCTPV8kj5Uw2iOrIw6ONiKgaPui3dkclfl9DVu0STsjRF&#10;9iU2YHzqeKNJ4VjnibfwNCSNl7mJAo2jK4OfI1MYlaC6mifmVPrLXGrRSzwrKp95Rz+eKKH17Shd&#10;2ttOpBEig0T1o57P+bWP2yBP8TbKTsN3TqK+22psLh/xYRhM9RWRQzuKDA1HPG8ckYZHUhlIyCDV&#10;76C8T+22atJw6VvXT4M9DVrxW1juLeQMrD6isisGsk7DFcP4xARPpjlXeOYEBkNPwK9bhnFLhJkX&#10;ZJ1OdvOvRy3GTxBT5AZrgcX6JJJD8sUpGIeGE/xNXGbhXRLeJFYY8a4jaXEk0E7RM5JOg451xm6y&#10;X4jKwP71XMhGqeRj5sa4ieHH7QDoA9XNAZpGJ3qGME6hUt3eRyDdAuB5U1E4JFDagRUtuFXYoOYq&#10;2c6WkMSrvpJJBNRzW0XdEoMMMqdiCKtpuHkOqu6gDBFSIgktpSMjOk7ipIlOUdXJyeq1a3rqWt4N&#10;Q+ma+2cIEDN68Jx9K2G1DpRzijjBqf0V43DxOzBWCZ87clbmRUPFrCG4jYZYDUB0NA86RckuBXD7&#10;f9JexLjxYV6MdxNFcXsUiOpBX2s1FwDi1wbF2ezZs6G8KtrVzHFwx2YeJ2rj0moQWcUdel93n/H9&#10;2P3BivSO8z3vF7g5/fIq7Mgk+0OXznJOTUd0Akx0ydD0P3TUMtzbrIcKXGTTwcKtRaEMoQYZd81P&#10;PATcqA3TxNN62g1csT6xxUcNvgnLZoBulLoGKNaVoBGrLGp4GTEhIHu52pZX/Gwg8qYjSr5HQ0JI&#10;iXTJX2iatJJUxlC3Txp+DekE9nKceuyH6HFAAZNQx+1Kq/M1wm1yZL+If9wr0dt8j7TrI+EVwvi3&#10;Dp7RLNmDjZm6HxriPA0kW3bKnoa9IrgHF1oH7orjNznvOISn61PKcvM7fM9qXSa1GHFOjFWBBFE0&#10;aHjXg2KeRO7kkDY5eP3QMb1xXhGFiuSU+EnIriUsf4YGrrneuMbhkT/LXFrgHdV+Siru6bMspamP&#10;M1JEdjSyAZr1aJJFZPYBU9uwIc4pJ4MSMAQ2SKRWyoyVzg1LecWkv0URuzA4FcflUKLxlA22ridw&#10;cyXsh+tSOfWkY/M9uD9+O6IYbGjahVUHHU/cMUquTpApllxpymaiuUDxtny+4TTIQQaS4Xcb00Z5&#10;VjsywAphjavUpQTv2HtYDY9mKwfvZrp94yxEqM0QxBHYa86NTWrhkPzFRXajcB/DsyRR7MEUCuGF&#10;RKTil6CjnOKO1erR1GsH7h7SQfL/AK2oGSMUVJB2IrbNE9Kkbkhq5k5IauUkVjkU+kZFHPs0cDt5&#10;iiSadm3rRisVlTWtTRUnaj4VjsFD/pYP3mYYxRnfUq4pSgDGrVMZBNWqcohUC8kH5Ug6UnhSjpQH&#10;YMdmo0AKFaq2PYpzkUg5rVtbqS7AVbmTSBgZruIhIEJFWgbD5HzFHs3H3cdmaPj2aqB60nhSilHS&#10;h/0du3aiTWTW3Zuae0jOgb1PcSkvId6I3zRuIGiflijbzMVk61//2VBLAwQKAAAAAAAAACEAcUa5&#10;4DdnBAA3ZwQAFQAAAGRycy9tZWRpYS9pbWFnZTIuanBlZ//Y/+AAEEpGSUYAAQEBANwA3AAA/9sA&#10;QwACAQEBAQECAQEBAgICAgIEAwICAgIFBAQDBAYFBgYGBQYGBgcJCAYHCQcGBggLCAkKCgoKCgYI&#10;CwwLCgwJCgoK/9sAQwECAgICAgIFAwMFCgcGBwoKCgoKCgoKCgoKCgoKCgoKCgoKCgoKCgoKCgoK&#10;CgoKCgoKCgoKCgoKCgoKCgoKCgoK/8AAEQgDlwV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fhL+w3psdhG13pQZioOTHn6nNd7q3/AAT/&#10;ANK13SpntdHRZRGdpVOtfaPhH4QwW1vHGLRVVR1x1/CvRvAnwtt2nEc0auGG3ivvFl+GhDlSPj51&#10;qk766n4B/tU/sxax8J9ekd7KRYg5P3eMV5Rp2hGQBzH07kV+w/8AwVb/AGadOh0G61S00sZClsqv&#10;pX5bWfg2eGd7V4PuyYAxk968Wtgo06+mx25TmUsRSlGW8TntM0UIQTFyepIrfk8KQavaEGxUFV+8&#10;F5Fdx4a+GElwqyTWgC7ehFd1pXwmjihzHAx47jNdNPDc0bOJ3VK8d2fK/iXwZPpdyWEWUJ9OlZq6&#10;C0kZbYcDuK+nPGHwht7hZMW5J5IPvXG2/wALjukjS1PXaQo4zXm1ME4z20LpYvmjY8Zi8NyOCY4y&#10;QOeR0qre+G/lLBOnoK9lPgD7LK2bMgrnqM9qw9Z8LKm9PIIyORjpWUsLHlN1WvqeL6hpbW7nKn8q&#10;osu0kAYrtNf0sQSmKRefSuSvY/JnK57159SHs3Y6IS5iuu7HoTyad1YLj8cUmew9KNxLbRxWZY/I&#10;GR6UMVXG6mD1J+maV1HBBwfrQAc5PXnpSsMgHOMUg3D5tw+maVQMfWgBNw7kk+1ODA8A/jSD5f4T&#10;S/KDjFAAc44NLRketBOO1ABx3owe34UUgYM2cUAKT70EAjBNA6c0pHf+tAAPu4HrS5HUUgyOhxR0&#10;5U59qADc2cHvSqx49cd6TBJz+tA4/iH50AOBAPTPHc07crJjOKYq4GTx3p5JZM9D2zTVxWEBAYnB&#10;574604DnLdKApHG760pXJAwOabBMBhRjt9aWNCMue/pSqAenrzTwOwpq5DGgqCSacPm6HrSfLkjA&#10;96BjPB7+tMEA5XkYoAx8w596GAVcE5pcEcg/Wmk2ABhu2+tKJGZQD29qQDsfzoI4zyPUU0hokBGA&#10;oNPXIHzNUSMdwyOBUmdx9vrRYb0FBHUsfpT1IPQfgaYDjocU8cnOKod2TKcryefpS4Uc4z6UyPAc&#10;5PTpUqgDkDPvQK4+PaRnnPt2qZDxkjJNRIOOpx9KlVcUCerHjk7vyqRTtHFMTOOOakVeATQhCgs3&#10;JOPelDBuP5igI3RTgU4W7E/0rVRdhO4zLZxgc9aa/LcHp1qfyGwMHofWmmNl4H8qHAYy2yzjI5HW&#10;u38CRFWTc3JYDB6CuPtYt0gBbqa73wFaHevHA54Fa0E0zmxDjynuPwvC+bEEOMdT+FfSHwuMgEYb&#10;jGBk98V89/C+0IZGOfujpxzX0T8MYQpjyAueQMZzX0+B00PnsWpczPfvhuQyoCpHA49ele3+BHG1&#10;QeeASfT2rxD4dGRY1VSM4BLdvrXtngZwQvIx649q9hdzxKr1uz1rw4wKqByAPSu40IAgEfn6VwXh&#10;uQKqJ2PvXb6FOOAT+VQ7lQZ2GlMCAcjP0rasSOGz+tYOluhQAdhxzW1ZuwUDA/Os5JtFpRtc1rdu&#10;OD245q1GcJkmqVsUA4OOOeatoeOSB6VzNWLWw5wMhgfzqJyGyOlPJGQeajfC9u3JqWrlJleViCcc&#10;/Sqk7KRnOcVanbPJBqlcYI5PfvTWgrtlG7GATnGenNY96+csMnjoa1rxsFgOuOKxtQcbeSM5oepc&#10;G0ZN62Bs/nWDqsgOSx9wR3ravnTDbScj0FYOqNn7vPHcVLWpsr2MDVn+clW/TtXOalKQzE4A3etd&#10;BqZBBBfp+lc1qeRlhkH1B5rN7lxu0Y2plMEDDenNc/Ow8zdk9TwR1FbmqHEeenPUVg3RXzDtbvxW&#10;TTvctJy3FSRC25RkEfNx2qYPlsYwBn86rQyZOUPU9fWpTIVGGcc8kA/pTV7XaKnfYnSUE5yeB6U5&#10;XK8YB7cnFV0I3bd2ASc5qQPtPlkg47rVpCV+Ul8wn5WULx1IpDIzSADr3OKj3FiWXnd/eHemFkBA&#10;K8nk5oa7C5r6EsjsEzkZ6cU3KvhATyOMDk0wnA5GM9emKFcAswJBzx7UgUW/Ql3AqGweDjNAJA2A&#10;9euR271F5rINzHGe/vT42ZhgOcY9KA3Y4SsBzwPXHWmjcSZHXDdgaGJTGf1qN3Tks+D2BPNFrjs1&#10;1Jfl24Ujknp2poAK8cHOBUbyDflm4x6n/Cms+7OGwPTdmlZN3G353JGdQ3XrUckq5+cZ96QMoJZl&#10;5z1zmmsQMsCCc9/SnqTd290cSOHK8ADpTQeTkdCOe9M83YuB9OtAYZxge2TScfIaTbsTFvM4PT16&#10;9qRHGAFwOck1H5gwF4Hfg0qkbQAQOO/eplG7uUkrkkczckjdmnMyAnC+pOO1Qh0BBcYAP+RShwfn&#10;4OB6VlblKjqS7snlshuv50FlzuXPI5AFRgjZuIyM45P+f8mhmH8W72z6fj+FRYtEm7GFZcnjIOKc&#10;XKcYxx/CfXtUO4kht3OcZIxQzOrbc57YNS1qNWQ5jkYJ69h260rSDaSSf9mmF9xwWAIHHNN3YPBw&#10;2Ovai90Gl9Bd2GCjBx60wsq8bvqDTHkLNw3fpmkZwWwdo7ZzRbS1xjmnBbCNkEdxUbOGX5s8ZBb0&#10;PrSLMiuSEOabIwVAM9eDzilsAhkVU4ztPX2+lNl2CTGfoelI7AHcFznrt71GS+BkYIz3qkkxNiSO&#10;WzjOO3096h3HbkL0PNPZsElmz2ztzUZcEEE4Yds9qrZgJlySoPOO/WmncB1wCfSlc5yMAfSoxIAd&#10;rYz3Ge1Nb6k6oGUNg5OAOcio3wTkkDFOZwPlVSD6fhUbhskMRkHrmqdoq5HL7whZSoIBBPcg5P0p&#10;DjHqaQOMBY88nnjmmswOQvHPHFFn0HdDvNUtjABYemPxpDgHcR0PPNNZymCy9OMZ6c4oDBCGc5PX&#10;pnmi7YrPcccMvTHp05pAwLbSceu4ZpjEA/ex680jEDksPp602nKJUbdSRio+7wAegHNJ5oYZTIBG&#10;KbkDgfN7Zpm4ZwoC89DWaV9ihdzMSVXk9BTVkIbduzzjJHTHekDKBlOD/n1pnmMRgZXjj3p25dw1&#10;3F3qBlW5xwaY5wuxjjPIPT+lDkrhQcfQVG0hZcsfrk9KSbS0QmhzuyNkcccBhUe4yL1JIb1GPp/O&#10;kZmzuYg4zjAxzSF8gsSc/wCf/rVUVdXZLa2ELh+r/h6UrEcFicjpikMgUYPfvTGkycgBieM0aLdC&#10;S967HMwIBY8Hpg0okXhXPAHGT0FM7bVPBHFIdmcKeg6Cps7DRIh8wZUA4Pp147/rShyMJtzk9qYg&#10;IwSevoaXzAOE69eewpbl7bDiVA+Vc9/pSuVY7goA9QOvPBpDIy/MvYetCsFbAGflOKWlg8x+3dxy&#10;O2CKGxuGeB745piMroSR06ksaXeWOSQOeQOf896aSF5DhluclQOck1IrLgDccdif/r1CUyu0qcGn&#10;/KwGxeTjOO1PV6g2PiwWKsMgipkOVwVB9Pb2quHBIRQT3x1xUpwVAJPOO1aOMd0S9UWFYL9/j6VI&#10;rKBj7pBycGq6SM38XGcDnpU8RRSCST7+lNXUSWpN26E6FgAFB5PHFXIWAwzHGecVThAL7gNx7GrM&#10;JBXcR9VNXFWjqQ7xVtzRtSuPuKffuQatQgEAgjucrz+NUIMDEbZIIOGFX4DsAAYfSk43YvdvZmpZ&#10;FjhiMcdh0rc0wltrnkD35NYNowJyEOG9ua3tKGHAGASMnnOKmyTF6HSaaF2glcYHIJrcsAcjGM/S&#10;sLTiwGWI6etbdpIoCkryRzSSd9CNjYsxzgnHua1LUjIBYn2rKsmXIB6n3rVtiOuc8cYNNq2416mj&#10;ChK4yB0q3HIMdeQOmKpQMAuT+Qq1bYYcA4HBpqNxtNluPPGT+tDSDP8ASmghFwDkUHrgN19K0jFi&#10;tZAWIUll78VBICx+b1qaQfKctnj1qBmRhjJ44NNbi0WxXnBUDjArJ1HdkhW49MVqXRxhR254FZOo&#10;NwSODn1pWBtLQxtRIPzHIGeawtR2hsZ5zkYrb1Jsrgnqe4rD1FwWywBA/CjQi9/Iyb9v3bAYyRgn&#10;pXP6p9wqG5IwOK6C/Y9mzxXPamwBIRssQOfT/PNCSRa2sYhYA48oflRUElygdhknn0orTliVqev6&#10;T4OCINsPI6jHWuu8GeH/ALLfxK0eMsOtdVo3gi4QBpoB1resvCtpakTOi7hzwK3qTlcUZOm79D5I&#10;/wCCj3gjT9b+G+oxzQgsYjsz0ORX5Fr8FyfENwYoDzM2ML0FfsJ/wUMe5n8K3NlbuAjqc89eK+If&#10;AvwtikuHvZoi8jMSMbev40oUVWlG55mV1/ZV6sl1PEvDPwP1ramyybavOCP1rstN+F1zZwH7TbHC&#10;DI46V9CeHfAS+V5QtiozzkDmt6f4Z2slt8kI3HnAHWu76o4I9GpjpvofI+v/AA7MrP5dmcN1BHeu&#10;Vn+FrWd4Z2tB8wyBt4H+ea+rvEfw4zcny4xtxySuOa43WvB1sszh4myikGvPr4ZSepthsU3qfKXi&#10;bwL5dw7G2xhsE7MV5z4x8Lm2kZkiBA4ANfVvjHwRl3KIAB69a8E+LGnf2daygLhiSBivIxNL2aPS&#10;hW5nufMPjK1SK+l29Mn+ded6t/x9MD19jXpPj+WKO6ccZyeQevP/ANevMtRl827dyeMnFfPYh+8e&#10;tR1SK6rlskUuDnlj+FKDjv8AiaBwcnGMcVznSAbYPnH/AOulOcAbqbkSDOeR604kADI7c80AOJwA&#10;OppCWB5/QUhAGSGH0pCzYwVOPY5oAcScfe7UoAI5poO45wcetBHPJoAUqxb2pxOBnFIWxzj9aMlu&#10;jcelABuzxjH1pQPXrSMCelAyO/NAC89xQQccCj3JoBNNAwBGMYpTx0HUc4pABjpS8kcMOKQBu6Dp&#10;mlGO3PFIN4HQfnQBng9qpaCvYVck5P60sanAB5I7mgLtGacu7sTxTE2KdxOQcUqkkfMRx6Um1iMZ&#10;p2z5Vz1xzzTSuLqOU4zjml5Y4GPrnpTQD0JxUioOwNUkFkCoT8pH509Ux1XNCIccg05eOD6VQ72E&#10;8sFeR+nNIwwCAvWnjgdKGyDkUCWrIVRiTgHn1pShU8N+tSAHHGaaqHO4DH0NA00N+bj5eSeaeqEd&#10;BjFKo564/nThxgg9KSQLcFXJwT+NSRx5G4AHFLEqnkkf41Ki8YAyPrTC9wWLcOVqWOLHPYU9IhtB&#10;qWOHPbj0oERiLacjpU0aZ4Pb1p6xYXgD6VMsXmEAjt2q4Q5kIijjG4jAPvUyW7lshalhth0H41PF&#10;btjpn0raMLE8yRCkZU/MtSpBu5AI4q3DaN3GD34q1BYPlcoce1WkQ5djLNqQDg59KebTAyV4rXGn&#10;jG0Ag96c2mA5GCOeAetVYXMZVjYsZQduK9E8EabtZUfle9c5p2lkSqSnHXmu88J2YR12IVYHkH6V&#10;VJWndmNV3ietfDWHYYz0/D/OP/11718OJPLRS3Tpk8nNeE+Am2yI4OAD6Yr27wFcYKKTj1yK+gwc&#10;kjxMTT1PffAF1tjQ7hlSPm9uK9m8FXgCKwOTxgDivBfA2oIu0rJxgZPr+FeveC9SxGhaTOAO3416&#10;8ZaHj1ack9D3Lwxe5VcdD2JruNDu9u0Aj868r8I6v5gXe3QcECu80PUV2hR1+tS2ZwvE9E0i63YB&#10;I6+tdBaTEAHOc+tcRo98Bglx145rpLC/U4wT780mVs7nTWswxV2OZdvPbvWDa3i7Rhuo55q9FdEJ&#10;jd34rKSRabNESgrlSce9RvIO/Wqy3Xy5DYpGufesuXoNO6FuXJBUc8VTuGHQ9+op8t11GfrVS4uo&#10;wc45HoKdhrcrXpwTgHkflWRqDlRnJPP96r97cx4y3GKyr2aMrkEHrU21sX1RkXzkAlQSe9YOpsxy&#10;Wbj1rZ1Cbk+/esLU2ycZ78jNJ3NOZWsYWqscEhiTg4561zOqSbXYkEgHp6V0OquAGwOQPXNc1qMg&#10;DEFuccj0rJloxtTcMnHGM8g96wrhiJiSBkVs6oQykhfxFYdy5ZyR2HaoSTZtGyHE7SZFwMf7X+FP&#10;TDAFl6DgA1XQqw6sTjjnFSpuwAynHfJ61atYbTbsyY4B+YgA55/lTlb5jhzuz161GJT2xkfjSKVL&#10;AtgAdQDxRqTpfQl34yjAj0/wpkj5O1gMHp60jMm3k89cE00OrfMM+zGhicug5pG4WMn60qmQDeeT&#10;6VGwyMhee/0pSeByAPr/ADpWtsUlyok4LbT074704Owfyxxn9ahBKcZBx79KXcD80ZBIo1uNKxL8&#10;2e2O+D0FRtuJw3BHqaQttOWTgdyaTf5jEFcjPrSs1ILpoeQxQhB06kmmFlPzHGQepNN83jBY/iPa&#10;kyc8MenJyKaFZXHO+7kEjnnPemvIm4sM4wOn0pjPhiM4+vakPUH8hRrcL3d0iRnUDLLwO+OpxTUk&#10;w3zjI9hTdzKRs5J6c0KxwXIJwMgkj2o6alSjceGweSMdqA5HGQcnvUfmEHIDAjqf8/jS+YHbhs8d&#10;x2qQvfQlPL8Afge1HGM7sc85qPgNlOCOtOBGPlbPPr3rKcU9S0rDmYnJAzz0z9aTeu7cQST65ppZ&#10;s/e7cZFG0MSpGfQGs3vZl7j2YHkqMZz16Gl3ucFQPrmmKQWAPU+oxTsEjhQD1wKh6Ba7HfdOSBx1&#10;5/rTXdj90g8cZPWmFm5zJkEcg9aaXAyigjp7+9Kw9RxKg/Jwcc8+1Ru0hVmKngnGKAUIBXHTqe3N&#10;MkkAjwvHP50De9hdxRcjBOMED/Cmq5yN+MHkNimvIFOWjXOckbulNaTBIOc44NK+orC73GMsSR1G&#10;Ov8AnNQyMCWDEjgUskq5GV7DI6etRyMrE9cEd/8AGqVw8hNzbWGTx0phYhSSmBgfe9KUM4OA2fxp&#10;uWRd7oBnrznirUGIa7jaCW6djULSA5c8kZ7U5nJyFJAbv6+n0qOQ4yVAGemKLPqK+oK7EEMOD2zS&#10;GQfMSRz19DTd2RgDv1zUZdoz1IOOgHFNK4nuDOfvp0785pWdV429uDnpTSctxkcUwuQeTnA4yTVJ&#10;S6E6Nj9xCjLDqM89DSFyeDkU1jjBIBOOlMJ2nBXPf73Bq4tWbaB3bsiTlvnUZOe3pSGQbcOMd+O9&#10;MaRlUBuOR1o3EDcBwO5NZ2bejLQ9D1ZRnnn6UyT5jjaR9KPMUFgPqT6cUw9OD0GMYpR0Jld7ACvK&#10;5wR0xQrkDKcEDoCfSmJkdTwT8w/OkDEZZR9PbtVNPYfqDMPukc+gGP6UyQqudmT+PU0ueCG6Y7cG&#10;o3CsAMAnntzUruS1roBYg5z29KQ7gnUY4K0jBM8sQM880h6ZyTz37ijTdj2AkFTxz24pEZguT2P3&#10;QKY54O48UHCyBRwPrQ30Ek7j1fLcYB789evtRvVhgHocE54FNLITyQMe9IrZwT0yenehLtsPVMer&#10;qzBQ3B6U8YXJAHI59KjjMZbpwO3WhpAG5bIzzzSdh62uiRnbkKRwPzNCHJLqpZuc8U3zCWwByx4I&#10;oyd2WHPtSvfoPZakiqm0YwMDHHXNDFg/GT60wSAjAH4A0ANvII685pCbkSK5YhB8vODQCVIbdx2z&#10;0pm8Dhu3r2pVYAh1GQR1P+fers2hc3RkybGOFUZ6Ag08OMgbgRngjt1H+FQIDuyWOccc9KkViCcN&#10;n5ulaR0jqLUsD5cYHfoOlSjI+6RyOATVZDkjnPPHap4yc5Bxjrz1qkmtGKV+hbt3AYRkbvr2q3Ez&#10;MOWHI5FUYzsOdoPHFWbeVi5X+tU2Snbcv2zlRuI4zzgHmr1s7EjGOfWs6EqW2k9fStC2243k+xoX&#10;K3dC30TNW0PzDA7DjpW/pp5G3kHpXP6ftGBgnHQ4610GllyRk469R1rPUiV9jotMYE7Txx/DW5Yj&#10;Hzqfx9Kw9MK7wGwD+VblhjI2uw470dSLuxrWPUcc571rWqEH5Rn1xWTZqvDbq1LViSOTVSv0FE0I&#10;CQeSfxPWrcSnGATjHSqcGSc9Me9XImIXPrTWhROm7bjHPrQ75OOmT0pFYkgMDwM80p56EVdm0Ddg&#10;JwnIHvioJCwOAMfXvUrsuMAn65qF3UtjPNFkhX0TK127GM7sZz3rHvSQ2RjA9O1a12SBgHjHY9Kx&#10;707QxBGPTvQlrqOytqY2pNyc9P61h6hkucY61taixbJwR71h35Mj7eB7dfwoa1M+VNaMy7wDkHP/&#10;AAL0rntTwFLEHIHQGt7UDtXJJBHTmuf1g7Yyu/jqPf2p6FwTRhtKgY/X1opjKhYkxHr60UWRtyH3&#10;Ha30flBgwqDUtYSJGbfjAznNcLZ+OES0Blv4F47yDn9aqz+K31a5+zWs2/ccHAro5G2cHNdWR4x+&#10;2Tcx65ZPCzFgSSMY4r5V03T7nTbpltXKgt8o9K+oP2oQ1vbHJ5LbQK8F0+0TzRJJAG3Hr34rtp2S&#10;OHC8icr/ADNLw6NUeJRJ83bIzXc6bo1xNajzlOMYPasrw59xUt7ZQWIwpNdbtu4LTzJnCjHTpjit&#10;ozb0N5SjbY4rxfo0MRwu3cScZFeea/oEVqkp8rjOS2Otej+Jbi2urrb56kLgYz3rlvF9n/xLDIrD&#10;Lnt3xWFVq5VK6V76ng3xLlis4ZUEW1f723n2/wAa+UPjxrscCTeVgFlJJJ9M19TfG549M06eV2O9&#10;QW+lfD3x318XDzpklmY8Ee9fP5jPljqezhI81SyPCvHmqNc3UpU9yAK4iRsuQOT610fiZyZX3nvz&#10;mubOQcEdq+Vqu7PpaKSQmfmwac2BjK/lTTxyR9DSkk85J+tZGwmEPUc+xpcg/KKAewxxRzwKAFIG&#10;cEfTJpduOjfQ00/McHPAo3ZIDccdKAHLyOev1oIHYAn60Kcjgd+tGTnAHNAAArZANAXYpx1xQCob&#10;JpcjtzQAAg8DP40dwCv05pR64ozTAKCM5welHGAMUpI7dh+dNIm4nODgc05FJOCPpzSHcF3ZOfYU&#10;qAMo4JPpjrTUQvcdtDL96mqGycdqkQAjaTjjgUoj5x/Kq5RO5G+4H5Tx2p0e4nNSBM/eGc09Isn5&#10;RTUREYU5PpinKnmLtx+NTCIcHFOEfbGeKaSAiWEDqc808AjqfxqQKccDigpyOPpTAB04o57CkPXO&#10;OnalOQMgc0AA46jNHejIpjOR/gKAHA8cmjjO3HamHAQADHrS7gejUAOVQG4NSIgf5e9Rgg4P51NE&#10;MnO7j+dBSbuSBMYUA+9WIowvGOtRwhd3yjPNWolzigTFjiUjDZHuasIgPIx9aWKFmPy9Pr0qxHFj&#10;C7Rz7VUVqDGQwgqCTViOEKRuxyexqSC1DMB6etXre1DYSMcY64rdNIiUuhWjtHJ3pz71chs3K5dO&#10;o+bNWobAMoJkPP3RmrsFmAvA+9ntxVq1rENuxVtrLoGHfo1XYrAfKCwAzgYqzbWRUrtGOeuOlX4L&#10;EqRlc8YAH9atJEvQoQ6Zv+5yM9c/hU40ligJXLDkDv8AnWrBYeYNpGD/AHfUVdttPWJ8yMM+g79a&#10;ZLbRk2OnGLB8vg9N3auq8OweVIBsyOMiqsenM+ExnsR3Fa+k2hRlKgKScHj61SRlNtrU77wdIkSq&#10;A/Cj7or1vwTevGyYIGMHkc1454ZkCupdjnvjnHpXpXhLUGEq8kAHgH616GGqW2PPrQVj3nwXqi7U&#10;Bk2jAxjgivWfB2t4VAXwQ3IJ618++ENZKFHVzzjIB6+35V6j4V8RqFUOxGRz9K9mlU0szya9OS1R&#10;9BeFNfZQuZOeMYr0Lw9rSyBctjd0rwjwr4hVFT94FY8detegeG/Ei7VLTEZxkeldF77HDKEtz2bS&#10;dWUrhm78YNdNperhlBB69gc15Vo3iBCq/vBkkZFdRpfiAPtQvyO+aV0xKXQ9IsdSB78YzWhDqSkc&#10;tgjsTXCWWtbgCHHI6bq04NcyBlu/Y1N+hetjrUvgR98UPqHGd2TnpXNLrgGAX6980r63n7uPep0R&#10;UdEbj6iJAcNjFVZ79VyGYdOxrIn1gY+/VK41XKnB49cVLepVnY073URtId+M1lX2oYGQTzVG61MZ&#10;OZO3OTzWZe6so54z6Ucy2KiyxqF+pBy5/LNYl/dhkJXAqO+1YEctx3rIvtVQEkNjA9azk0aRWuoz&#10;U71dpBbkelc5f3Kt845JxgelTapq67SocZAweKwLzUfMJ3SnIHINZs1guYNQnwhJcc9KwLqUByCM&#10;88kDNW9QvMAhmHboeax7i95OF53dAaho1inezLis68o2foanEhC8DqehrIju2iYHJYn7oAq0t7kB&#10;QBx2Ipqw249S8o4ypzz3p+7BADdevNVTch1xj0K89KfHOuAo4GOSoqhNK9iYs34YyQetNLHo2cg8&#10;AdvWolmVgNzHI68053BIRTkYxx1oE+bSw/eFJLJn0JpWPGQx59O1Rq+H2x56456UoIL4c/UGgqKJ&#10;N+BkjtxxQW2Zwpx1BJpgZd/yrz1xigyE4Ujuefapd0UxwkMeeRyKAx3H5j6cVHJIgAAzz6UKZCdv&#10;AyeOadrERux7MQpbkfXtTWkw/wAkg9+OKRmVS2XJPqT2pnmI2CpOR+vNDditWKCGYqDyOvtTVnKN&#10;sI/H0pjMw+6QMZBBFNBaQ8D8qNGF1bQl3Fl3DcQe9LuJbaHPHXnrio2kDjYox7k03cDj124wBSuJ&#10;vWxOrAKTkgZ5wKRpCGGAfrURlJG49emAaMu33T0/Opb6jitSZpMNlXU/KeDQsqEYZeep7YqJCd5w&#10;pBHTAp3mEsQXzgcAiokrvRGlrEu5cgOuOnGaVZCGKqT+FRZEaHegBzzn/PtSNKF759OOtYuKvuNE&#10;xYyHc5IA/wDrUpkCYXecfjUQd9u35jz1pqs4XcRxjnnvU3e7KV+hLlgpJHGelNZyCQgx61GxH3Vb&#10;PPJApfPjJG0cg87s1Oly7MR5DIw4ABH3gaa+7bmQ9eelJIec54B7Co5JJMZUABRwF70iByyknbj+&#10;LIJFIxZ+CyjIye9MBZm2lScelNYjB+bkDnFOyBCk54/Pmo87mwDjmnM8XAHUDPI61FI5J+XhsnJF&#10;UgaS2EkdkycjjJBFMdwUwufu8DNOlJ6kngZC45xULylwCwHTrzTTltcT0DKhsswHPrmonkbO0E46&#10;DJpzMrjjqOuWpjMVwc5A6dKqz6ExDLYPzdTwDTHGOVOMds8Ch5FwBjHHOajZlA3ZPXnmrUlsgauK&#10;GP3n7noDTGJXOOe4B9KMkjC8sBTDkAbm3HHTHWruDVth+8Ku8MD14FMyeVY/eFIzkdCOOenX/wCt&#10;1phfPDKAexUdKn7VmS7kjNzuVTjOMZpCwCncwIJ4zTFY7vvcHpSGTHyA9OuaTSVkNN2Q+RsIFxz1&#10;Ge9IWYsMjvggGo23FMFhjPak3FUG49sAiov5Bu9RwY9zntimuTvzvyD196TeQck4B61G0ibQcjkY&#10;4pvTQa1HGTC57Yzg9qYZAPmIH4rQCynduBHP4VFK5wcSZIOcUaW1YW1siRmGVBbPuOlN3EZbeOOu&#10;P8/WkjkAGNgII+YYphcEkA8dcdaa0ZNtRXcAYXkmlicuM7gecEZxj/PSo2IKDLnk5pBIGAKHoO9P&#10;u2PyJVw3AB9ST0/+vSbypAZQDnJAHTrTBJxkRnpycUjujHzNx57ZqbpPQFqTCQZyq/pQX34yuSB1&#10;9KijZsZK98qBUqnJ5JGD3pWuxptj1CE5B59qWR8AkrnHc+lQs3JdRzu44p6vzlWGc/jUu1twV+o5&#10;WG0cdOKdtbeGJ+XPrjFRBW2gSSkAjGGP+fenlcAbeh5wKV0PQdwCW9OM56U5WUE7m+gAqEuVPOR/&#10;eFPDoiZOc+mfWrV29BPcliY7xnj+hp+QzYAGfUVEjfNkngU9XG05ycVSixNslh6deQcfUc1ZWQbM&#10;rg+oNVQvzAqM4HTtU8T7RkqFPf5utapNIlu5bTkgnt09uKntgAxHXJ4Of8+lUkkVWwc84q5boUJ2&#10;qemeapxJbVy9bjPVs/T0z61ftnAwMEr7n/Gs6DzGI3cfQVetXbcDk5GD0qbSuiZtpmzp7byMAn0G&#10;McV0OnZQrnBPpnr71zemE8EtxkZIGc10emMWUIrf99elD3Mr2R0WnAsBkY21tWQwAVYYPcVh6dmS&#10;TORnPX1/Ct2yIIwB39KEuhMZdTWsyVwf0JrUtBuIIUnHpWXZOB0GCexFaloxJBOc5p2Gmr2NG3IP&#10;VCPTNW4AuMN+Gap2u5zjcCB3Jq3F85wpGB2704jlK2hOHT7oPI96bu3HI4OfWlyAvPTHNJuwD2I9&#10;quwbCOeSfTtUT4LdRmpGbBHy9+RioHALHHGR6UBJrl0K9ydqbscfSse/cBiAvata6ZgMHp7Vi3/U&#10;g45pK4PVGPqDMASHGD2z/nNYd+zM3yjIzyQK19SIBIz0HODWLdNiQ5A2Ed+aZDdrGXqDgHOc4bI4&#10;4rndaOEIJwAOtdDf42fKwxnjIrmtbYMWLAZxz/jQtWaK99DCYMWJJ6nsaKiflydx6/3aKrlKvM9p&#10;0nQZJFDNfQ7T2Fbmn3um6DKry3Csw6Y615WvjTXYrcJFdqoUY+XPPtVCbxlILhZri4Z2J+8xrolV&#10;seZKdbax57+2v8T9QfxCljaFmjW4JwpI/wA//WrzvwP4t0/UpkW9LI2cEFiBj/P86oftRePFu/FM&#10;kCpyJDj5c/57V5hp/jHUo7lUt45FBblgmDVRruGxyYShONJtLds+u/DGteGbCNXiZN2OAMn8M1Z1&#10;7W5dZj8hJSqf3gcAivBvAHiPU7iaM3DuQ2PvZ/GvWbSW4+zqRnbt5+bFdiqc8SnGope8CWFoZDM7&#10;5PXGOKyPGdxAtmQrDIBArQl8yNiqk+vrmub8eSulm6BuSvJz0FYVJHZC/U+bv2itR86GcI33sjJb&#10;/P8AkV8SfGJfMvZeep4wPr/9evsj49s7ySFj3YjPevjn4vfvryQqSQGJGR9a+SzOrzSPo8vgkrng&#10;/iwBJGx09a5sgbifWui8YS5mkyQMv2HvXOnrkn6cV4dRq57lO1g2nPJ69OKADnnr3FAQl8g0rLhu&#10;f5VmaCc4/pS5J7YoAbFOVOMH0oAacngDtR06549qURkjB59M04IepGaAG84z0pRuPQ04LnoOe3FO&#10;ELjovPpinZgM+YL70KuBzUvlYIJxTjbsc/oKfKxXREQepFKqHPK/WphAB1pfLQgqefahLuK5Cqg8&#10;gdaDu6hcgd8VKU2/Mp4zyM0GPgjGD6Yp2sLUjjBZuRxT1iJO7HNPWPIGCacqfLkDgVoloK9hNi44&#10;FKoBOB27UbTnoaeE289z14pg2CxnrwfwqQFV4JpEyB061KkYYZOMGnZiuNK4Gc5/CkweuaH4IAWk&#10;JdSE9qfKLmHMQvXvTyvyA56+1Rbicbj+FAlPRTjntRbQOYc2FyO/rTW7HPSkmZugPHtUZnOBg/X1&#10;qR7jySB1phf8c+1MZyQKbuZueh+lAyQyEjGTg9BQXYGmH5R8wBGe9OjUO2c9uM0nqBNHlupIqxFG&#10;xHykY9fSoYYmY4/XFXIYmH3T0pJAtyW3j6EDnNXIYRkKcioraIls557ir9tC4P1qhttD4bdiMAY/&#10;GrkNqVIDIDnBBzS21qQAWTgj860ILLeBgcY4PWrhG4myOC234CAY61oWdgVO4DrwB0FSWtiMZCdu&#10;4q9DaouAyjPf2reKM3JPoRQWYU49euTmtC3skIBZOemBmpbazVVztU+tXLeBNnmOOSOmeK0S7EvT&#10;YhhtHdvlUZq/bWchYfNxjnBz+FOihBzsIBIyBjqavWyFflZOxBqiW+w60sNwycYHTB6Veg0okgtG&#10;AT7cVHbhmPCjg56VowYOQuc9ehq4mV7IltbEjC7OMcZ4q7a6WQ+9FwN31pbGIdVYdexrWsViY8pl&#10;uo47f5/lRbsS5K1kT6NE0R3bQMnpk12Ph278tlYAYHUVztjAhG5VwR0wK2tLj2uBvPJG081pC8dj&#10;CpHmR6R4b1jywpWQHJG7B6/nXoPhzXxtXc3GMf55rxrSNQ8lQGJ7YPtXXaL4lSE/vHUd8nvXZTr2&#10;epyVKLaPePDXiYiNQ0/yg/3q73w74tBVMTnPt1r580PxrbqFPnjcO49a7DRPHkCruM4OOTk813Qx&#10;UTgnh23ofROh+LgVV1lAHXFdhpXjCJQv70ZPvXzjo/xAjGMzcZGDnmuo034iJEoxLnIGMngVuq0W&#10;ckqMr3Poex8XIyhfOXHr61o2nixsALMvX1rwXTPiJ8o2znJIBx3963NP+IDMM+dwR1J4/nT521uR&#10;yM9rh8UEsGLhhn16VMviXP3WyK8isvHahQRITnvuq9F45DneJCefWp5ncIppHpk3iINkBh+XWqsv&#10;iAbBhuCOorz5vGQALbjj/e6VXk8YLkF5eTzijmNEuZHdXXiBehkHPXms2619clQc4PfPFcVceLlK&#10;/wCuOcetULvxfxxIQO/PFTc0UWdbe+IkCnDZ9OaxtQ8Qg/dkyTnIH+f84rl73xXGeDKw4yMVmXXi&#10;jLHe2QBwR2qW+5rGmnqdBqGuFt2Hye2ayLvVxkujgZ681hXviBF3GNiCO4I+lZs+ugEtv57c1Lmr&#10;m0IJG7eatlDiT6A84rMm1IISdwPPIPesm71xecMfoTVMarlSA/fpXPOomaRhqdHHfjePnxVqHUUJ&#10;zkZ55xxXLLqpByDwBxxirVtqgbB6YPIqqdRfaBrQ6ZdSyVzwD1yakS+zh92D6Cudj1UHhWBwDg45&#10;qxFqagDLk9OM1qppolRbZvJfjl2Oep96lW8QtjzBxzWANSTbwcd8YqRNT2qB5gHzD8aOdIpJW0Nw&#10;XYJ+UqPfFSrdDdwD9BWGupfLtLgH3qRNQAIG8nPHFNPqFmmbS3I3cnGT05pVlBGcY9eKyDqRIC8k&#10;45IFSfb2JwSfrmle7JlsafmEkKOntThIQfl29+/0rNF58uxTg4wKe12CnHHOD/jRd2GkXHkGfmPH&#10;TjPBphdsgA+49qqm943nJPfjmnfaGZiFbGBximuwmmS5U/NgckZoLBRnIGOn+f8APSoVuBtLDHP3&#10;s00TA8Bm7ZyKa2ElYnQndhgcAdqbuKtkSc55JqIygjMcp69xwKBIV7ZyOvrS0WotCdpipGMDIxwe&#10;9IrPgDjJ6VCJGGQo5zk4605ZAAG3Akr1pXVildOxIso3Y3YwakVxjLHPt61Esg3A9cdTzQWz0JGR&#10;9KiSuaEhZDhmUgHvnn9acXC4bHT1/nUSgtwSTkc5HakYszFsA47kVi7DWpMZCCQ4J3dfWhSTz09M&#10;io97/dcdRhccAUGTBO4c+3FZu+7LWq0HySKoJK8ex60eZkDgZBzjHFNMm7hh1/8Ar0zIDgqMZPUn&#10;vSsim3cJCS365zTWlL5Ic9OlIWJ6sTx3pCVPKgEdOOlNOwJJMkJyuGPYdqikZioCYOf1pC/ACZzj&#10;v06U2XJACtz3wc4FLVsT10Q2RwoKhuewB/xpqEevPbJoZS4BPB6E4xTJCWPA44yM/wCFUK10EjhD&#10;ncoJ6YzzUZkCoFUYz1NIw3AbSOD2pr5VVO7r1FC1ZAj4j+9noTTGYKD046DvStjJLHgnAwajzhSp&#10;bv6Va91gKZFCAgcZ6jNQufl2g9j19cUrMCcMw46CmllK+W44xzWybaJ2QM53DC8nrTHbAKqo68f4&#10;Um4Bsbhjt7fSk3YfI5AOQR3+tNuyFvIAzA7lXIJApu8biNo6cACkdiCWBxnoPxpu4kFf7o5FRHmv&#10;poJjnZRgZzz3oMhBKMeRjof04pnmsEwxzkdTSDGMH157Uk76D6DizAbWYcDOcUhkK5w3IyR700uV&#10;+bB57Cm7sqT75xiptYduo9XaQY6Co23BCXAzz3/z9aPNYDbyRnnNRycAsZOCe1Xe6uCs2Lku2Gbn&#10;ueuaa21V64yPXvTd4Y9AP8nvQxxgg8YwfalyprcV2hQwIG0A+wphc9VGMfp+tJ937ozj+EjvTTJn&#10;qKcmhLTUWRxjrxnpimozLg9fXmk3kkgjIzzxQu4j7uMHrnrTTTVgbbHDbt2gDI7H60/heVHQc/5z&#10;UQJX5QAQR2oTj+E46bTWVmtCrqxMpLMVIJAHTGCKdtUx5IHT0qFZJN24g5PfFKjhlwUxzyehpXXU&#10;GTISxOzp7ntShwH2E8Y4IbNRb2ICEgHPrR5v7zewwTgjjtSe49WSlxkbieSMjFOcoowenUAd+KjD&#10;huOoPYHpSZJOQR8oyTnJp2dwaJSCpCEFeMAtSxYVSQQADjv701QQ2QpOerdjTt+4bRz64H9aqNk9&#10;SXuSMxVtyrjAp+AW5wOOo71DG4ORnGPUVIPlHJJHchqpWb3JJonB+Qg8dRUysVcHOMnjvn/Cq6Nj&#10;b/WplClQCSPxrVO24aMtqQPlOB7GrED7ev1qogUsDk8c5z3q1DgkbORjoD2q7pmejL8T4OCBgmr9&#10;oqnAPGOu7nis61faxXBx2yOvPrV+BwykYOcVL8xNrqa+nkuPl5we4rotJIbaCcgAZ45rm9OXYynn&#10;uSM+9dJpjOBkkAls8GkzK2vmdJpoKDrxnPA/z6Vs2b8jKjnrWJphyArHAHTINbliSSDjPH500idT&#10;Vsj8wQjI7YrUtMl8D09Ky7LPAGOnWtOzIwDtFL1HHfU0rYgcHqOatx7SOOfYVTt2w23nn3q5GSBl&#10;R+tVHXUt3JeoGBj3ApNxIwzA89QKCx4B4z2pCCg6dT2q0HXUR2JGSQcd6hlZiflHH8RqYsACR1x6&#10;9aglYk5HGOuBmgh2tYp30jBDzkfzrF1CQBtxI6Z5Fa93yMHmsXU3zwV+mKCm3ymPqDFXBByM88Vi&#10;3RCOwCEnOADWtqBwMKMdf/11jXQjZuDhuuO/B/8ArUEepnamVCMGHU5Psa5jXCI42OCOxFdHqLOi&#10;fK/OeBiub16XKYAOB69xSSsaRfU5uQIZGO1zyeQOKKDIoPJJ98daKq7Kv5nWtpoNuAMAkcZOKwtT&#10;sngZyAR1yPWu9nsEESjYTuHasLxBphW3kk2kkZAAHfBrWKuzhqNqN0j5j+J3hF9d8RPOEOA2Wwv6&#10;VlWXwzVZFkEBwTnGyvbG8FvJetPNENzHIJHXNa2neBU2hmiXA9B0rrjFGcZRhBI878F+ARA0bGHA&#10;HJO3Ax+P4V6LDo2xAAOgxj0ra03wotuuBGR06itNdIc/u1XHPU1qlyoy5nN2ZxNzpWC+6IkZ9MVw&#10;fxIj8gOqjkJj6GvYdZ04WyMzqucdMV5F8T3bfMy9VyMDp0rlrO0WdFOXvJM+UvjzcIRKD1AbnPQk&#10;18e/FJi9zKMgjOcnoc/5/Wvrz47FmMsakkZOSfyx/n0r5I+KCIZ5htHBJOefrXxuP1qH1GBsoXPn&#10;/wAYD/Sm45LZrDC5GCtb/i6LdfvxwW7dqyFhBJODkV5sk2z1ab90r+WMggYpwRieVqz5Qzny/wAc&#10;U5Ytw+7xUqJpcreSSP8A61Ktuw5JB/CrATsAM5p4hPUinyMV2VlhGen0p3kAHgcd6nSLJ3MD9KcY&#10;QeBn86OV7MLu5XWNA2Mdqf5QJ+Q/pU6W5HOD7ninrEf4R1NUohqV1h3DgfnSiHB5qyIRgnafbIpf&#10;KJyx/pRZisysYcdR2oEQx681YEO7rn60vk9s9feqSKsVvIUcY6UeSPvFcfhVvyAWBxx3pTAuAMcU&#10;xNoqCHIx0+lOWJcbccGrPkjOBilSPB5HTpQSVxFnoP0oMOR06VORlsKvPenLExbdjoKuMeom+hAk&#10;fy4AHWpvJA6DkCpI4u5yPbNSpBx0OehGK1S02M3ZIpmIE4YD6Cg25YckfWrLwliRg8dqPJIXaOnv&#10;UNMcWupRkhOAAM496BAVUsVq40BC5x3/ADqNwX+XGCO1S+w002VHUnPTpxUJTBA281beFkzzTChx&#10;ll6VBZVC/Pyo/CjyznkY/GrAjH3gOtKYec7aAIVhBGcAipYkycYGPpUscBJ4H51LDBz8qmgBYIcM&#10;FHIq7bwg9B09s1HBA2QDV23UYJ28UJAnYfbQqFywOfpWjawDOQB15JqvAhIBHPNXrOCThgBjPU00&#10;ht6F+1jTy9+1enIq7a5KFjwfSqsEXPJJAAJyKuQxMVwSR9e5rWK5VuRzaFyDBUBTyR6VajCtGCqg&#10;n1HFQW8ZHBznHHWrcKDAGzaG6AHpWydkRe6LMKLjl/SrFuCRkjgnjFQQKVG5j196t26SAKCuB9c5&#10;HerV2S3qWLeQMd0Z/LvV23wo2tx34JGKqQjLgHGe3P8An1q7B8zAAYz6imQ/d2LlvJ91fLz6kCr1&#10;sqIwYt07g1SgLg8rz9OtXrVSTl+4x05rRLTQh2bNS1PTaSQeMjpWtYqv+swSR3PSsm0OcCMYwMkZ&#10;/wA/5FaliAANp7Cmkm9TNqzsbdiEcqR17Adq1rQJuAX7tY9mN/G0Y69K2rCASDBC5xyABVLR3YpG&#10;vZ7SQQwB+v8AStiyYA7mPH0rHsVX7mRnjIP1rZ09tgA7diP8+9C956GeljXsWAiUnOPQZrXsr6SI&#10;5ikIyOo4rFs5QjhT05z71qW5I2lhknkE8/yrdaILJ6s39P1m+RcLO23+HmtrT/FepxhU35x61zNq&#10;QgEe7GBwT0PpV22bdhXI49D1pXl0MpQhZ6Ha6b4+vIsGQtz0NbNl8SWUgNLjnkHIrgIC+0L0+ner&#10;KyRSIVLFvcmrVWoluc/sKb3PT7P4kA7WS4xkZOTWpb/ESKRAfPAyefm615Gkm1gVI9SAaljupFb5&#10;Zm5BwKqOJqEfVIM9jHjwMfkuOSeQDRJ42ySouPmI7HrXkSavewKT5zH+gp48SXakpIxBIyCOO9aL&#10;FSsT9WUT1KfxhG2SZsc+v+c1Un8YMxK+eOB16V5x/wAJRORsmHXrzTG8TNgoHz6H2pSxEpaFKgkr&#10;2O9n8Vblx5+e2eneqE3icgkrJwf8964iXxAWJ3ntk4NRtrzsQeSM4xUOq7bl8mtkdjJr5bcN4/Oo&#10;DrwTJd/mwMHHBzXJya8yhkZ8AdDnp2qA6s54L9R1FTzmnJZXOsl1xCAXmJ56Z4pE1VCQEGRgZLDP&#10;+etct/aLAgZx6e9Tw3jq+CTxzilzpiZ1MWqM8gRSBzx71PFqACkhiTt4APFc1FqBDZLAH8aspebU&#10;3M3PXn60c6XUXKkjoY9Tk3bWbvk+9SpqrMMhwMc1z0F87DhunGM8/wCeKmS/K8lcgHG4EcH1qlVJ&#10;cXY6OLU2PCuCAeMn/PpT01VwxO48HJPH6Vzy3+FwemOQCOKlS6KtySfQbaaqpBy2VzoodXPGDwDz&#10;ipo9Vy4kDc9ccVzi3jEbV2kdyfpU8V5IG4AA9R1oVSy3Fy63Oki1AFsu+eM9c4p8WoNzufPPQ1z6&#10;XjYBLH1bpxU8d/IuRgnJ4701Wd9wcWbx1LI3Mfl6nFOj1NR82SfasOPUcZ3A/UnH4c086gmCdnOe&#10;lXGqws7G4uqKVwSBxT475cEK23PYVgJfIRuYE57U432SCWJ/DrVqrYW50H21SMBuvTJp/wBrQJs3&#10;AEjBx6Vzyaj6SDilTUi2AxAzyMHmqVVaEct2dFHd7iAz5HOB+Gad9pVjneR6YPbjisBdRQfL5mAO&#10;mDUyamwO3fnn1ppq5S00N1LoM4fcCO5BpRMm0FDjHoKxP7Q2HCZPHrwKmW/QJvd85GT71PMmx2Nn&#10;zyV3Ljn17Uu/d1IHvWUuoDBdmbGe9SxXzhsrnr1B60N2Y7Gn5oB2kEkHqD9KCwB3be9Uo79yAu/P&#10;qc1LHdAv+8HHbjrUXVrAWgw4ZRnPv0pFlPO3I71CZ1BJQjg4bFAlHYknj5s81nuaa9CVygG5WGT6&#10;9qcS3RfwyagRyoGB25IPShHZcgnPXg0ne40KA2PlzntmlYjZjd35pokfAUrnimOcDAx04J5pN3Hp&#10;eyHHAfaRwDxnn/8AVTZHEkZAY9fXg0RBy/zZ68EDpQ0EuThjjGCp/wA+1LmVxqLtYjZ3KlRIBx6U&#10;zJxu2jGOw/Gnva87nQk9ueD3qN0kjQM2R6YPSnzJkODvca06kbAu0HqQajZgRl3HvuoYAgsBnpzU&#10;U5QEKx6HH3apNdCG9BWDK3oO3Pao85IY5wPXmiRiOQCQB1ppkZkwFJJ7elaRk0hPQa8gUlep55Uc&#10;Dmo3A7OR8uO9KXAzu556ntTSuF5GBngZq+aViPiYbgHxkfnTf3anLEe1MlmJGScZPAApHmZ2C4Bz&#10;Qm76sXogMhDEsAeOOaa5Yj73OPXpSGRVOSOc85NISWGEw3fGO1DupDspEispBLA9evamNKG+VB05&#10;ODSbzkNuHXHvTPOcNk/Mcdh0pacugRRJ5nJA5zzgj/P+RUckqqAoOOfyqNnY5Upjt196JCygNjAI&#10;6E0XTVxoc0m1ueRjsaYzMHw2OD0x3xTGlYgAkYI7Gmk9lwOPXFGlrIeiHbxvwcqO4FIWAbAUlR0G&#10;KZuIBVgMex/KgyMQcAfj0poTFIyCRyQOKaGbALHjjJxQ0mTyT9FpPYnjHXGaHJN6hYXO4Bcr7Ub9&#10;rAKe3rTN6kgBST2zREW3BkAH5Umm3cNB56Z9hjIpykbdwP0H/wBembxsJIGAcUu5XwPXsBn+lS7h&#10;5Do9p+XPBPIanhgWyoPI79M0wEBioPToaHkYLk88847U99GFh4dgNxGD2Ipz4A3Jg5HOPpUakBS/&#10;TnoDzSsemcDvx/n/ADmld2GSB1B3gDkZ6UuMSEO20YzkVGrknc6cqAacCh/eSA9uc9Km7DQkDll5&#10;YnnkmlErDKcntk/5+tMO3dgHr1I/Ol6Dc2eO+ataaoFsTpIrYzj6U88g4OSPU9fyquihjg/z71Im&#10;QpZSMZ/vcVXUl6OxMu/A+X6VNG+U+79Qe1V4sswPYVMoU8A4PQ9K0irENstxZUfIcDAx6irMDbBj&#10;JB4HNVIHIAHPAq1ERgYAxng561auQ37yL1sxwEYk465q9auS+QrZA6AVQgJ8xTg5HY1fgyfvEdu1&#10;VoyJRbW1zZ0wbXBYc+xrpNL2nadvU9elc1pjOQAAPY10mkkE7kXBI5wPzqHe5F1Y6OwOew5PTNbO&#10;nsQAe3XHpWJppAXO057j0rZsnKkErgg8kHpQiG2mbFnuJDAHJ4ya1bccDIwAeuKyrR3XliRzzitW&#10;DkjLcY7VSSH8TuX4MA+31q7Fgc9c+oqhBnGGPBPersbtjjPHajRMrqSsR1Ug56c0FmC7mpGUnktj&#10;PbFIWKr90kjuTVDbQkjc5A71AzjkkkCnyPuyEU49qhmy653HOOuetBN77FK9cngdvesXUcEllbP4&#10;VrXx3KSBjI6msTUTgHJ3Z9DTSuEr8plX77CcHPHQc1jXJw5jPXoB+dal+4znJ49etZNzIqA4HBwQ&#10;cikJNIzNSCklgP0rlddkEaMrEgY6Yro9QZXcgqR34rmNduAwIK9fUY/z/wDWplwZgkcnkf8AfZop&#10;PtBHHn/+OCinddja3n+R7ZBBvx50e44wMjpVa/0A3c2SAc+o4rVig8wBlGcmrAtscj8eP5V0wiee&#10;27HB6x4UW2uwRHnI6dKs6XoTBOUA7YA/xrqNZsIvNRtp5WmxWbMc4/HtW8bpHLJau5lxaZAg8sJx&#10;7VDPbbkzwPbGMVuvZJGhYDHY1m38J8v5SOD3q+Zsy1TOO8QkKGAOQM8EV4l8V2ULK6tjOa9t8VKy&#10;bt3HBJOK8N+LEpZJT05Yc1yV17jOyg/eVz5Q+OT7zKVc9zXyh8SY2a4uHfgEnINfVfxrYuZVfPOc&#10;V8wfEWEqkjcff4x2BzXyOIXNWPqcLZUz578WW4/tBtpPLetZf2Zhzt6mt3xFbq+pPjgBsZFUBbsW&#10;6muBq0metTuoopC2OeM/hT1tgBk44/Orf2cgYJ/HNOFsB0HfrSsXa5S+z98E08wIRnmrv2cEZIH5&#10;0fZwPfNAFMQEjAXpTvJULgDJq4YdoyDxSCDIPzUCKq2zMufQ9KcIGTPHQ9BVpbcAZ/OnLEAMGgZU&#10;+zZ6Hv3pTbLt4FWxCvpjn1p3ljkFeaBlQW27tQLYZIINXREwGQtBiVkAJxzQJ3KQt/lOT+NDQDgb&#10;eKuCHHBPXtikMQL56jvQT1Khh7ds9KTylzjA+lWzEG5A6UnkKfm6Gj1EV/JUDIGDikVFHAB57jir&#10;It9oIzn0p4hU52CtILzJaK6Qndhh+uan8sAEEjPtUiwEdFPPqOlOFo5y2fwxWt0tiXFshWLBy44z&#10;QVGMr0HWrS2DMMHPI5pVsDIeFbI6cUnOIlB3MyTJ4x37CmNDtxheT7Vrrpj4Lbc98gUw6ecnPOD0&#10;rKWsrmijYyTAe2KZ5LLxitdtMB5Az9KY2mbTj+dQMyvs54IQ/hS/Z26FT171qf2cTjIPApRpzq2M&#10;ZoAzktzjOMnNTRQD0/Crv2FgcgdvSpY9PkPG0+wxTSuBWigBOAenoKsw24LbcY9QamgsZAOFxVy1&#10;sJD1XJ9fStUooL2GWdoHILAk54ANadtabACFHPalt7SVRg/ljqKvQxnGApHHWqSVyHLUbBagpvDE&#10;8cZNW4YpYzkDjPGef502JEYgZOM85qzEiEBBj5vbNWl2IaY+3VSSrDkjjn2q0o5wnUD+7ioYYVDb&#10;lODVmNcLtZT065FaW1FzWdrEtuqsS7YAA54q3AqMucc55z6VBbxswJD5HfNW4Y+QqkgY9cd6ZM3r&#10;YsQRMD8x6du/+etW4RvYEA/UGqsShiAGPoQe3+f6Vcg2gg4HHan1J5bvUtQgIQGyeehNXraNmTef&#10;qBnj1qrBl17EgDHQ1cswueXP5VSIdkzTskcAE5UY7CtWxBUZYZx1JHas21TIDscHsBWpYlzjdls4&#10;4NVZGTaTNayYAhVO4DoB1rXtE3OBg4A6AcVlWK/dG7PvitiyypVQ+D7VXXYWrNWwUhOWz1yOprVs&#10;gdo5B+lZliAME5HY4rVs0YENu/HvWkGm7Cv0sadltCliwBAznHIIrUtihAIb8AO9ZVmgIDOckdxW&#10;namNSNy9AeQetaW7E2aVjSt1JABUDtg+vTNaMEIZBnjHQ9CaoWgOwFeRjPHWr1ofkHLDPKkH/P60&#10;rhZLcu26SMo6ZIx0HXFWYvkXaD1ySfWqsTsigH36n9KuQmMgHGTjGD6daV7ESvcmj3BwpA6ZAPP/&#10;AOqnl93zE59O1MQKAGU59Dj/AAp2crhWyPUnvS3FFOwoftxz05pkhGQOOKRz8uWGG6cVCGIbKk46&#10;c9KE02JOzsBJKkgcHr14/wA8VDMAg3ZBHc+lOldwwyVHr/WopJfl3DnA5wf0pPcqHUiZwpIUAYxz&#10;j3qCR3jOU6Zwef06U8gyEEsRz0zTUgkOV6+g6UnKxpGNkQPNcqQsb8n1pUllwWYHjGeKsLp8gfdt&#10;4JODntU6WbvHkLx3Hf8AWsZVH0Hy3WpVhuJFkDMCdwAyD2q3FMVOQRye+TT47BychARtHA55qeLT&#10;TyxjPPQDnNZVKziCp3FhuGb+LnPX0/z/AEqVZn/hGT3yKWPTTGdo3fTP6VNHpk20OAc45HSsHiJA&#10;qeg+CZ1UEdBweKlhlJBV2+jE+h9qRLacy52nB/vDrT0tncZlQkYxkCpWJkzSOHZMl0NuOmVqSOYD&#10;BZjz7cVBHCBuUk56tgYNSJECcr37E0/rLNFhOZk6XHP3wDzgcVYFw7cDr79TVDyVRsl8YHHHJ71I&#10;qnP3x7H1q/rVi1gtNTQWd+me3cVMlySM4Dd8ZrN885yvXHOOwpUlfeflOexYcVSxVyvqmxqx3a4J&#10;ZjkngGnLcqSoJxnrtGKzUlkILMCTngenNTLMzkqDjjGCMVpDEJmM8Grl4yrtALg46470v2htpZm4&#10;49RVFXbHp6kHrTlkkZSoPTqCK2VdbJnNLC2ZbWfGcnGD1U8CnG5LDcWPT8aoeY6gg4JJ5GOtI8w6&#10;ZHvzW0aiMHRmtzRF55q5LnI6n+VPS+PKFsZ64NY8t+qkFWHHUelRi+LMPm49TVqaYnTZvpf/AMMe&#10;ASckjtVhbtiAfNxjoCeTXOpdsULFvXnNWI9QZcIGXr9aOdMlwZvLfEsCZc8dT3NTLeeUFAc/ia5+&#10;PU2Dbjz6HNSx6sAcuxzjnPNUpsFFpnRx6mAMow59+lTDUEyrM2RnkjvXNJqfzZD4/CnJqzhjtIPP&#10;Un+lLmVyuRWOmXUACQz/AEBP+fepV1ALwZB1GfSufh1B3Q7iemcjvV2CWRkVRkknI47UpVYrqXCD&#10;sa0V4zKcYIPXNT27GT+HnHWqdjBKwGSTu9fxrTt9OldRhCRnnocVzzxcIu1zaGHk9bCR22VDK4JI&#10;6npU8Vi7NjyhkjGcVZtLCd3+dCuOmBWtaaYh/hJ74rkrZjCmjpp4NN3Zirp0mMqNxPWpYtOlU5/I&#10;4rp4dFjk+7HtIHPy1MuiKmcR/iBXnzzeHVnbDA6aI5ZdMXeSRgsPTNNl0pV+dR0424rqjpEQIbbz&#10;jgY61DLpaklR05yBWP8Aa0e5p9RutUclPpIXDlM8+nFVH0uNQdykEdc11d5pzqhKggkYyexNZd7Z&#10;FFI24/pXTSzVT6mE8BFbo56fTinTHHJBGKqyW7FQefU47VuTWz5DNxxnFRNp4zvwCTzz6dq9GGOT&#10;OGeDXNoYH2SbJKoSe+Dio2gcZADc9cmuhbTm5O0Djio5tLJbJUlh6it446Ke5l9Rm3uc7LHJjcWx&#10;6cZ5qNy6cmM5xx710T6SknVewwQORVW50YL0Tr1J71ccbTk9TJ4KqlojCO4uocnBHINJkgnCHOT2&#10;rQm0bDblyO+Rxz71Un02UOTntkV1wxEGYOlUitUQs4dBk84BIIppbcPkYHuRmiSORME847YqN5CC&#10;AuB64PvV80ZIi2g9iAdjdMdQM/rTGAzgsAM84PJpGYAhs9Bimu3QkgfLxTTTVxLRaj9wDffxTTkj&#10;dgNg96aSB8wBPFNDBicY+nSmkm9Qloh24k4wcZ5pM/MwI/M8E0zec7ueDwPWmMVY/NnPsalJrcTY&#10;/cVPAyMcDPWgkEbz29+tRmRVC5A3dOnvSO45OCQR1ptgm72HuxVdu4gMeuaAyliBnnk1FubdllJ9&#10;6eWDE8ngDJA6U72Wgktb2HZZXAKg8Yp24k7gwUDruqFCikNk4J4H41IuwIeCMdMH9Kh7FokRsLhu&#10;e+RTgdpOG5xwDUQkcJwOh6U7epJI7joDS3AlV9q8E4x2pS5AA3HOOOajyoGS/wAtHmMOWO4eppdB&#10;q7JFYv8ALu4GOWPtTlbecBeMc7jUSFeAe3PB5zTlZB9zPTpmhNrYUloS7yRhM5Bzng+9CySAnb1I&#10;/Go1kUYVs+3NOUqCefyJNNPUVmkSgvG+GYA54BqUAAYGN3ftVdGcc4AJAwfapgWEe7IOSPzrWBL1&#10;JlUgjgjn161MrqV3Ae/FV4grcBc9+TU8RCqG2jpyc1cfiJb7Fq3LPKMjJPJHoP8AOauIQoBU/nxV&#10;KLc2CqjgDJq3AwB2uQMcKPX2q9bmU2rWaLkMrlgTJ9cGtC1BkI3OSo6kDis+3OCF2jHv1zV+1ALj&#10;K8mmkri0itTb0sLuBLZIHGO1dFpjZxkE569jXN6UB8o5APQ5ro9KlKsoZQMKOg4pStfQxvfZHRaW&#10;WPGcDb27Vt2JPDg5yehrD0ttxxuxkZPHBrbsdxXbgnuOaESpXZsWWFAX1HGa07ckHcT0PPNZViBg&#10;M3J9eBWnbOpGCMY65qxrfQ0IGGPvZ561chJUfKeKowOg5Lds/SrsTnBORweppaF2t1JWbf8ALg/T&#10;NAPcP0HTFMy2du7Jx1FNKEnLMc0w5layCSaMknPOOucVAQcEMfxJ61JJgfKefxqCZnX5lbp1xQTa&#10;1ileSYB5rD1FyzNxn1rXvpHcEKOvSsXUMEYB4HaqRUkkZGoyKRgt3yayLqUAZ6c4wDWlfnB+UDrw&#10;KybwnaSc4J/KiyuTrumZmpgbicZHbBrl9akRg20Y45z24x1ro9QKCNgCenX1rldcOQzKwz7j60rX&#10;LW5hl5c8QE++aKrvcxhiCH4PaiixpafY+i7E/MDjGV5Ga0UgIwwxzj5s1nWpUKCDzjqDWnbS/ugm&#10;4keua7rnG4NFfVIo3kVWUnA7UyOEqenQc5qW9lBlLDp9ajFxtAIHHpmrRzyTRFPGAhwfYYrH1UFI&#10;y+7GOy962rh125OBx3Nc9rdwBGQAMseAau6sZSRxvjGRSj+mO5x2rwX4sz5jn2ZGAdrE9a9w8YS/&#10;6O7kjhckivA/i5OFtJCHIySefWuPENcljpw8feWh8v8Axfd5DIxJOScHHavmv4j2+wS5z0OCvevo&#10;74rMZC3ljqeAf5V8/wDxLtJXSTCt19Ohr5WrZzPp8OuWCPnvXod2oy7lwN2RVMRKpHBOR3rY1qyc&#10;anMrL/EeKrpp0gHMRPOeRXmvc9iHwIoLCWAA49OOtKLZz91fwrQj09nbaDjHbvUyaU2OAc+9IvUy&#10;hBIM7R27Ck8iQHJBHNbKacgblSe2OlC6bkfMuMdzQBk/ZmYZPXPSkNt0J/Sto6eT0UYxUcmnYOcd&#10;TQMyxbseuAO9KIgOGx9avSWEmMhMDPaoms5VbhPxNAiERx/exj6igqMfKox7ipGgkB+UE89qBbyk&#10;fdPPtQJIjHzHkcd+KCpIO09TxmrS2EucBe3NTQ6UzHO08DkBaOZMOtjO8py2Quc9KQWzZwoIA9q2&#10;49EY8lSR2GKsw6IyjGBt60nJD6HO/YmGflP509dNeQfKp6dM11MGgbskx5I68VatfDnz4ER68fL2&#10;pc6CyZyKaVM52gYwOlTx6JOG2lfrxXbQ+F/4vJHT7ueauWvhgNgmEZ7Gl7SIWucPH4elJIA5I446&#10;Vai8NMoGeT6kV3MfhfBAKZOPlJH/ANar1v4TVox+6PIoVVIagzgI9AbAzFj0IHb2obQXGMD6mvQj&#10;4TbIAiI64wvFB8JZ+VozyvJI70c6QWPPv7Bm25WPkjpzSx+HZA2TGeTj7tegDwpIvJTC4yMipIfD&#10;OF2tAASeMjpSdQTR563hZ1Xcqj7vOKjHhgOinyfbIGK9HbwsoIIjyDgZFOTwyGUL5BPBzgdaOdBY&#10;85PhU7NwGOO4pT4WbdhoVGOlej/8IopzvgPA445xUkfhYIu4Q9QMlqamhJaHmw8LugUhT78VIvhY&#10;BQ2zr2bPNejR+FyU3iIY6ZxSjwu7DDRk+gx9KakmFr7nn8fhcMOAMdee1Snw84YbExx1A613qeGk&#10;B3GPB/lSyeHlX5WjG0VSlqTJNqyODj0CRP4foQf8/nTjpcqqQF+77DNdo+hqrZit88c88VVuNKB+&#10;Xydoz6VqpIhx5dWcsbN41xxk84C81KkRGAQuQetbE+lHG/y8kDAzUJsCuQEHDfnWsZXJempnpGQp&#10;CtkYyOecVYTepICgkdOetSJZFZCrREfh7VKluCSTzzjmrjqJbBbvjCrgc8gLwOKsohI4G7nA4HNR&#10;palmyPlB64GeKtQxGPnZj3z1q0R7yehMiqyg7+AckE8mrcCBj83G4djVeNVkUAqvXrmrcPmFiCPT&#10;BI6/55prclpWLVuGyNwyTV+2jKYIGTjgcZxVS1jYsADnHf1q9ag4ABP0DdB71auZvQ0LWJMjGMEY&#10;5rU08KBgLwx49qzrVCwA9APxrRtMZ3Zx6H3ov1JaZracdzKQOpxz9RWvY7wSPLGM4yT0rJs02kMs&#10;n3eorVs8E/MwHPWqUl1IdzYsyGG5uCeufStaxwVKs3JP61kWalmBQZyMHitW0YO2WXbjqSK0TM+W&#10;V9zWtFwolLlueAOnNaVoGG3cB7/SsqzUnADdF7dcetadirhQc8HOQe1XF3QJps1bTccgkcdauwFd&#10;yrgnBxwaz7R3IKiTOB0z1wK0rd4sAL36k07FapWL0W4HqSD0qeH5jnI98GqkTBU2lDyB+FTgo/DR&#10;/MO4/KltoZ8yS03LWQEGDncTyRyaDIoO3GATwCO/+c1CHAGQRzxzS7mMmSvJApOwfEtUSvLtUk/j&#10;kVBM/Jwp5bjAxS4aQfMvB46mn+QzAb8d8HHWsvaBaV7JFVyzuQpY5GcZ5oWEklgOavR26jhl6/dw&#10;M1Ilkx+Yp16g9axnU1NYwbdkUY7XA+XnI9M/56VPHYBhvLA5OBmr1vYMV3KmRnp/nrV6LS2OARgZ&#10;/GueWIbOj2buZcenTEEhfu/xGrMWmDG5QO/fmtiHS2U/KQQeMkYq1FprK2EiOCe4rGVVvc1VN2sY&#10;kGkszghR6/dq1HpLqwwCOc9c8Vuw6VJnhCOnfircOkqfkb1rJ1EXGkzAGhOWy56DuMf571MmifNz&#10;kcfNzXSx6UEAUJuBqVNKkyIvLHT35NZSqGsaCvsc2mjLGqk9v7o60NpBVgqoFHbIrpV0zccCPn3/&#10;AK05dJUfMU+nFYyqHZTwspHLtouevv0qM6Rxjyyef4a6mbT1VSjR4Deh/Sq09pGueoI4wKn2lzto&#10;4NXuzmW0worYAGR6fSoWsZVJw56Z4rpJbAYJbIOehFMk0ssNp59cVPOz0Fg0knY537LMiYYAnqf0&#10;qWKF4yPMQ89B1roF0dggfZjHTApBohxvYdRzuHFONRoxnhY21Ri7SCBnB7ZFIqE5O3oOorYn0glS&#10;qgcj0pi6ScBduMYznvWsa0kefVwyTM4woy4yfTGcZpVhMX3VwBgEGr0mnbf3gGM+vrVK4hmUNgEk&#10;8E9q6IVm2edUpJNor3M20HII9+1U5b6Mg/OAB1JPSi9aSJCDGD7evrWXcXjp8xOK3jXexzyoLcsy&#10;XfJBb6N17UwXcSAEuOD0rKmv0U5XHGaqzaqoJzKcjtmto131OeVFp3N9tRIGQw4HfmlfWDjAHHb6&#10;1y82sA8B+g5+ao49YZnAJbd6h61VZMl04o65NVaVsEkZPY4q5bXZMSqWPT0rmNNuGmI+Yk5BG3rW&#10;/pMNxIynaMAelY1MZyLVmlPDpxNWFz5XBYHr9elT21nNNJtGQSe1PsrF3UBgGPPSui0bQ23DCkex&#10;H+NcFTNoUlds6o4ByWiM+2025BBUem7PpWnp9jO8mMgj61uWehr93YQc5GBjitWw0ALIFEWOuR6G&#10;vKq8QU0m2zsp5XPsU9K05lA2pzxjA6V0On6YpCmRME+1XdN0NGZWRQMDPJrbsNGw2XUEDuBXhYji&#10;KmtmejSyuVtTPstEVgp29fX/ABrSttCUYKpg444rSisCo4iHvirUNnKCBt4x1xx9a8LFcSJO/Mep&#10;RyyKexSt9H8uQEqDz1B/z61NJpjbeV6jAJ61rW9m+0ZB9cAVPNZhQQVP0I/xrxJ8Sq/xHdDLlscv&#10;PYrnYqY46/8A16hfTGDAhRjHOa6R9ODgAJyM8il/slWb7mc9a5/9Zle1zV5bZXsctNph6BOSO9ZF&#10;/pOeTGc9xiu+m0RWXA6genWsu80bYchMYPGRXr4PiF31ZxVsAnG1jiDoO5sCIjI7ig+HkyV2/QGu&#10;yGhoF6cY7GnnRFRcvBg9uM17lPiSKe55sstj2OK/4RyXGOPYsP51HLobqCXXAHAJ5rsn0lkXcV4z&#10;kEfT/P5VRurTy1OUBHfPpXVHiGD6mSyx3OQfSv4MYYjAY1Uu9P2jJ7e+K6qezUnOBkYzmqV9aKI9&#10;zBWIHFdEM/TkrMmWWWRx11ZCJz244B/Cs25iON+OmeOldFqUWHIAIOOeaxLtAgKkDOfX+dfRYHM1&#10;Va1PJxOD5XZmRdwLhkK9Tg55qhPEA5AwM5xxWncsEJRcNk84NZsrxb92MHOScd8V9Nh8Rzo8Gvh3&#10;B6FZ2YfKW4xzx1pNwxxn3J6VHM5VtqlRzg5FNEoXjIx35r0otNXOKzTHNIQwGM56HNIHcEBWI2j7&#10;pPWoyXJwgAz2NI7FnygPPJPahqTDRjxKyu20jp1B/WmyyBjwp/GmFcHAxx909qYzFQArZxwFx0px&#10;bQml1JN4AY88jnkU0Mo/h4xwM00sVPXvn6UjSt/Cvscnt/n+VOzeonZIkMmfvZOCCKGkIbhQD6E1&#10;EHAAUAlu+KUF3OAPTHFK1g+JWRMrqBww46Yo3odpQn2J7VGpz1O2nEqHxkH0JNJtFakwcDIOR6A+&#10;tKrYABBXPqM80xcAYYjuOcUKzSkjaOecg+1J9wSsSxuwHzHP4U5pJV+VcAdOaiLDPykcd2pVZmBA&#10;IyO/40bjJS6HAVSOeOOfxp0bA/MwJ471GHfG0nGP1/xpyfOhVux5OKTDqPDICFOM56GlVV+8rfn9&#10;DUYwGPAPPBP6U9XdeOfcEVWu4iZVznBGcdc9Kki82MlVHHXnrUUYHChT/usf8KsQKSPM28N/tc1c&#10;Vzai2JIVdsYI4/z/AJ+tTxK6MBnnJxxUSK4f5X6n196mUMGKjAAGSPTtWiM9Fqy1CF++HBOfxqzF&#10;t/g5HbpVaFo1AZSFzwc1YjZi+A2RjnBx+NXflJ91lqBldtj4Py9+taNoQDgnJPp2rMhQg7uST1IO&#10;M1ftZWUcKWznjPSm7kNq2q1N7TWBI3c89Tit/TODgjAz3A/Kue06Q5ULgDPOetdDpeQwOMDpx3oZ&#10;ho1qdFpuQpw2encit2wAVFQHOOprC00qDnZn3zW1YkKw5zk0luSnobFm3HPpxitK35KgEj3J6Vm2&#10;Z9weOOK0IG28LxxVhrc0YORnOcetW41JGCp6dRVK2YAAk4/GrcfB3Keo7Ggt6rUfISqhd2B9KTLA&#10;hjJ0OOe9JIfm+Zzx2pCwA8xpOfbFNaht0FlPyEg5PYmqz8EtnHtipJZsjYTj0NVp5HC7emfWizE2&#10;7lLUJNhO0jGPSsPUGVjl3Ix96ta/Y4+Zx7571i3z8YXByccGqS0EpamTqblVyOQOSayrxxsJL4+p&#10;q/qTllyCOenHWsy9kKx4JBJ4AxU2sxvmb0MnU3DAkAD1zmuT1+TKFNpAK8Gum1CRwSMgt3A5wa5X&#10;XpupbjI5B9admWpPqYLRMzEmaMZPQryKKjeT5z8o69jRU3NOV9z37TtRQMB5uef4T1rVOrxLEI0l&#10;+Zq81svFZBVlkHOMYatGx1ySZ/mlz+NbKo4s2+rymdpcXw4XfjsOadHclztUEjrmsO2v2mXzC/Pv&#10;zmtSzuFYYY4wOua1VW7MpYR2uWJ5AFPJHHSuU8Q3cgiJ38joPWuouZYfL3ZB9MjNcv4itFuUZ4VA&#10;YDtW19DinRuzz/xbfyNE5xwM5x0rwj4uXfnWsi8EZOcHmvaPGX7sOoX1yB2NeIfEWCW63rj1IBNc&#10;OKl7heGgnM+c/iKVDMjLyDnBFeIfEUIEkAUd8lcDBr3f4iWbJcyI4Ibv6+teKfEC1Yo52djivlas&#10;0mz6ejC61PANWBk1CUhDwxyMf5xVUwMxOM9O30ror7SBJeyblx8xGccVH/Y+0ZCY454rz/aK56cd&#10;Io59YtmCRnnip4oSTvHT0JrZ/sZiwdo+v6j/ADiiHSSrZKHjqKfMO7sUIrLID4ySOPepodMZsbSf&#10;U8VpQ6Yy8eWAMc1ftdMATATn2PeolJocVfcwzo8jHaU9yT+NINHZMjbjHt/nFdPHpb/dXkYxzn1q&#10;aPS8HaY8cZxj8Oay9pJbFqKOQ/sbZ1hYDHPy1HLoOcFYfbntXZnSS42FACOTgUSaKEAAh9MEAU1V&#10;D2ZxP9h7xvMGc8ZpU0DC8J1PrxXaLo6ySbWQAH1p8ehZHyxHB60vah7PXQ5GDw+zcsmfQetXIPD7&#10;r1TaD3IrrbTQy6hY4yQDycdvTitO18NqsYcRfgwrOVVofIcbb+G1+75eenFXrXwuxPCdRzxiu1tP&#10;C+NsioOOvHetS28NKwUiEcdh0NYTxLQcl9jhbXwlj5zFk+4rRtfCJOP3C4PXB6f4V3Vv4XLEfuwf&#10;qvWtK28MrJhPJGe/y9axeKJ5dDg7fwqi/O0f/wBara+FABvSM4HOCa7+28KqcZTp0+vrVyLwsoTm&#10;PkDg+2Kl4pDjFnn8XhfI2qg6jtVyLw3tG0D5gTxXeReFljbJh754Wpo/CwbHlx5yev6Z/ShYpM3j&#10;F2OAPhliRjnB44H+e4pw8MkE/uz7Z9a9DTwvHEAFTvkdiKa/hyLaAYl46H3rRYi4cjPPD4Ydm2lA&#10;B6+9TReFiwyIjycjj9Pau7GgxAgyRhsdABSrpKqWCxHJ4LEVqqjlpcfJbocG/hdy21ouO/y1Kvhg&#10;g7FQYGMkg+9dvJpiFeFAycZFOTR1ByqAjFPmZDjG5w58Lxj70RwO/Wl/4RtAeU3cdxz/APrrt5NG&#10;jZV2Lgj9RUZ0cDlkPHtTUmS4RTOLOgICR5OSfeq8ug4biPqe3T/P+FdtLpLIowMkdiaqTWCR8bRn&#10;2FaQn3IcdTkzoeUzj3xioW0YAHavTqK6iW2Ve2QT94VRurcKTyM9jjHatoyutCGrHM3OmpHn5FwB&#10;zWfdaehJBTGMHB9a6a6gCsd3IJ6Y65rMurZDIVYHCjGM81vFkOzOauLF8FiDgck9hVC5gxwy854J&#10;NdFqMQXJyPmHHWsm6j2gCSMEkAZArWMn0M3ZoyjDIDliRgflTVQD5wc9gSatyoWbGzJPGKhMZJ2q&#10;CMHnFbxdyGtAiCtkF/p6VOvlsAQTz059qZGACEJyM8ZqZACoBbvgYPpWiaI2Q+FG3AhQQKuRbdoA&#10;ToetQW4BXJJwDzj+VWVQKeODnPWrViXdKxZgjK4YnIbptPNaNsqn7yjK9yeTVC3ZeHYkcZ5HStK3&#10;PmfezwO/1/lVrQzd7F2zUjBVSec8ntWnZxxqQ7KMniqFmu2QMSSG7Vo2JAOSO/UVS2I3RqWaxZAD&#10;Z9Nta1kBH8wY4GAcjqKyrParhkOQODz0/wAmtWyJI2BwQvPvSVr2Ivd2NOxAwMqcj0atawGGG5Tk&#10;DqD0rLsWHyjuR3rWs1VRgEmtF1FbTU07ZR0kAHtWnZvtHCd/qTWbaAjDkZGCMZrQs5CwJ2ZBP+f0&#10;pq99RXtE0LV9mAD8xGAO9X4mBwBn3zWdA5xvBAx35q9C+05JJ5wMZ/OtAukXkJwCzEetWANq5x1G&#10;Ov5fhVONsDpkdgalV2foxGfQdKlpMm19EWgoOBjn0zUqI6OcsBkDHHaqsbuDk9T0IqxFJIH2pyep&#10;Y56fWokmEVeVmW0XcANozkZ4NTxx52q3UDIqtG7plywJPJ4q1byEnOCDngg4/CuObdjaMdSaK3Q4&#10;Pl59c1bgs+y9D60lqVbDcY9T2FaMARm+VBz14/wrz5zZ1QhZDLPT8DIBY+3vitC30wbcynv0AzVm&#10;zgVQqDAJOeO9aUFshwARxgdf89q55VGtzphTuilDprgDGBkDp6Vch0xlXJQ9O1aFtbR5UZHTBGPr&#10;V2K0TaMJ09DnArH2jZ106PMzOgsSibSvHTJPIq1FYhQNqjcCOauR2UmQxAx1IPYVNEIYsADJJ64H&#10;FCmztjhYrcgt9NYj5xx1JIqc2drEMvgnt9aWW7SNN4kx6YHSqd3dMVzu5I6H8qL3LhQVyaeWBSfL&#10;h4B7+lQNLCoLug9gM1VmnIIw35Gqk95ISNxIHYc1mzthT10Lk3kHGGAyeMVUnhWM7g+cH1qtLc+X&#10;n5s8k9OTVS61BkcsJOvTGeKDtp0knruXZ8gjeu5T6dhTY54wuPLB9xWVNqEhwxZj261EmsyRHGep&#10;4yM+lSr3O9Rhy2Omt7pGXIQY7nPX8Ks+ZblPmU/iOlc7a69FydxYjjj8KtDVYpTgn8BVHDWUepry&#10;RW0q7gQPQA1A9pGeUPPYetZ7arAgCGQ8f3jmmPqafeSf64600eXWtbQku4PLB4IOffr7VlagiKDv&#10;Y+59RVifVnVSfMzx1NZd5qjEELjHWtoJnkVXYoajiMFgeueBxWFfkhCD8oxxWjf6muWYjOc81h3+&#10;qQscA/mOldCuczaZQuplXO09Scc8VnXjDOSOnTt3qxe3cTfLG6k7j1PIrPluTLJsVgR0BzWiukS3&#10;FLUrTzsoLfNnI9x+JptrJLPeKqYOf8/5+tTm0aTkLuAHTPWtrwl4Xlnu1kcEkng4AqKtaNOLbJUL&#10;mp4f0+dipMfPfPOK7vQNCZ2Vih6H+GrfhDwX56qsScZ5Br0bw54F2kYt8jtgV8Jm2dqk3Zn0OBy9&#10;Ts2jndL8NthXMZ3EDp+NdToegYbY6+3SumsvBnRmgJ4AHFa9h4TSM4kTp6Cvg8w4mmrpyPp6GV0u&#10;xg2vh9cAbcEcHHIq2mjvCd4XGD2FdhY+GtqZ8vOOozUGo6M0LF9nBzXyNfizllZs9SnlkHsjJsLZ&#10;X5b+Vb+m2JZN6JwOozism3jdJggRh05I4FdRoUKSKARx7ivIr8VN6pnR/ZvLuhDaKVwFAyMnApba&#10;0QMBsPB/Ktg2SFRgce1SQ2Ck8N7V4tbiSo9Gb08FFLQitLSEoA6Dj1qd7FGXBQc9sVLDbFTt9Oel&#10;SMGj44yO5FedPN5zV0zVYWz1M06SC2enpTv7O8ts9gemKsTSvDyCce9VJNTZWxnOR1rmjm1eLvzG&#10;rw8GrCyWgC5YHP61m31oAOByDxmrzaonJZ8enHaqd1qkDDnt/FXt4bPaytZnHUwcexQ2BAA3Hr6i&#10;pYoldDtUY9Qao3Oq2wlLA8nsD79aItZiC4zgZ5r3qee1nG7OKWBhsSX0Y8rLAHIzzWDflADgDg88&#10;1pajqCPEShwMd+SetYF/eRs2fPA56k1pLiOdPdlU8ApbEU7Fn4yBjjBqjqMoEZ5Iyegp1zdoz7Vk&#10;+grK1bU0T923Ppit8NxPz1UuYJ5dyq9jM1W4TkA98HHf0rmdRugXGAST3q3rWrLkrvyNvfvXL6jr&#10;KbixYNu65r9TyDOfbJWZ8zmOC5b6Fq8vY9rbWGc8D3rHu70qGG496rz6qpHzED3z0rIvtWjEhZWO&#10;ehHt3r9Ty7FKdj4rGUt00aMt+wbHJx0HrUaaiOgY4PXjiufuNYyxQknPIyaWLVVdNplJIOB81fVU&#10;ql4XPn6kLSOjS8UpgyYPelW7QDg5HdRXPx6iAuOOeeT0qZNTDnAbB9OmK2U7IysbizkNkuM89ep9&#10;qRpS/JAzmsaPUVK5JwckD3qYaghbcZORz1pxmkxOJpb1AAHBHbvS7wmELDk9AKzl1FQvlMxPsKkF&#10;+u05Jz2pqVtw3LmR0A6jn86cT/EOfTNVYrqPZxIOvBz1qRbjawZycEY/zmne+pNiYAF/u8npmnhV&#10;HGOp/Ko45QfvMR34FL5ik8Nzk4x2qG3sNXJQwCcDp+eaesrbyxfr/dqFnAGMrk9Bnn1p0bKTkggZ&#10;64/rTehS3JIztlILH73THP8A9al+c8FDy3BNREuxLK2eeF9sVJu2KN0fOOc84qbsCXfuPzjgdDR5&#10;hRioA2n360wFWY4yD2Gf8/5NCE5yw4DYIz1NGyAmjOTvzx6VNGgA24I4459zUShs8qOPU1Kv3N54&#10;9Mf5+tPRoTdmWF3OAGAGeoFSJICwwGJHB3HimRE7tvJHc5qWMnO8Z4OM46+9X0CxJHg4Vc+1Tx54&#10;2j86hQgRj8sdKkVl2htvJPBNabRMpKy1LCKc5fBIParEZUHaGzjse2aqRyELyx59etTI+8gKSMdi&#10;P0q4u5O5dgPAdemOgJq/Z7j82eMfl/jWbG6u2VPX27VesidyqR9KbM5fgdDpu8kdMkc9639LIDjg&#10;buyg1zmms52KoPPQAV0OlMpJ3cnrz9adrM52opbnS6cVjA3AHB65rbsto+VOOhrn9OlAZfcY4Fb1&#10;iw4VgDg8Zpp3FqkbFowBClfwz0rSt3AOSe+AAayrNhnAPbk1oWu0ng+5zTBM1LXpkk4PbFWlLhQ2&#10;VB7g1StXAPzevSrO9VOzGSR3ppXLW6HuWk4wOnODzmhkZl8sKB60zedwAHbjFOkYqpLEflTVrj0b&#10;GMhXkMOe7ZqCdm24YYx6d6lkk4LSceh9DVaeViDnn09/8/1os2yXpqjOvGXnd1Pqax74AswyOCeT&#10;3rTvnHJC9R3NY99KFJOCRzzmq2B9zH1FvmKKOnTn/P8Ak1mXGVjJYAHPAPrV+/dVkJGOR6Gsq9fc&#10;pQkjB4yfrS3GtVYytUwBgjHJ78GuT1x/lOUwFHPFdLqcuUIJGB1yOOvSuU16Q5ZVOBg9aTuy1bcx&#10;WGWJ396KrtLKGIEbEZ4OGoot5G3NHuO0zxpFnLTKMdy+fwrqvDvi2OULFC24/wAR3cGvl7Q/HpuL&#10;hI1uCPnwMj1r2X4WX11dFJJG3ZHQDv0rgWKcmfXSwcYRuz3DTdSuZ4wVGAcGtWK5vY0Gckd+axfC&#10;1vI0SqrgevtXRx27Sx7GkGOwFdEax5lamiBNaO1klPbr2rI1bXYULIki8dweoqHxMx0sPKzYCgkH&#10;0rzm98WtcztEHxlzwTiuiFZNannvDqqaPjO7t2h85gMHIIrxvx0ImuXfaMEeldz4t8QJHaBVlx6j&#10;PavNfEuoNLE8ztyeAAOBXDjMQrWKw+ClGW2h458RtJilupJYyecnkdDXi3xF0dGiZY17HoT0r3Tx&#10;lMvnMSQWPBB9a8s8awLLbyLsC/3RivlsTU3aPdo0rWR4RdeG/wB+7quDngY5qMeHGVQBCeuORXeS&#10;aBFOcbAcH86cvhxGYDbgjoM15yqNM73SVlY4NvDqoQWT8xxTh4ej2nbDk/Tmu4l8OFMLs3Fh8xFB&#10;8NyKQxQYxyR2q/aNEezOJi8PrksY+mOBVqDw+p+UKOnAx19RXXw+F2YbljyOpHercPhgkbfK6eq9&#10;6iVR7iUWjkIPDTE70jHByc9qkHh5gAwXBBz92u6tfDsigZiPTsOtWV8OELu8sFs+lYe31sx2aRwK&#10;+H2HzGPnHy8dqUeHjJt+RjjqAetegjwsxO4xjgYOaf8A8Iz5fzGEkkdR2FXGpGQrs89PhxSdwiIH&#10;QnAP+elTReHTnPkHrwSveu+TwwTJgpx2xU0fhVi21lwMdAOaq6HzHEWXh10jQHt2I61pWmhlmUCP&#10;PBz2xiuutfCoPzCHOO9XbTww6gDygcd6wnK60NE9dTm7HRCeTGeOnGRWpZ6AHwY1AwO46+9dJZ+H&#10;H8vGxB3A6cVpWvh1OjdT0Oegrzq0p9DRuNznrHw+FI+UZ9VFaMXh6FGGQevpkD/Gt630WGKQRuBy&#10;OvYVbTT4kJwcc9QTXG51LkyVNIxbXQIshggzjqB3qzLoSIBujAGcH1NbcUKKuFAOO+KmIBOxFzjr&#10;nHSiLk1qKMobmDHoOT8qdDxk9uKlbRhEQGHPJI/z1rYVgmZHHU9B1NQTOOGwOD3reCkV7RLQyWsU&#10;UZCk5561BPZRRARgf98Veu7lcHeAcjhfSsu6vnZvljPXjIrqhGSJ9ol0I5baKU5ZumM5NIYbZQEL&#10;KT71Un+2y8gLnvg4NIttLIArv35wefauqBPM2WIoIi23eD/s9xVmKwiC7TGevY1Fb24XGHAPXk89&#10;au25CxgL0xk4/wAa2jqgUnbQYNPtgvEeTjPA/pSTafERuSLHpxVxTEB8qsO3H0qQcDKRkk9RxVEN&#10;taGLPpEcgxtJ+bnNULnR1BO7rnpjjFdMyovzMuBg8jk1VuliYgMMkLwQKuKutSZNnG3mmvGp2gYx&#10;1BrIvrGZHJCnPQKCMdq7a8s1B2+2AMcVk6lYLhgu3J4AroirMi5xN4XBBdCCVrMmlADZHOOc/Suq&#10;v9OA3GWLJOfxrn9R0+MByFK88joMVvEh6M52/nVkABx6j8KzZpQGKO3sDjp7Vq6hY4Yru/HPWsa5&#10;tJ42O0gg+hrVJGTlK5XlCHouOwOaiMYZjg4Hc9qdKZlO0JkjqfegLnL44JyN1bxRLdxY0CsGGRxg&#10;k0sWA5VzxnjmmGTzH2qcDtxUsEbKpYLx1HoK1SJ66k8B+cYTJBwc8fr+FWVYHG/hu5HWqqbU4eQK&#10;R/dUVPGVLnYx6/lVJPoRK71TLluSpztxg4JArTtWYH5W5PQY+lZtoUbcDk88H1/D8quQlSARj0H0&#10;rRNmdnY1rdsyBc8jtjvWlZOVIdoyeehNZNsSMKSPQEetallggAjvgDHv3oROq3Na0Ysy/KRg844r&#10;WtWGd3OM9PY1kWmQQWBGcEEetals65G3AwcNijW5m7tGzaM+wBUDEkcnj+latoWULnoff9Kx7NmX&#10;gNgZH/6q1rGTcfmK5J6en60aDabRrWbkLyB7CtK3kXH3FHTABxWVZyt0LgnGeecVoWzDIb16d8mu&#10;iKViErGpa4BAbA9MDmrUQO4BRn1yeaoQMyfOOR9MVbWRjjJwOg7U+gWvuXom2rnGc9OegqUTK3PB&#10;OcYHbt3qpGwUZ4UEdDTluMrgZ/w4pO1ymndXLiOdm4LnB5XdU0LgscKQB1xVFLliR3BHU9xUqM0h&#10;4yMjv/jUPTQSkr+ZpxSqEwW5zye3+easwShWUgDkDt7fpWbbiTBK4+UYOTVqCOYuG2A5Gc1w1vhN&#10;U09DZsrhFUbRxnB71r2dwDhic47cVi2FrNj5Vzz3FdBpmlTOB8pHQ8j/AD7V5tRndTtYuWzEkcEj&#10;Gcg9K1tPDyOCG4yMkDrzVez01YsbwpyOAO1atrHs+ZY1A7cVxTbOiDVy3a2wxkj5cZI9f84q9FMk&#10;QI7j1NVraIEhQ/OMkc1L5I45JAHoTUpto9Ci09wa7ZTtGDjgjHemSOjfMo6nkU6SE7mATBHOR/8A&#10;rqNomK7Sxyc9DximnY74WZC7yFiA+PTFRPIVYbR19fWppIym1cgEHvUFxuVclSSAaq6sbWjYq3LD&#10;yyXUjvnpWdLOykAjBHGAauXIeQElz7Dbms67tthJZhnsCetSOM1EhuZgy/PKF55Ocf57VRlZS25Z&#10;st3OfoKTUDMSSwBHtWdLAQw3BifU54NBaxMo7ssTXNwCVh5x7dajXzHAcxDB5wKgRm5zFg4znH60&#10;kktyQF8zGKaSMZ457XJ/MaN/uZIHODjNPS7kVGfH65qp5zp9yYE8dBQJmYeWAcFvyp2T2OSpjNSe&#10;W/Yrkz8/7pxUMt8+w5kGO/PNMlZFyWOOuSTWffXLcqpAG3t9auKXU8+piJS2ZPcawUA3M3PU9Kzb&#10;7xOU+5cfmazdQvpkcqp5PFYOp30qnGcHnp2/z/Sto26HNJ33NLUvFARWO/JPXjnNY154lckEEY2+&#10;tYOq6syg4fkE4wO1Yt1rzeZu3hsjOSa2ilYxckmdVJ4iMmQDkA4xipoL2J/nPBJ5/wA/jXD2+ryS&#10;y/KuQDzkV0ekCS4Ay2Rx04FZ1aiihQTk9TqdMdbiYKAOBk+1ekeB9PEjoxCgkj8v8ivP/DcMEUy+&#10;Yc46jpXqngkorKka5OeMjp0FfM5rjXCmenhaSlJcyPWPAWlR+WgZVPGDkGvWPDvhqKSFZFQHK9h0&#10;rzPwKzvtBHGAMV7F4SLlE3D+H1r8Zz7MpqUrM+1wWHtFFiHw8saBRFj3HarcGhBONmQetaiOiDLY&#10;x34qxbXFs74K5x6jtX5hmGaVeZps+ow9KPLsZsdiIUJABxWZrFugyNo9+K6mdITGdhxjtXP6xbo5&#10;POe+Pavl8TjJyPTo0o3Ma0srZzkr34Ire0yzROi9KxVg8jJiOe/61raOzs2QeGHc1xKtUuazjFo2&#10;YrcFApTn3pkkLRHd2NWLVipGcnI7npTpynXb+lW1KS3MN3qVBNJE3LZp0twQm7B49DT8jPC9u4pk&#10;ypt2ls8VpBT7idjK1TVYY8puPqMVjtqyM/LZP1rR1u2SQEIOc8Hb0rmNSEcDZD4wezdfaklJTs2a&#10;QjBx8zWlvopQQHHI4GapX8ikNGXB4zxWLLqphcHzeMHIIqjq3igwx7w/Tqc8130oztdMzlFXsWdQ&#10;m8pmO7kHj2FUZtZMKbmc4wOvpXM6v44MZZgwAHTmua1j4lxKNjzkEDu3WvToYivexn7CMj0G78SK&#10;sB/eDpyCT/n/APVXJ674weOTMMuAB61x9z8TbNomzOck9jxXJeI/iBACzJdgdvoPwrqhhsRXeqBK&#10;NM9An+IzxuTJICMZwDyazNV+Jlvgu8gBx1JryHUPiCpnJN5k9yrVkaj40Eykhht6kV6WDyaXtE2i&#10;atWm4nqepfEDT512iZRnnlq5vUfF9qzH98AobHBryrVPFweQbJT15ycYqnP4nnjBJuScHIr9W4ey&#10;2VNppnyWZ1Y27nqEniZCDL5vBBxg1k6j4oU5y49iTXEQ+J2YfLLk45Oe4qC48SgA7Zz7+gAr9jyq&#10;k4pXPgce1KTaOsfXnaU7pAQeBnv/AJxU0OslfnZgBk55rgIvEAdwwkBOduP89Kswa9lQzPxjpu5F&#10;fXwq2ikfPTjfQ7+HVw8n7vJwSevFWF1wSMWC54xnNcKmvZK5chQfpmrMHiBcAk8beprZVYkOOh2q&#10;6wAwQSD1PP8An/JqwusAOfnHc8DrXFR6+pbO/g9AMc/5zViHW1Cks2MnIJOfUVanFmfJd7HZR6rx&#10;8z/Q4qWPUlTLCQfXPSuQi1YAfLJ14yCKsxav1YvkHHJPSqTRPs9Dq4tSXqXHXkgf/WqeHUXkbAYH&#10;nmuTj1Q5wxG3NWYtXBVSdxz2zwfeqU7E8h1Ud7uG3IPGcZ61Kl63yqW7c5FcymrRhc5wMdCelWE1&#10;ddwiRScdiKOa7J5bnTJe8HLe4wM1It6hP3sDqeK52HVIVGRL34AzViPVFfPAB7Yp8wktdTfiukIy&#10;hzipBPjAPY8VhR6huBDk49qsLqEYQMspz0PvVXjcfK0bKuw+Y4BbqackkajbkkH06VlQXyEgnqx6&#10;+3+TU6XYfvwOhJ60Npsm3U14EZgDuwD0qwm7GwZJPv2+tULW6TGWI4PJNXIrhHGQOnJ4/GrEyzGX&#10;+8QcdcipSykDI5P3sHioBcqAQB06AVJHKoIz1Hqe1OyFdkqkIQF5wetSRsGbAHA4Pr0qBSWPUHnF&#10;TDIxgEE8gZ60Rk4sm1ydUwxUqTzyM1PHyOqnB5IHtVcFsHPJxyM9T2qaEOQMRnA98d62Um1cza1s&#10;i1CGUjIGAODV2zY78FzjHI6cVRhY5OSDtPc1etC6gAnr6jJqrtojlNvTJGUhOwGQCa6PTXJPXqOm&#10;ec1zWnkgBuvPO6t/THXdjcVIIwSetDWhzvdnS2TgqCST2GOPrW9YsSFw/T+Vc5prgEb1zx0PetzT&#10;2DAEYBwOlNb6E3VrG/ZEgZGOnpV+GUAgKc4HOBWXZOcDJ7VftJUBwAfoBVAnY1LeQNxtOcdKtKWB&#10;J7j0qhbNgBWbFXEkYLjv3prcqL11H7yzbAMAd++ac8jYIDZHqKiDNu5wMDrSlsrnGPQVVkgvrcaz&#10;ZPXkVXmkdR6/Q0+Qk5ORjtxVe6LN8zt26mmToZ2oPyckY9PSsXUZDu5OO3P+f85rVvTnOOfc1j6j&#10;91j37cZJpX1Gl1Me9OH59+pxWXeyMQWXHTg1fu3YvtLVnXjDcdxwD14607gmjF1Rmwfn+YHOT0rl&#10;Na3BjvOOuMmum1SRVbODXJa5JvDYzz1Pr1ofuo1gktjFeaTefmbr60UjSPuOB3oqeZjuux8o+B3m&#10;utTRHJILdM4PWvqf4P6WUs422EDOfr6/59vavk74NalFqGpxvE6k7wGz2FfZfwljiXTYwpDNt4wB&#10;Xg0I3lufT4nHq1rnqPheOeMKCcg/d49q62wsI3KuWyK5LSIbl1HlnG3oBXUaBc3Vu6pMpcE9cV2c&#10;yiebLFSnpE574s2ItbBigyWU9R3INfOms60thqEqtJgAncD/AI19DfHjxRHpGiuy26lip7dsfyr4&#10;e8XfEK7uvEE8l1OVTecJwADUVcSowVzrymlPEVWrHc6v4le9kwsny7cKTXLeJ9VUQmFZOTjgHmsi&#10;LxxaLFmFfOfswf5R+X0rJ1XXTIxkmmBzzhfWvKrVeZ6M+hnglCC0M/XLeSeGSdxjnjv+NcD4r0/z&#10;hgdMYHtXW6/rk0ls/lkfh2rlWS6vVLOm4dAM/wBa82tGTVkc6ilI5l9CRELE5J7Y5pP7KMSlnB2g&#10;DqK6m10S4kO1YMA9OO1Tt4XaUlnQnOCPb8K5Pq8tzdVGjk0t7YDaFJ5708Wtuy4VO/ynHSukl8JL&#10;gkIc44bHaqsnhfyyBgY6EZ6VLozUdSJVVIyPsiMgRYR+Aq1b6cdm58HtgH/P+TV2LRXjXaCSQcgk&#10;VdtNOjUhGGT6n1/ziuacZJWJfK+pQh0/JHy5/DpV6100OBug7j7q/wCFadraIuNsQGRzn/PtWjbW&#10;7N8kcZA7DiucTa6GKmihlwU59R6VMPDp38RAYHccc9q30tnk/DpxTjaE5IGSTyc1tTi7EOWpgxaG&#10;gwS2T04H6VKukwLlgpGPWtn7ES2cc54J60i2h42pgjkc11pEqdjKTTI9hYQkE9iKlgswvy+Vjk/S&#10;tAWbf7wznHTHNPWx+6XJ69emaXsuZFczKtvbOFwqHg5JNTpAD8+TjuPSrUdoM4wQAOMnqcVYS3C8&#10;rke2KxqYdS0Ju+pWS2bdxk/QYzUqQsXAKFvw4H+eatLEfukcjvntT0aBFJY9uRXJPCu41Mq/ZzwA&#10;cAnkULGwJByOMnBzVqSSN4whIOfao5mg3lV288lehNVHCyXQfNqQtGpQyMw5OcY61VuRHyHU56Zq&#10;eebfnyxjrx6Vm39xIBksQx6kmto4eXQXMVb9xECqpkk/5/z71lXmoLFlSi4znkcdat3khdMEsCTk&#10;c9PWse9gLk+ZLkY7nmuiFFWsJTLKXUcp3Kcc9MYpXXd8ykgdc9M+/wDKsgt5P5+vSpoL3LKCxI9q&#10;3jQbRfOa6lyQB1BwSP51dtIGZQN2O3/16z9OuFYHOQcjoc1s2O1lyWz2wK0jhnYXtLE0FoFXPOcY&#10;zU4tThcpjj0PNOhQKflU/n1q4InkJKKTz1IzW8MK77Eud1Yz5rRkRiExx3NUrq1RAxKnOeDXQSWM&#10;7LvWMgdDxVO50OeRS7SbcnNdH1RrcjnRyt6JCxBG3A4FYuo3DRF17c9f6119/okaZBc9zisS80NE&#10;BCw87sDvih4dWE3qcfe3DbCysSRyMVk3zTyAkxNwMA44rsZ9I8tjmIKuSCcVm3ei53Epz6etZSXK&#10;NR6nD6hps87YOCPr1rOm0CbHJOe/HFd/JoDSjPl5I4xsqpceG7jcUW2JzyN1KNVLQXJoefTaMIzj&#10;y885yV6Gql1pbKCWU8Hgeld7P4WmYbWizgkdc1QvPCjg7iD3wMCtY1dSXA4lrKRH3RRnOOeO1MEb&#10;ry3HcZ7Cusl8NOrcwEgnJqrL4clK52A8cgitI1VczcZGCpwwYL7cVMpZTjJ4HAI6VoPoTqflQ5+n&#10;FRro8iNsVTnnp6elbRqp6GXvLcW0O5gGXO4crtq/aoMb1Y5Ddx0qrHZMhxuxjjntU8e9PlfOB1GO&#10;TWl7g9jRhclQSwO4ZxurTtOEByayrOUqpQK2CcZHY+9X7adwM89fXP8AWqXmRvqbVnIAwCLgD0HX&#10;itWwJ27QBnPasKzuQQFUfXBrSs50LYc5B/i9qCZaqyOhsXLAHPfnPOfxrUs54+ygEnoVxmsLT1kk&#10;XCsR2zWxp9vLIAAv4d6r3WZ6wVjZs3GSXOV6Z9avW8hO1Nv+6cY/z1qnpulTPgOuRjt2FbemaQ7n&#10;BiPHHPSqUrbMNWh9qXdQOc+gFXbWORyEbIyOMfzq9p2hbeUQ/TbWzZeG14/dEAHgn/P+c1bkriu9&#10;Ohj2umyyOJNpAOeoq0ukzyYIQjA4wtdLZeHmUcR5J9K0Lfw82N+zHOD8vUVHO2TrbQ5GDR3CksQS&#10;Op29atw6IQQQgBJxyOfrXWx+Fw4H7o5Geatp4Tmjcbosj60nK5Khd3OUt9FZgMpnpyO2K1tP8Pbw&#10;RLGADyeO1dLb+GXQ7/swAB4FaFv4edznyiRjnIIrCaTNouzskY+l6TbwsEQA88H/AD/n9a17WyIG&#10;ACT2+bNX7Tw/II87D7A1rWfh6UsSsWeOSa4JQfU3jzXtYyLewJx8pJ7nPStC30qUrnB4PcGt2x8M&#10;lmOE4x69K0rbw1tGGUHHtXNKkup2020c5Bpcp6LggcZq1FpzuCWjJFb39j+U2FAI+lNk01yRtQrg&#10;dFrBwsdcKyizDms9vzLHnPBGKjNi8pIETAe4xXRJYqjYMJODzk08wBspHb8nrWbSSOyOMiuhy8uj&#10;3AyWg47nrzVW4sWT53Xbx2FdfNZvMMOgHoKrTaGjHMicemKLq2hX1tP4ji59OaYFFXqc5AwTVOXw&#10;+pODgkdcDmu4k0JFGI4CD0yo/nVW48PXEw2iNvU46VLdlczliZSWhwF5oRQEc8E8Ecf56VlXOmSK&#10;THjnHUivR7nwi7M3mR8A+vSqVx4LiBO9M47kVDbuYOrN9TziSynj+RhnP881DJpk0hywJ+grvLvw&#10;c+MIhGenFULvwvdRksgyPcU/aW0IbZyKadtYB147c1FcQyAFFUjA610lzodwr5aP6Y9aoz6ZKOFT&#10;aQeuOlSqzMmpXOauoZlJYKCO54rNvUl5wp4Oc+ldXc6Y7r846dhWbc6NKC3yH8O1WqlybM4zUYpQ&#10;xZYyR3NYGrNIyhipH0Nd5f8Ah+Zy2IyB2+U1jXXhF5DvkQg+pB/Gto1UxWbZ5lqdjcM7mPO3tnof&#10;estdElmOXQt7KO9epz+CyGKmMEAenWq8nhFkkK+XgAjacda2VUn2aucDp+hvFID5f6c11ei6XKUK&#10;BThQO3Pp/hWrH4XSIhfLII7g9q29E0byjlV6KR649q48VU9wuCXNqV9F0aZZVYLjnPA7V6d4JtWj&#10;kTa2fXHeud07RXYq8S9O4rs/DFi9vtKrj696+Mzac5QaPbwis7nqfgclI48DuMYFes+ErgGFI5eo&#10;Xg57V4/4SlVEVR6CvS9AvBEiHPpX47nqq3Z9fhKkeXVnbSSqUGMY/WmrdLGMo2MA5yawpdaYqC0m&#10;RjIx1qhda+wf55DgdBmvzXG0akm9D38PWTN/UPEHlRthiD+prn7vxQ6yksu4g9qxtS8Qvyvm4J45&#10;71iz6+okwz5x2FeN9Tk90etTqwSOwt/ERnl6c+h4ro/D1+s+AxHXAz3rzex1FJMZcAn9f0rrvDF5&#10;uYMhGfXNVHDyTM51I9D0ewCsgVxzjPpT57eLlXX6YrP0u7ZgBv4xUt7djcQTz1rs9kuW7WpzqepI&#10;1pGVLK3X1rO1JvJiYockDsO9Nn1E26FjJ7c1zHiHxittGdzjB/SsZRSski1zMdq+rvGDtl4z0zXn&#10;fjHxK1vMzxyZ5IPNSeIPH9sjMjTg5Hr1xXl/jzxzbvvZZs4ORg0UcNKo9EdFLSWqNq/8f3MTYLgZ&#10;bnP86wfEHxPQREuw6Yyprz2/8ZBpWUynp03dK5zxL4sAjYeZ/D6/596+kwuVym0h1JQTudZrfxat&#10;1YoZRzkY3Vy+vfEOzukMiS/Nj16ivNtf10ST/JLxj161z2s61KikeeRx8u3tX1WEyKLszhnXpxej&#10;O/1Lx1DLCWExUnOCDmuR17xldqW8u5buBzXIyeIp8FS/BPfjFZWp61K4LeZkA5OTX0mGyVJrQ4au&#10;NSWjNybxddvNl7gkH8akbxLKY+ZWwwI55Ga4OXVmabIYHPXJ5q0mphV+Vgcc5r6ChkyurI8qtjkk&#10;dHNrsrS5DkAHk+vpUM3iGXOFc/UDpXPNeszFhuPqc9Kj+1FjvD4PcGvscuy5U0j5zGYrnTuzorfx&#10;I6/KSQD6H9KjuvEnG0yDpgZPX61go/OF/Ag8GoZpHLbS3J4z1r7TBwcUfMV3zN2Ogh18MThsYbPW&#10;rsPiD5cGQgjpn14rkk3jJ2j0yCaessqLw5H1r14TZ58qabO1j15mwHY8DvkVbj1qX7pkyo7iuGiv&#10;5kGcnPUEjpU8WrTLyevYrWvM0Yui1qjuE11kxlxgHk1at9ewuQTnsP1rg4tbdWyScjnirKa/HvJL&#10;Zxnnkc1SqXE4a7Hewa6JPlLFseh6Vbh1wjgSc/Xpx1rgLfWwrZZz9M1ZTXdpwJCFHcDNaRm9rkOP&#10;Y79NcZmBEmDnkmrUGtY+ZpM/SuBj17GHaQA46ZxVmPxCOzkEe+KtVWnYlQbVzv4tZA+VpcjHcdOa&#10;nh1xmlx5mB6jiuDh8QDoX578/wD16sxa6CwVmPY/hVRrPqT7OS2O+h1fLZL9MYqxBrqlguCDjr1/&#10;z3rhLfXQSJPN4wOB16Vai18Al1OfWrVS7IUHc7uPWmIO58YAznt3qwuqncMMSO+O9cNb68Mkbxt6&#10;/SrceuhyUD4Xuciq50x8rcbM7eLVznJOOME5q9DqoZwWf9elcHBrYBBVs98mrtvr6lxjkgdB61Sd&#10;9jOVOXLc9Ch1Hco+f5R0Gev+NWoNVXqjZJ4JwciuItdeMqbEb8M1o22oOyD5sevNVz8q1MnTZ1se&#10;q5GcHLAcelSpqanL57cZHSuVj1J0zmQHPWpF1Z1OCzKO601NSW43SlY6631PB+8eD3PWrkepKQAW&#10;/wCBYzXHRa0rLgsMg8AnFXIdZA+Yn6jI4qlNpmfK0tTsIb5X/j6fpVtLkIPvEk8f41x8WsITuzn6&#10;ir9rq4C5kfAOOCeprWNWysyHDW51UUiY4IPGQAav2bHPyk5A5471y1prKlsBzyccCtbTNUUsFUkj&#10;0BraLT6mM46NHV2Ds4AB/InFbumStnLcE9sdRXLafeopDEnkdMVvaZeK/tx+Rq7OxzNJPU6zS1Ys&#10;C6jGBkelbVgVOOT83Sub0u7xyCOnb+ddDp1zuUEEURuTLmi7m7ZODywIA77e1aVqw3isixmULgN+&#10;PWtG3lzyzk569gabaW4JN6mpbMpPI7c471bDYXO386z4JDgnJzirRlRV5BpKpHoyuSVrsnRjvLLk&#10;YzkYpXk+bAyPcjFQxyYHoCaWSVsYXnmoniacFds1jQlLcSQxKOmfaqtw+QRgHPIqSZzyOmenrVYy&#10;Lg4xkdjXHVzGEIXOmOBnOXkUNQkyCAe/ArD1KVx8hYdOK173LMSI+nU4rFv5VyXxz3HWuaGZRe7O&#10;l4CaWxj3MrbthAz/ALtZt3gAsykEdz61pXeJW3EAc/e6VTubfJO/n0GetdtLH0pdTkq4ScXoc7qT&#10;ZVhjtjPc1yWuA7iH64PGP8+1ddrEMcWWxgjvya5LU4fPYqiDrzj/ADzXV9Zpct0zFUZpmC1w4YhZ&#10;DgHiitA6bGDg5H/AaKy+uUjp9hI+BP2btUnvdVjT7ZIdzdAD0r9E/gPoMdxpNvNIrHIGQfxr85v2&#10;VRE2twu8gwH4GOvNfpN8C9TittJiBwcgY7e/H+e1eJgpptnr47AzTvY9j0XwxbBVXyi2Rn5ugrpL&#10;PQbSzQSuoLKMrx2rE0bVgyABuM4zWk2vImEc8MOma65yTOSnQktkeDftja69noN0tsm0ohb5fSvz&#10;T8b+Pp28WTIkTAlwc56Z71+g37Xusi50+8gC4V42Ax3r86fG+mTT+MbhQuBv4xXk5jUtZI+64Ty2&#10;E5uUupu6Z4/l8oLJnkdMVfTxdPeEAIenAIFc3Y6G6qAwycdzWpYWZjZXIGccCuGk5S1Z9FmeHoRi&#10;1BGg88tyPMmcYxyAetS22xYc45zyKzb+/W2hIYEDH3mP9KZb6ojKvOD6+tdGh8XVhJSdjprJw+Nr&#10;FSepB6/lWnbwh1yGJ9s9K57T71mAYnqOoFbdpdtsGOAfetYxi4nPytIlktg3JfjjgYqudNkdiGUE&#10;A5Gc1aEigkM3U9SaBMuBgfNnscVMopElSPRWLkvEDk4xj86ni0ONmwsWemcda0bd9+0Od3atG3SJ&#10;SRuHAGQOoriqUxrzMmLw+xwCCBjGGH68CtG00MxqdqhST6YyK1bc26gEkewPSplFsVCjHBJyelcz&#10;p26C1uZcejMSSUyOgIqOfTcEJt6DqK2WeLbwTkenrVd3C5ZJB6dOtJaE2Ms2B3cgjHGSMAU17NVO&#10;WIKjk4NXJZ/KHzc+gFVnvYwOQVGMnB9j+dbxs9htNbEeFXo2AfamsWD/AMv1psl/CM88A8A1EZg3&#10;zB1JbkH/AD/nito09Lk3RaSTYMY5znrQ0hRSC+Aw5Gev6VRkviuBnjvkVWn1FHYF5Of0q/ZJoal3&#10;NTzkDckjHAHfGaQXIQhmYHnjnisSbUwCFVznPP0ph1eNAyu/OOBjpU+xbDmN5p1QABwcjjHbvTWm&#10;jIIBGPesJdbVpcjkd+cVIt7cyfKoHtnmnGjqTzu5pzXRjbh+gz1qhd3CSSEM4/756U4CeTALYLDJ&#10;IGf/ANVNls0dgXkJyOvTP+f61p7C2oc12Zl9dgAgOCc5wO3FY14z4IUAE9cHt/k1vXelxYzlSecg&#10;nPFVHtEjyoPrkbKnlSKUb6s564idhhY22nknFPtrW5ZsoMAkgfN2raFl5oIMROTxyBWnp+hqOVQD&#10;nuvOKuLQ+R9DN0jTZQ675PTgD611Gm6fETnyXGR6VY0rQYt6sWXPGcL0rcsdICnzGGcD8xXoYaMZ&#10;oipaOpVstPKbdkAHH3mPNaUGmlxkgAg/3auW1nHEqlIlAz6VagjJzGMYBxyeldqpQ7HPKckzObS5&#10;QoDBmyPTgmqt1pu4YKZJzndwa6ZIHbGDyODmiaxt2bcUwfbr/nrW/JFLUiM1scNdaCXbCr8pGCOa&#10;pXXhxzIQVPtgV30mlI2QCp+o6VWm0ZS/+rz64FcFZRTOqDTWh55N4RQ8yA8/eyaqz+EEwT5BB9SP&#10;xr0KXRmZ920jA9OlV5tJj3lGAx16V5VWTRtG7PPD4ZRZDutuD1OKin8Mlt0QgJ4+mDXeyaTCJGba&#10;eBxioZtLjjDZTqefUV50pu5tyo86uvC42cRH8B1rPu/DAIOIOPTHWvSLnToCu3pgZORism/09Qp3&#10;jjt8vWqVWSRMqbWp55eeGlxny8E9Mms+XQIVJ/d5znPsMV3N5ZZ3BIz16euayruwduFUjI5qo12t&#10;yeS5xl5oiElkj6Z4Ydf84rLurFE5EXGeDn8zXZ3mmSyAqqk4GMk1lXmhso2kkY6fL1reNYzcdbnK&#10;zQ4+6u0Z67earlXDH5eg6Nxiuim0WTcQ4+oI/Wq76Iwk2FDuJySO1dUKyOWaW5jwNJuVQMcc845q&#10;7p8c6HDngDGT396uppLA7umQM55rT03QXlYApjpt5610wnockq0IysmQWFjKWD898DPP+etdBpGj&#10;mVRJtOMdD3rQ0Twwzbcrn8P0rr9D8Kpv2iMfMAMYxyTQ6iKj75i6XoGdu1e+eF/Gul0rw1KxU+We&#10;vcCug0fwigQBIyOmPbmun0vwg3yr5f0pRqq9zT2Vmc7pPhqXaoaMkA9CeRXSaX4WGQogJ9wOldPo&#10;3gt2IHlkc9QK6rR/BR6qucEbsjFNVlcnklc5DS/CjEKTDx3rorDwcZAq/Z8gjoBzXaaX4MKkYgJ5&#10;wc84rpdM8Gb1VniOMf8A6qr2qYckmcBY+D+QrQ447itW28ENjYYjggHpXo9p4JQhVMOT+X4Vs2Pg&#10;wBDiHA4wTUuonsCpO+p5lB4IONv2X6HHSrlv4ABAIt+nQ4716naeDlHSIgdwa0LfwhFnd5Oc1nKq&#10;+happbnlUPgK4RANpyPY8fgatw+Arjfkxgd+R0r1eHwpEhy8anmrUXheFQMwg++Kj2kr3ZoqcTyu&#10;28DSY3G1B289P/rVetfB2W3GJl564r09PDkXAWADI9Kkj8NJkkx/XispS1LcNdDz238Kr9wjbz8v&#10;GM1I2gvEhYRfeOR3r0NPD8SgARjgcAiq13osQ4ZFBx2FYtts0fuo87n0xk+YgjB7Cqz2kgfaseRn&#10;kkV21/pUEZZuOnU4rHvreJCWBB445x3qGjgnilTe5zz2QdyQnfrtzUkeksWzJGR64FXpJY0O4Z46&#10;g/8A6qdDdxFtocA9evWsHEdPHwYQ+G4JEDbT068Ur+GYSQQm3txzWlbTpKuAOvYdPyqdsMCG6dMg&#10;1m4s9KnWUldGG3hqFAF2ggdRtH+f/wBdQvotsGCleBzx3roZEyuUbg9OKrtbnq2Cecc1m4tmnO2z&#10;npdEtsAGPGO54qrN4dh+8nQe3WuhniAydgIB4NV5I93LL0HHvWTi4sqMlsczdeHASQsQyTzxn8az&#10;7nwsqsP3XBGc11koRjyQD6ZqvMExggHFJ33KT1OKvPCKsT+7/A1m3fhNGBAt88847/5/pXoMsduG&#10;IbH3fT+tU57W33ZAzn1rNscZJPU89ufBcbYQxduO9UZ/BMTJ8q988DNejNp0JJIXv2FQTaQjjHt/&#10;dxSTsErM8xu/BceSvk+uPes+58GlEIKE+pIr1G60NfmBUAYxniqdzoaYIMQOOmMcUczuU0mtzyu5&#10;8HIgBER6dqo3PhNBwIRkjhhXq0vh5WIbZkEDtwKozeF1YkRjBGMAir9qyFFHlx8IqXJERBPII9f8&#10;/wAqktfDUkbBRGAe59a9Bn8LIvyqDkdTiq0mgXEbYij+X3FKUnMSjaRi6VpZTqvAHTGK6bRbOIbV&#10;cgcjOT0qvb2U0JH7jH4VaVZNmVjKgdff1rxMdgZ1b2R24erKDOm0m6t4AArDB6YrptM8RJHgGU8D&#10;g5FeeWt5cREeZuHH51ft9QZgQCcEjAPGK+DzLI5SbPbw+LaR6DP4pRUyJB34Hasu88TbzgP+OK5c&#10;6m5jKORt6Zz/AEqvd37Ek+b3PWvh8bkNpO8T3cPilbc27/XwyldxJGayZdZYyBS+O3X/AArJuNTf&#10;JMjY55yePrUInEj+YCMk4OD0rxqmSyvqj04YtW3Ow0rVmbAM2Ofx+td14U1IsoJfjPGK8s0SRlZC&#10;JDj0/wAiuz8P6mtvECHJOOuelc9TJ2uhLxem561pGp7cDdjA7mrV7rEQQln5Hr2rhNN8Vxqo3S7f&#10;xqPVfFkSqSswGRyS3Fck8rqRVrGccYrmrrvioR5jWYdPavP/ABj4uj2MTIRkHGTVXX/FqncwmUjs&#10;AeDXnHi3xhkS7JM5681hHKajlsd9LFwa3JPE/ihGLr5wHy9P8/WvKfHXib5mZJSBnA5p/inxXKWk&#10;/efUbuTXmfi/xSzb2Ehzgj86+gwGTST1RpLHqKtct3vih1mYGT5d2Ov41kan4m3Kd1zxjIBNctfe&#10;IJcllOMnPX+tY+pa+ZAxzkY7GvtMHlCstDzsRmKZoax4iAmJWbIycAGsPVvEv2mPAZgcc1jajrAk&#10;kJaTGTnArH1HU3HzEgnsfWvrMJlMbK6PHrY1mvJrDyqGDZBzjn/61VbnUSylkfgj7uP0rGTWFiUb&#10;j3/A/nTW1WRzgHnPr1r3KOWpM86pi3IueZIx8wkcnoDipPt7D7hGMZ57VnpdGR/m5HbBzVmNC/Jb&#10;GSASa9XD4FR3OGrX5ti1Besx2Ejk5PHWrSzMp3A8dsmq8FsvygBQO5NW7eFWTzG69M+nvXs0aMYn&#10;l15ya1FiMjjaSRz2HanxxZzuDHjgVKiYb74AHtUqRnGeeBxntmvVpRsjz2yvHGpG0ZAC4pHQoTkn&#10;JHXp/np+tTCNjkD+HGDjmlCB8ZIOBjHYf412RVjmbdyEhzHk5464x+VMRlC7mP3eCcZwKmYZIXGe&#10;cYHcc802RCVBVsADkkdatK4IargsHHXPAx2pTxwuSPU9BRIpzgYzn5cc0jIOufoM+9KyW4rWQ6Np&#10;gQNx56c1KtzOVILHgc47c9KjUPkpyf8AZz0/yKdhc7SC2QOo70K4tWPW/ljAYMemcA9KsR6xIOSu&#10;M9SBVIb2JA49T6UhdgQ2c9fTn6VSunYlxi0asevvjBcE8VYj17gO8nQ8AGsHcSC2c4AxzSE7RxJg&#10;H9TTXMLlbW51VtrqBtokPTuev+eKswa4EYMsxIB5IrkEneMMyP8AQ5PH0p6XtymJPM5HQk8fjQps&#10;ORHaxeISDiNs852mrMPiJw3zMc9zmuE/tS4RiHYHBzx6VKmvyL0bnnkd6OYiUWnoegQ+JWCgFsnq&#10;OOv+cVatvEPzgrKO2R+NedRa+ynmXjHUnNaOla2t5dLGCeWxk0/acsb3I9m4rc9f8K3TXqb2kyQQ&#10;RxyK6e3DFMgZz6Guc+H9qzacrjO7aOQeldfYaepBZ29uP/r14OJzaEalrnbRwblC9iHbMF59MGq0&#10;9y8Zy27rXQxWEMi45X271U1LSASZEAyRjNFDOoOVmxVcvfLcwH1xgQrMSQe46CrcGuHChpeQO3r3&#10;rL13TmtmWZD06msV72e1DDJBH619FRxtKrFNM82eFlB6o7q31wKNxcEgACr9rryrgrJyOAc15zb+&#10;JWjOxzkg44PJrY0XU5LuUbGzhs8c966HWildmLotOx6Fa63LJgKevC4781v6ReMNrNkYGDXKeHIR&#10;KgkPXHy+vWujtiY15cLxyMVySzKnGXKi44Kc9UdTYao4H3/rk5rd0DVHmm25JA6+1cNbTOXGCCSe&#10;x967Dw2VRFcLyQCfSt1mkIx3MJYCpOXLY7nSb4cFCfc10Ol3RmOEGcnjPXHFcRpl07yKoJH0brXY&#10;aHFtRHVcYAyBUSzWEI8zYLLZuVrHSafNLsHPAPAHStWyl3vg8+3c1jW24cHgngYrQsrgI2CV3d8H&#10;pXnVc6jyuzO6llVpG5aMzDAB9ee9WVkHVnIHcVStplKhuSD6Gpi46nrjrXKs7hGN+Y6HlnvbFkSh&#10;gFXnPXmh5mJJJxiq5kUc7z9BQZhtI3jn3rzq+f0+V6nbTy3yFlmbG4/zqu8nyksTg+tJNdRofmce&#10;5qhdakFYgE4B9a+Yx3FdKOikepRyqT6CXpZssWIOPWsi7j3OQE3EDmpr7Uip+fJ3L0qg94VLEMM+&#10;xrxqfGtJN3lsdjyaVk0VbwKjYGQO4H0qhdShULLn6Z5xU13cvJkEjIPDCq8qx+USWOVr18u4tpVp&#10;35tDlxGTyjG/UxNVUygqVOc9jishdL3kts49u1dFcWyzn51xz61XisiM7MZ7njFfR1eJKapWUjzI&#10;5S/abHNPpc28/P3orpzpRz97P50V5v8ArLHudf8AZvkfll+zJcva3kMzyA/Pk84FffHwU8SJ9ihQ&#10;zYAx1/Gvzy+BWtJp9zHDgYz06cZH59K+xvg/r1w1qqWtypOAQD/Ovr8DVadj1czwabukfXOi+IkW&#10;AHzgMjjNLqPiRpphFFLkg84NedeFG1a9RQ18FBGOD1rttM0q2t7cSs+5iMHd34r1G2zwnh1Sldni&#10;37SIvdQt5dse4gkgAYxkdK+VD8IdZ1vxA919hIUvguVr7v8AEfg+38TX3kPFlT0BHFXtJ/Zt0q1t&#10;ftQsly3zMVA5qJ4Gdfqe1gMy+oUrRR8TW/wPu7eEvJbngDIKVla38MJ4EMkMDA4+8Fr7l1v4MWUK&#10;FUt1QZ5BSvP/ABr8KIkhbFuF55AFKWBlSjoaVMy9u9z4W8T6DfQXBSRCCp6His1o5LV0iwSeMnGK&#10;9i+PPhNdEka68rhWwcjv7V49LqgN/scYG3PrmvNlU5Z8rR14XL3io8yRraXLIpyxO36+4rdtLhFi&#10;B8zDNyTn3rE027tZiDuyMjg8fStNBbsm2LAHJHIrohUglqx1Mod9jS+2R7izZwMBST1qUXiK/wAp&#10;HPt0rJZ5V5VifUAZ/lQbiYcMwAxyCaylUijiqZTKKvY6S1u1IChgTu4PPFW470oAN+PXmuTi1Iq2&#10;CT04UHFaEGp7kA35wOM1j7SLdjgqYCpHodPFf5G4NxjggdP8alTUsnLkdMDIrm01JlTbuAAHJJqK&#10;fWPJXBcZBxwfQVSUJHDOlOG6Olu9VEYZi/f8c1nXPiARqd0wHy8ZrnL7xVsU7JSePYflWBqHilZG&#10;Ksxzkjih01Yy16HaTeJ0DACU855BFVX8TxZABzx1B4rh5PEMjcRoeveo5dafafMmRf8Agf601Cwr&#10;9Ts5vEsT5DgDsTkVBL4giMZJkx1A9q4i48Rxq3z3WeeqjA9KgfxLajIDsxyOhrRRsiTuX8QgAg3Z&#10;6djVe48TgADKtnocZwa4tfEka8pFjIx8/JFV5vE7k4yqEcdOtNWuS13Oyk8ROxAG0HsVGKjk1qQn&#10;JB9GHWuIm8U8BDcgYHOTSN4oth8iz7uf4auMdTOTUep30WuFgCCp44+bBq9b6wAOZx14wa85tfFc&#10;I6v25yasReNo4+BKoPIzk1pGFmZ+1Vj0mPV1OWFwx9yePp/n1p76xEuMyOR7dM159aeLjM2UfAxz&#10;mtSz15biPIlA7YFU4uxpCUJanW/2nHKp/d5bb2P6U9JPPwzQ+hHFc+mol0Hlr0HHHFW7a7ug/wC9&#10;GOePb/IrlaaZ0Raa0On0+zhkcNNyCemfSt2zsbePrEMkngnpXM6XfOQQmML1JFbdpeFVG98jPPI5&#10;xWkKTkwcnY6CzUI2doG3sO1X7eQ42JtIHUNWNY6mj/JvHtjtWna3iYIz1/vDrXpUaShsYSm7GpCY&#10;2PlqTn2XAPtV6GySTDNH78msy2ukSNSCCe2cdKuLfCMkq4xjkjHNdSnGDMHFy1NBLNVALAY7AUSQ&#10;xBenJHTNVP7ZhOAwGf4agm1NiMqc+oOamWIgxqlK1yaaRIWKg4wOSe9Vp9QijbKkc9QDVe4vWZCS&#10;wOc9vas28uXxtQ4PY5964ateEtUdNODirF99UjDEEYGME+tQSakj7l2ct1Oay3uMr874AqMTsc/L&#10;7ZJrx6809DeNy/viZyqkY9Me3/1qrzq0gyuRnjFVXuGcAIcEDPNSLd5YRtge+e+a4ZXWxqpt9SK4&#10;t2CkHJbH65rOvLAvljGASOCtaouMIVYE8c/SkPlTZVk5PSuabnbUrmTZzU2j7mI2Yz3x3qpL4fY9&#10;F3DuOn412I01HHyjj0NPj8PNIMqASx6noKlSYrX0OBm8NBxu8gqfdevtVWfwqXxIYhxnBP6ivTYv&#10;DTOu7y8+tD+EfNwBHjHfFbRqq9iXBW0R5PJ4Sdf+WY+Y8VAfB8m8hogSeuVxXrUng053CE+vJqGb&#10;wgVJVo+D1yld1Oo2zy8W+Wnc8oTwliTbszg9hn6Vr6R4WY/8swBjgHtXcP4PZWJVCCDjpWppPhIl&#10;gUi+XjJxXqUlzI+KxmNdOZi+H/CJbb/o/wBM13OgeCtpDeSc57L1NanhvwoBtjEa5H4iu+0Dwqqq&#10;r+XyVxkLzms6vuux6uAxXtEmc7o/ggOF2wDHf5ehzXUaT4MAC4gzgc4rrfDvhckAhCBnptzgV1em&#10;+EhtH7vOPXrXP7TU+pUeaNzkdD8IcgrCce4rpdJ8IfPuWEAY+Y7a6rSPCUn3fJzjPIX+ldHpnhcL&#10;hWjHTnNXF9RtXOX0rwgNo2xjPHb+tdFp/hQEZKDsa6XT9AhUA4zj1rYtdGhXBIx7CrUmQ0kznbHw&#10;yOCYM/QVqWvh7IUrFjHArdgsY0H3QKtxW0Sr2J7UxdDEi8PMxDbOo6kCrUWiIqhmTn0xWzFCCBtw&#10;cU/YMglRx2pMSutTLj0aEHPlD8TUyaWgGCnAHAq8v3sbeM+tL83Xbgd8UPUd3YpHT0T5mXjH5UyS&#10;3XnAIx6irzlSxHfHaopVRfvD9ahpjjsZ8kYH4d81n3+8KxHJAOK1rp0XhsfjWLq1wEQkEDPFLl1M&#10;68+WJzGsXPkMzHHJP51y2pamgyTJx2OcAVt+JbtUjYu3rwO9eeeJtYMZY+ZgY4FbU6akfDZrjnRm&#10;WdS8RxQkhmJxyOai03XWuHBEnRu5964XV9cZ3IQnhuxzmrWh60qyb2YduM1NWnGKPLwGazq17Hqd&#10;jqBVAS4BPHA71fTUVKBS3P1rh9P1vKgeYCQPX6VqJrH7tSH5IxkHFedUaWiPvMJiLo6ldQUgcnG7&#10;sKU6hGWChgfb09q5hNXGMvIT/utT11kuc7umM5rlnUUT1oVLo3bi5jdSGC7iewqpNMhwTz1x71ky&#10;6xkkyHI6ketV5NZUkoWHHcmsZTd7mnOkaF0QSSjZHbHb1qrPNsX5icY4PXmqT6oNxx1YDAzVabUf&#10;nzuHJJPNTzsaknsW7i4JI4J9eaia5JBLLj61VfUVbBDdR/Caje8jccORg1PMHOrlgTv1L8Z45oN2&#10;oXYx4z2PeqMlxEVOZeRyeelVJ7ry0+Q59hUuQOokzTa6UHk4wep9aaZo/uttOTnp0/SsgagS/QHF&#10;B1Ak7t+QD0FLRrUPbK+5pgQSHBVQeO9O/s6ByTwM98VmLqcZOCMc9jVm21HzMRq5HPfvTsuhca1y&#10;z/YMLcqgIH90U8eGgw3lTkD7tWNOlaRQTkcckGtm1iVxuZhnPXpgVpGLK9oc4vhVS4IgHXk7eBzQ&#10;3hWMjZ5IBFdpDZQuR+7ABwOnFTrpEeA2OSME4pTjzI3hNJHBN4PV14ToOARVebwk6fcByOvNejto&#10;QccKcECoZtCQDAU5x+dePiqCkejQqps8wuvD97Gu6Ic7QMYrJutPvULCWBgB3AxXq11oQLbQo6dO&#10;9ZOo+HkcndDnHtXzmJwMZO9j1KNWJ5fPbvEzblKgnjI4/WmQykKcn3FdxqXhZXUq0YBIzx3rKuPC&#10;AB3eVySe1eXLLacnrE7FW00ZiQarLAdm4AHpya1LbxOkIB8w9PWo5/CrAAYPHfrWTqWgzxKzqeMH&#10;AzWUMopznrsc1bEThC6N1/HYjGfO6D5juqjf+OWdSFnIGOma4zUpb21yGJUjjg9K53UfEF1ESDlQ&#10;O9aVOHYS2R4ss3nCdmzq/EHjNlRiJMgVwfiDxI05bD85PGetV9S1+edNpmGc9sjmsG8ea5JDEnjP&#10;ynOK53kEae6O6hm8qklZlLWb6ScMdxOD2H8q4rXoriYsCeue/auzm0ueTlgcke+Koah4amlG5ISe&#10;OfpXRRy2MWj1XiZyjqeaX2mvjLEHPTjtXPazZSoh2sQeo56/5xXql14UuWLIsTH8cf56Vjal4JuJ&#10;MkxcdD0r38NhoxSOKrWmzyDULa+VjIVJ5POKybpLxuXQ56fT1r1fUPBL/MnlE+tZN54K2kh4Pq2K&#10;9+hGEThnUmecfZ7jCqynOc9Kl8l1xwQBjg12E/hF1c5iIwOoGapXHhmYA7EOAc+ld8Ukczqsw4EC&#10;dF5PHNXYTypLE9QKsHQnjOQCMCmvpzodhHGBnI5rrppPWxlKfclimbJIIxjrViOTKld/Qc4HT2qm&#10;kU68Y4HIGOOKkieSPkryewJyK7aSVzjqVObQvx3G/C578EDpUizKNwBJBXgegrMW5ZVJcENnGaX7&#10;c6krnPqT/wDrr0ILXU5XL3jWEucg85yOlORlOFABPbnis2O+JO08hcYGP85qRbodN2PXJrdNJmDb&#10;bLrFXY5boDgcVDIh/wBYQSAenp/niovtmDgYJz1B6077SrMcKcnv/n61SYntccuwDJXk8BqEAbDG&#10;P5Rz096ZI44AXp+lKGYvtRjjnqKLBbUcdnmb1GB6CgMVGff26fSlyGbIPQZPPT9KCyFGBUg89uhp&#10;7MExCXXHp6Ujnc3y5znkg9KaoYZbgjHJ9KCSykksOcgk0XC8mtR25WcqpHPGfb8KMbVOBxnp602O&#10;Ru5C4Pf1+tPD7zkqDkY3EUWe4W0EyWARCCeoOM00M6Hbnpnp+NCMFYcEYycZ4pX2ZynUjnHtT91B&#10;o3qBU7flOT3x+YpsuVG1l5ApQSvyqCB7mmElTySfTFTZoNhA0W0FcnpwPWtjwXbC61hYBgksD6Yr&#10;GLLuDKWGe5+tdL8MYUOvwySE9wAMe3/16xrytRbBb6H0N8MPD8otY0ZcgYySvt+f4V3dv4Wnjfb5&#10;Yx7Csf4dW4hhhfHXDEGvVdL06C6iG5QcAcYr8Qz3NalDFuzPtctwsZUkmjipNHlhTIj4xgCs7U9P&#10;dV8xohjHJPX8q9Kn8PxE/IBgg9TWD4k0mGCwbavzBeOK83CZ5N1FrqdVfAx5djxfxfqKQsYt/PPU&#10;+1cXqerJuAkYg9x+NdX49hAuZecZYjPTFeb66CrFtgyemD05/wD11+r5RipToq58rjKChMme/Msg&#10;jViD2FeieBLNngEjgE46ivLNAtprvUflcna3GecV7h8OdBuXt02r2GAfT1rszXNfqlDVnJQwftau&#10;h3HhLSvMgClRx2AzW0NBdBkHj0FT+ENOlgCq0eB0yeo9xXVNpKhNxXrjnHIr8vxfGKo4lpy0PrMP&#10;knPR21OW03RpfN3MpwDyBziut0exkjiCleOg/wA/nUdjYIkpyA3PfFbFrIkYMbDGRjj0rGtxvdaS&#10;CORpPYTTgbedUC89cMeldjot6mFDH6cda4n7SBcjGOOvNbmkX5LKijOT09a2fGcK1BNy1HHJFGex&#10;3trcqAAuTg46CpYbpPMwCeTkVk2byCAPvOF6jP60+0vf3/zDntxXzGK43VJuMpHfDKFLVI6aG6Cx&#10;7d4zjpmnm9Cgu8nHb1rDg1NCCHfkdB6fSi5v2OVU8A+leUuPlsnc2/sXyNtdUjIwGPGc0kmrQhDh&#10;zx09KwrW+kC4kbgjpmiS+LghWwM8d687GcZVeRyUtTenlUU0rFy91jCsBJgrzy1ZxvncmZpMNngZ&#10;pkqNKrMX6n8zUKws2AHxg8jrXw+Iz/HYmo5NnrUsDRpxCe/KqdxJ571At2jfI3AJ5INElvtUYOcf&#10;7VZ9zKIJMMevrxXI8yxV/iNo0INWsX5QGYN5h2g4Pzc96hmQMrDj6DvWVda46KSTn8KqSeJlwAQB&#10;8vT8K9fL+IsZRfLcxrZfCcb2NSbyYgdz7WOeP8/SqT3ixHO7OOnHFYmoeKU+ZPNGT79ayLvxYQcK&#10;2c5HWvtqPEeJq00rankSy6EZXOsbW4wxBJHPQUVwp8RRMSxuHBJ5Gf8A61Fbf2xW8xfVI9j8pfCG&#10;uSaZdx3MbdGGQexr6M+DXxhjt3hiebkEZJPXpXzHotlcTFXQNyMYC+9ei+AdNuBeRISwJYZx+lf0&#10;pRU1K6MsXVo1U0ff/wANvixpq2yO99HyAQNwJNd/Z/EuPUSkVs5x2yOtfKnwp025lijCq7HaPoce&#10;v619B/Dfw3cyuimDaB69/evpsFCUo6nx+K9lGWrPW/AcT6hcpNInO4detew2kCSWyoFxhcYH+ea4&#10;P4ceG4oyu8gHp16V6Zaaf5KBj25wtezGPKtEeLWxMZOyOZ1vQonQlo849etef+N/D6mGSMRjjJ6Z&#10;r1zVI1YEfifeuD8fPBFbO3ljO3Gaxqu2hvhKkm0fD/7aun2ui+HZNRZFBB6HuT/n+dfHraoZrgyM&#10;STnAxzx7V9Uf8FA/E4ltY9AilJMk5YpnsP8A9dfJcMM0TYAJ4GOoxXweZVWsS1HY/buEcu9rl/PJ&#10;bv8AA2ItXKrlm285JxV628QMmdkuMccmsaCO4dsCPIA7nFTojIp3HPt615zrVEtz6aWSwa2OgtvE&#10;rlgxIznrkVaTxIsnJ6e561yTTFF7ADpgUR36RtkE8HgVCxFa+5xVMjhLodzb6pZzY3nAB6E9auR3&#10;1ljInxyTjHPSvPBrrJkNJn0+bGDT38US7D8/GeffmtoYqonqeNiMgT6HfT6tYxtv+0AbeMZrJvvE&#10;mmKCDMzcnpxXE3ni9lQhmBHcNxWRe+NYwC6S4O7muyninY+dxeRqPQ7S+8VREssMGQFPU1i6n4ln&#10;yyq6oSfl5zXE6l47CqSkuOwyf1rntQ8cTn92LhsY7V0Rqzl1Pn8TlHLfQ7u+8TSI2Zb/ADzggdqp&#10;T+KLRHy10xwOhbv6V51d+J7uRioL8ngmqM/iK7Y/OQO/zV1wTaPCr4SVN7HpN341tI2wnAA+8Tj/&#10;AD0qpL48z80bjkA7ia80k1mct++uyMDOAP0pn9uRAgPdMcnHDYrppwi9zzZuUXZnoc/xAc8tPz1J&#10;zVG78eTMW2zHrx7f5/z2riP7ag6gk8Y6k01tZlL5SMgZ9K0jTijK0mddL4ynaTKbioOcjj2p0Xii&#10;5YfK2D2z61xov7tziPowGSGJx+FC390rZ+0MD0+Ue9aJpGbpSZ3Vnr13Kyl7vHzdOv4Vq6dqkTlS&#10;9wSMZ6151batLGwE53KCMg9q1rDX7MEAkgj0PFaKcbESg4np+l6rCkgZXBXIOeuK6LT/ABFax9XX&#10;jopOPWvIINdkORDODyPlLVbtvEN8G2iRj+HFDXMCfKz2i38aQAAmT2ALdqvReLon+YBc9iRnFeOW&#10;evXcjhHcjpkE8da3dN1aYgZlJwe/U81zThdm0aiR6vZ+K4zl/Mx3+UYzWtpvisSna0hXB6V5fpt7&#10;cYBz1755FdFpjy7lLMcdiBUpODNPaI9GsPEGEyTz3U/n/j+dblhrpk+Tdx6VwemSOXBKkH/d6+ua&#10;6fSYi2358cYwO1X9YlHYSSZ1NprOBw/oQB6Vai1GSVd3mkHHIPGP8msnTrRyCS/OMfSr8UKhAygk&#10;juBjHvWE8VIuMFct/b5sHd9cg/0pRfEjc+CMcc1VCEHG5h6ilCMBt2ngEEnOK4p4iRsoon+3IyYz&#10;ls9CO1VZZHdeUwc9OlOCsFIU8jnGaYFy2HXd/vCsZVqjKtAru0mOQT6AVFulBCKNoLcVe+zs+W8v&#10;5cfKAalj09pBlFOCOuKhzbYrPoZ4gmcDO4ZH044qaK2Zm5JJ9cVqwaM+/Pl9OuRVy30TPJQ89AKL&#10;XKV4vUworEPghSD6Beat2unPuC4JyTityHw85A/dkn1FaFp4ePyn7OWPQg5z/n/GpcLi8zEtdJlL&#10;KuwAL+ZrUsdHk3EovT+6Oa37HwtKwDCAg+wrWsvC1yRxARg4yF71n7LTUtc3U5200gqdzJ17AVdg&#10;0CMAbouhGcmussvB8rBcITk8DFatp4JJwDbds4NQ6STNOVtHCSeGYZVyIhj2PXOKgm8KA5RYe/B9&#10;69RtvBihjmLtnH86luPCtukfMQUk9MV00tHoedi4N02ePy+EZJJMNC3XsOtaeleFFixsXDY54Ndv&#10;qOgqjHbFgD1FNsLCGOQxmNQA3IHWvaw70Py7NVKNZkGg+Ek+Viox0P8A+uu10bw0pVAoyAPTrVLS&#10;Y48jaDt569q63RFyFyBtGMjHWiutDuySq3UXMbHh7QUjjVgBj+IYrqLHSYF4246dP51naO8aqMvn&#10;kE/5/KteKZUBJP0PYV563P0enJOKNGztYYzuUcg/nWjb+WvboO1ZMV4SevBq5azE4J49sVpG6QnI&#10;17SUDgDp0q7DIWIOKzLd1C4GOvQA1ehm2oOv+FaJmEpdy6rNgEk8985qwg39ARjuapxzDOecY4qa&#10;KfCk9veqvoQ6lti/EAoOevapN8YGPf1qit1ggcH6HpSvdnOFOPbPWjm7h7Vl3zEzknr1qGS5Cj5R&#10;VKS/YdyDUD34U8t196HIPaX0Zde7XeVGPrUFxOuceYPxqhNqQ2/KeMdc1Tm1dGXB3cCobF7Q0Lm6&#10;AU7mHI7Cud1jUQQyB8ccDNJf61GF2b+h4rmde1tEQkSdeM0K9zgxWIgomZ4o1EGNssMc4rzXxRPh&#10;izTfL2wOtbXirxKsYZfOOSD1NcFrviFJsgSdsYJrWM3FHweZThXqNGVqk0yHKsOvIx/Kk07UZY2A&#10;2d/mAFZt7qEk0nUDPI5rT0yC2kcSmTAzxj+lclevJuxhl2WuVTmUtDqNF1nEYV85IycitOTVxGPl&#10;lJ7kVz0VzBA3DA8Y61HPqI6q4wR2NeXVrWZ91hMPKEFqdPFrysOX4yM89akGuYyRweo/KuUj1QKf&#10;kf2AzTX1iRnDZyPauGVRXPUg+RanUya4HOXk6jFQy64DjMhwcHrXJ3GslAWEvPrk4/8ArVWOtOcg&#10;OQTzjt+FT7ZFupdHWtr2WbdJwCBTDrHAO/gc9eK5A6w6gqXPPrTTrMuMhue+DU+2dxe0u9DrpNcD&#10;pu3tg9Bmkj1sHJSTH41yi6ynmYLHB545ofWeAYyce4qXVYnUla1zpptbAUbwenBqtLrQByDz2BYd&#10;K52bWJCu47jjgcY+vSqc+rydC3APQjrUe1u9WQ6stjpn1lWGDNkGmNre3MjHjsK5Y6ncA4TJB6jP&#10;Q0C9nkTKE+nzHoauNRkuTOpTXEkIBZs9hitPTdUEi4ZxnOTnv+VcCuoXDHluVPQHmtrRL66lK5xt&#10;Oc81vTlcuNWTaPSNFvXlZVznPU57V02nzlkA56jO4YzXBaBeneAzcH1rtNEnSVF2k89h3Nd9Ne7q&#10;jupzk9zptPYPhQeo4JFaUcYZcA856YrN0xS6g5APYnmti0jIIIJGffNauF0bgkBkwhJyBQ1uv9zq&#10;B37VcWPaeVP4mke2BAby+2cAVyVaHMjeFRp+6Z8thA4LBRnpxVK40y2YFTn05rVlt8r82M9QM4+l&#10;V57YksSSQDxXnVMIpHXCu11MS50S3IOCAOmPWs698PoSTGo6810jwkbsg4HTPFVpIvmPOCccetcM&#10;sFrsdUMVZHJ3egO33VzjuO1Y2p+H32EhCWx/nNd9JFtHKnk9aztUtk8lvlHKccc1KwT7GNXFJpo8&#10;c8VaIgUnacnnpXEaxoccq4KEMOenSvYPFunQkPIUIz1wOK8/1q1TzTt7Dp+VetRwilDVHx2YYmdO&#10;pdM89ufD8fmkbTg9CaW28KGV8CPP6c12EOhm8kwq/N15PStfTPCgI3iIjsciuPGYVpWR35XieZps&#10;4y08Eu6YEZOenGMCn3Pw/J+UW+c5GMV6jpnhfkYhGPTFac3hSFowTb4yOeOa8R0XFn2tKpzQTPB7&#10;rwEVbBtyMtk47f55rNv/AAGuBGynGMZHave7rwZb7dwt1J6jK9KzL3wRG7ZaDgjI+WuinFx3FNpo&#10;+fNR8CFVYpbkdegrDvvAYY/LEe+446V9Can4BTd8sfRuRjtWLe+A+SXt+3IAr0aUny6s4531Pn6/&#10;8CFBkQcetYt54HcrlYRu7V7/AKh4EMhKtbEen+elY9/4GTYf9HOe+BjIrqp1Gjmldangd34OkVij&#10;pn6elUJ/CRCk+ST65Br3C+8DYbYYGAPTjmsq78E4coYVY9/eu6nWOecWzxSfwxJG2TGApzgD/P0q&#10;tNoE6tlVwSB19K9hu/AyqQWtevIJGM1l3XgzyyXWBeepA/T9RXZTrJvQ55xaPJp9DlBOE578VVud&#10;IlBGDxn/AD9K9QufCG5SywlSx7pWfceEWYHEfAHpXZCur7mUo3PN5Le4hkz1PQEetMmaZOTnGOeK&#10;7W/8MAAsqYIJ6DFY914dkDbQuAeg5/CumNa6M+SxgC6YHaWJA9V60q3TYO9uh4/pVy60OUEqPlx6&#10;c1Tk0+aP5iMjpzxWsaqsQ46kqXW4cNgd80sdwxUHfyOm2qhs5lwSC345pm6aN8OxUjgHHFWpuxOp&#10;qi5Rnzuy3pt7U4ToTnng96yjdt5nzAY7Ej3pWvh5mQ5Ix64zTjPsKybuaxnEh+UgjoaUTqQcDOVx&#10;9Kyxdqg+8eDntxTob1TgCQ5z1qlJNXDc0W2Ng988DNOjO3kMDnv1x+tZ5us5UPxT470AGNcn04pc&#10;yC1y+Mrk4yB/e+lNd1JL7ucnnPSq63gIJfPr9ad56lccYqrq1g2VyUEY2k49cHHNJtJOSwOR1Pem&#10;bwqZDANnIOe1C4PQgFT1z/ShLsJxQqkMePm7EY9a7L4V2okvklCgEMDjPTj/AOvXHDByM/hjg/pX&#10;onwc09oi91I3DEFMf5+lceOkqeGky6avNI+hvhvqKlUQ5yBznrnFeraLexRuPlIJA5I7V4j4Dd47&#10;tFJIVjxyev8A+qvUoHuYrdZIySMA8dq/COIMNF4hu+59xltSSp8vY7L7TFOv7tsnryf8+lc/4ubN&#10;rJuPDDPPNZlzr93CoxIQV9e9c/4j+IhgBWc529ea8XB5fWdVOOqO2viuWGqOA+JVusZf5wMtxXlW&#10;uyBmJLjgHjNepeN9c0jV7NmbAYA5APavG9avYxOwEnA685r9gyGNT2CUlqj5HHVIyqaM6P4W6eL7&#10;VGV+mQBuHevov4d6QiRoGUZHXAP+fevAPg80b3691frx3NfSngFYJtp4BHTHFeBxliJUl8jsyalG&#10;pVPRPDnh+Axq4GePu11VnoEcsXzqDtHb6VkeGpSihD07CunhmWOHcwAX73J6V/OmcYzEOs3c/RsN&#10;TjGC0MHUtJjs3ZjwAPTFYN9cRqzxo2MDn+ddP4lnSa1eVJMYGR+leearqTxztk4J44PSvPw+Ir1d&#10;GzsjSiX47lpGKsT1xzW94elkjZDkc5wT0rgotceGUK0hye2a7TwpfJIsUjL16H9K3xc68I6Mlxht&#10;Y72zuJJovKVj19K0LC1O0lyCT0IqjpwiMQcMC1WororIVIxg8cdK+exFapOPvNjjCK2Lcdqyne2T&#10;yO1EsQIKt2PGKglvnRd4XPTjPNV5Ne6ow5xx61hT6MqUGi0sKCTDHjHPNKsSZJWQNj1NZs+rRLHv&#10;O0/Sqz64iRFw5GR/Ea2lLmerM1Bs2JZ44gzAgkdQTWbfaqsJDA7c9PrWRP4hAJYSZFY2qeIiOS7Y&#10;PGDSVlqawpNuyN668SwoCrS9Rznrmsu+8QRshYSce3rXK6rrLqTIj5z0yelZFx4jdAcvjrznHv8A&#10;41apzZ0RpK1zfv8AxJHuP7wHrWPqfiuNYjGknfoT/n25rltX8SqsrfvCMn5R71zur+JGQnbcgn2O&#10;M16+BwDlNMzruMYnXXniYIrTGUDA6HvWJc+K4slfNBbHOT0+tcpqnjGdYG2jJx+VchcePLf7UVlY&#10;gk8k/wAq+5wOXzl7yPFxE/d1PTG8TAMQJk60V5x/wl9keftqDPbYP8aK9P6icft4nzDoegWsZVsA&#10;5xnjpXceELWysrmOTYuFbOQPeuQsNQkjwFwQeowK29M1iWNw6sW+bH0Ff1DCSS0Pn54ao92fTXwo&#10;1OyQxBYznIGT619DeB7qIJGRJGvGTucV8c/C/wAVtalElmOAwOc/0r37wB49sYhH513g8EAv04r2&#10;sDiYxhbqeDjcBNSuz6u8CagsaqFIJPQ4xXpem3QltwATj+Gvm3wX8YdB0+NGMkeR0JfpXXp+0voN&#10;vCYzfxjaOm7mvWjVg1dng1cLPmsots9M8SXVvYbpLidQB2Jrwv45fFnStD06cQXCMQh5Jrj/AI3f&#10;teaTZ27JHqI5BxhuenSvkn4s/tC33jK4kt7e5byySCST7+/pXjZjjaVBOz1PrOHsixOMknJWRyf7&#10;QfjCfx34xlunlzGpKqM5zXnosIxIcFQoPar2ua5bJIzSSckHB75461iyeIA4YRNt/ma+HxFSNSo5&#10;Pqf0Nk+Ep4bCxpxWxemMMCFgykgfjVC5vFmIG4ZAwD0qnLqJeTKluepPeq1xOzg7XUDHc9Paud6o&#10;9xQUie4vSGJBGCPWqkmoOeTuC/0qKadAeMNjtnp7VRub9QWDOPoDUuwpwhy2ZYnvhHkl+vGc9D61&#10;nXeuXG08jb35qre6ohY9T7etY2oa1GqnBBA6mlzJHm4iFNrUuXmqSybs3QAI7VlahqcCDc1xkEdC&#10;eRWXqGuRuMbxgdh3rLutUiLfKQBjvVKq+iPnsVRpO5dvNXhZsRRMee/0qjLqJIJWLB9KqSX0Z6EA&#10;/TpUMt3F/C4z1GK3Vaa6nh1sFTZLdahdEEoAM+9Zd1eXLks0hGTzipJ7qTyzliCetUHdpjt29T1x&#10;XTSqye7Pk8xwdOOiQ+ScsoDu2O/zVALyKOUCPB/HpTZEmyGA698VD9ilaXKqc+nFenQqvZnxeOpq&#10;EjQXUEKgKAT6VKl2WIKr0681VtNKupHJ8s4x19K1tP0K4LAqpPPTHX8q6vbHmuJHHcybMgHpjinK&#10;t1MDGox15zW3Z+GpMDKAgDnIrasPCRfAeE8jnaOKHXQuWVzk4NOu5nEYbGemK0bLw9eOQQScnpiu&#10;60zwN5o2pACcdfX0rotP+G7yLxFj0B9Kn2t9bjcb7o86s/Dtyq5DEjoMCtfTNDv/ALyqSO3FemWX&#10;w3llADQbsjutbdh8MpM4FvnnPSl7ZrqLkTPN9N0uZyFubYn6jPFbum6B5pA+6T2x0r0Gz+GUnVoD&#10;gc8VrWnw0kHItickYJ71lLEyWlylQRxeleFboMoiBb6NXTaT4bukcSGFuO+O9dZpXgG5RgI4jt6/&#10;N7V0ul+E54nDtAWPTd2p/W1cPYPscvpmhvlWCErgZ+Wuj03SXTDgdRz/AJNdTpfhRFA3WorVh8Kx&#10;ooyAu4dx0qXWjLZh7NQOatLQjA7Ac9sVdisyMfKAc+vTr0rbXw0yEhQTz1Ap3/CM3n3lDYHYCsnO&#10;7InU9mrmNBYqzZJIGe30qSe0VflVcjPPsK2ovDlzwPLIxx05NK3hi6Zskkj2FZckmznePpqNznZo&#10;V3bFJGTz9KQWcRCkDiuki8JzbjuTOfXqK0rLwqqYQxADP5UnSkmYf2nRk7KSOWs9NMh+SInGOR3+&#10;lbVn4YvJlP8Ao/HUAkV1OleFYQA7qCwPArqNH0CybGYVJAAOe1ZuFmejhq9OtC6OAsfBk8wCSKRx&#10;kjH/ANetvT/AGeVjPX0rv7fQbcfNsXgDBJq9baQi/MqgAnJ/GrijpdkzibP4fqBuVOvTNall4Hii&#10;IcRqF7+vX/P5V1a6cqgYHcZ5xVlbYZ5U898/hWnK7aE3aZiWXhOFMFm4HT5entV+10K1HyiPtxxW&#10;gYz0K9x0FDlVymO3FQ09mUpyIorC1iO1oxweTtqcCLaWC5IPp1qrNdxxDG4YBxjPeq39qouVd8HH&#10;TPNRJIOe9jVhmUNtIHPXHeob2a3AO0jPufSqK6pbrnYRwOhPNVrjVoipZmzjrxVQepz4molTZDqU&#10;8IJyBzngDqazwgB3IvAPGTTNV1BZFO1h3xms7+10WbaWyM+uBXq4d3PzfOVCU3qdRp8/lKqhuo65&#10;4rotLvlGFD4xwCa4O01YY+Rjn0xW7pOsRgDJ47Hua0ruyMcnlFVPQ9J0bUFwAW7ZrU/tIg8Sj/Zx&#10;9OlcLpetMrH94cYx16Vr22ttuUh+OpJNeZdqR+i06tqKZ2NtqW4hwcH0Jq/BqeASGIOPWuRsr4YB&#10;3cdc9a0rbUlMgVmwMc89arnS0RnKuu51ltqing4A+vWrkd+CeDjj865m3vhjeD7ZBzV211Bg2XJw&#10;DjAqufQ53Wd7M6KO/wAAFST6gVOl6VPB4NYSahFGfvDbt5xQNSbIIk69QR0qlJMh1kjeN238WOvX&#10;NI18xO9W/EN0rEXUy6bfM6HPAqOXUyilj1HejnQ1XTNqW/AALdfQVTuNTjjbOcnGSKyJ9VYctnPa&#10;qF1q+0ZOMAHOah1UmZyrs2LrVgp27zzyMGsnUNdSMYZu3PNYWpeIVJyjBvTFczr3ijylLCXOPShS&#10;5noebisc6cXdnQax4r8pSBN09+1cX4l8cwqGxMOO5rlfE3jmQO5WUkAE8k9K4HxJ46YEq0hPBwCf&#10;8fxroVNtHx+Nz1Rla50Xifxkrli74AJwc1xl74oBfBfGW/vZrm9e8Xtcnykckk556VmxXk9wSGky&#10;o5ANF+VWPnp4116vNFnUS+IzJII1wME49627LXniUAjHfr0rg7ZzuDb+p6E9K2bW7ywRmJ9QB096&#10;4K7TZ7uWYqUTqo/E13LJsj4Hf5sVKmoXMr8ykBuuP8aw7GaJidoIAwAcVqRS7V3Ht09a8WumfcZf&#10;V59WzRjmndQfOOR6DkinO3q7dKqw7VUYPU5+tTSZJJLE5GQDXMz10tBJGjGdxJ59aRI1wSQcZ6nv&#10;TGVs7io68U9cbiSB9MmpWhOzHJDG67wQBjselN2B2II6GhZUC7FTOepHaiNstjZ153VLu+oW7iLC&#10;5OwLkZ+XjkU4wgcKeCccjp/jSiFvvK5AHf8ASpDAzHCce+f8/wCRT5W2DRG8RVdpXOT97jmka0R8&#10;H2zzVqG2Z/n8vHHSrkWnuzcLjAyRWqptlKPkYzaeqtnjIHTNQ3FlJs3BTkdga6dNKQMWaPqOh6Uk&#10;uiK4J24OM9Oo9a1VKwOnzHK2unuZTuBPsa3NHhdHDZP0J6VaOhOPmXnHoOtOtdPaFxvyD6ZrWMFE&#10;lJxZ0OjCMldwAxjA9/aut0QQRhQJeuD7A1xWm29wpBWX6Zrf06W4gC/Pz3OOtdkJtWOqnJpHoWk3&#10;SDAZjn1rbtbyIFQp7etcNpOplUzv4UE+lasetYAGQB65rdT1OvmSR1qXkQQsAMk92oW8QHaCuD0G&#10;OK5qPWY8AmTqOR3q1FqobBVuccVm5rZlKWpus8O/YBnPUAU2RUc5AGCeDWVHqKgYzjPHWpRqK7wz&#10;Pyeuazag9jSM7Fl7ZJFLZ4PbFQzWsZfaVBHcgGk/tANldwyT09aBMhIyoHHpWLhrc1U3uV5tPj+Z&#10;hwD0qne6PJJC25yuAeCtaodWPCg57YodhgqQDxxis/Z63CUk9Wec+MNBuWgPHUYJH41wd54bbzju&#10;JJBHtXsXiBYZI8ODlvwridYhit5CRHlTxwK7qUWoHzmPpxUuY5W20ERfNjkkAkVsWGmqiAkduoH+&#10;fWhZYdxbHP8Ad6Vesch1HAAxWOIpczu0XgpxbVjX0qxRVQNECfYVqxaRbuhzF8yjtVTTJc4IOcDI&#10;NbVuQyf7XTg148sMuZ6H1dCq+RGbJoMLKdq8kHBxVKfw+hOwIAK39ihiAWPHOaR1ULlSAOOSehpL&#10;DxW5sqzuchd+GxgEw8dM4rLuvCaO25YwevJFd60SAfNHnHHT2qJ9PilXc0fTjIHvWippdBKpd3PN&#10;LzwarL0GAegFZV54FgZGZIQckZyMf5/+vXq8ujWzIep4xtNVJ/DkTHakZ/GmlYbalE8ZvfAKFiVi&#10;z6gCsi++HwwGVAB3+Wvb7nwnETlU3cdFFZl14VXBxEcr0qlKxCjGR4Ve+BXBJWIkAgbQtYt/4EB5&#10;FseAc/JXvd14QYsDJGTxzxisi98GK6sRECAeARVqo0RKlc8DvfBEkmSsJB68jpWReeDSijMROG+8&#10;V6f59K99uvBCy5LQ4B9RWPf+AkCsqwKM9M1tGvOOxk6SPn3U/CTliscXqQD3rFu/Ccu0q8ZyBx8v&#10;4V77q/w93hv3OMnAwP61g3/w/dlG2PHHXHWumni2jGVF3PCrzwwSSBH26sPrWRc+Fk52RHpj8K9u&#10;1DwFIsm37JnHU4z/ADrGvPArgbVsiAeny+/tXQsXGRl7JnjUvhV1JVV6jkYqnceFpAWbaTzjnoOK&#10;9YvfBc6HYsW0k9faqN14QkBIWPB/QfWtI4q/Ul0zya58OS8jZkKCRxVK50GUDIUgjBHGK9Wv/Cs0&#10;a5kjU44IC1lXXhZyCPKIGT17D/JrohiNCHTSPMbmxuoiRuJx2xUKx3MDBjESO4716Dc+ElOSIcnt&#10;gf41RufCkgJH2c8joBWqxC2I9m7nG+ZMeGRl55x3/wA/1p8dy6HcWIOeMDmuhuPC0i8RxEe3pVC7&#10;0C6j5MQPOO1axrImUWil9uLLhuOOc81IupsQJN3HoKguNLmQYZSOe1VntZoT8oOPXrzWqqJozaaN&#10;JdRLnaH7ce1TLf8AyjBz6jNYpeZCUK5JAyQKEvCo5GOMHFUp32BnU6QpvJVLrwCMkdzXq3gS1S0t&#10;0WNApIAzjrXkng2SOSTcOpbHH9K9c8Hyg2yMHyMgMQa8TN67VOx04aHNNM9X8FXMaSxOzAbWGMiv&#10;c9FtLPUtJicAFtgHX2r588MyGNwwbqccmvYvAPiAnTEiZzxwc+or8f4ijzpTi9bn1eA9ySL+teHo&#10;ShwM47gda818d6OsKsuR35Neo6lfh4G+fAI7+n4V5n45u0nuHVmyEPHGPauTKK81VSZ3YqmpQueR&#10;+K7aWCNhG7Hg5YNxXlHiJLuK63Bydx4Ga9l8VBWBG3nnHPA4rzjVdH/tDVFWNc5IAH4mv1vKsRHk&#10;97Y+SxlL3zsPg1bmPS4rwZBbknqMD/P86+h/hbfPM6qG9CPzrxLwHZLY2cOnoNvTIHpXuPwpsVNw&#10;F3AE4ABP9a+I4urwqwnI9XJ4cll1PUdM1XyWVST6Z79u9b7awUh8x34x1FcrNplzCQ205wMcdTWk&#10;8cpsQdvIFfgWZU483Mj9Cw7TSTIPEPiW32PHv5IPeuGvNXjmvCGcc9P1qz4lgnaUqGcHvzXG3b3V&#10;nqI/eHJOBk84q8DhIuHMtzeV4NNGvcmX7Uhjfjd0x05rvvCJkazTDdBzXB6dFLd3IYknABNd/wCG&#10;GVIlh6ds0sWoex5WtSJX50dnotxO+PnJ5HJPStpJZnCsD9Mn/Oay9FSIICRjAGc1pmZF5U/5NfH4&#10;iFpcsTqg01qR6hfPCpyOfc/596xrnWwrnOBwO1N8S6oEQjzOPTPWuUuNVWAl/MHIyRmsKNOVzeKu&#10;b99rkSuCrLjj8aq3+tbrdiZQe9cxda5E7Z81TgnI9qy7vXJPLKefjPbPSvRhh72uTZG/deJBGSnm&#10;HGeAD0rG1LXUZy6vkYGTnv8AjXK6v4gvopWK/MMcYNYd14vlMjJLxuHzZB6V20sG+xSUt0dNqniJ&#10;3TfFIDtPAFcxqnjG8hmKSoRhsjHT/wCv1rGufE5N1iKYgE85bvVO+1ee4lX92DjrXfSwijq0axTa&#10;1JtU8XLLJ+8BUnqM4zXO6vr1xFKZYZS+D93OP8//AF6l1W1M0gkfHI4wP8/5zWfd6fF5LEgcivZw&#10;kKcLOxlVhFqxmX3ji5B/e5wem361ymsa75sxZGxtHbtWjrkQjlZFfAI4B5/lXN3qKX3ZyTwSPX3r&#10;7bLeRbI8DFU0kXF1y32jLHOOcSGisnCrwQnHvRXs3fY8zlfc8+068IULtHbgHvW7pdz5g3BwB3Jz&#10;ivPdN8TJEdzT5B6jd1rd07xbp4jDyXCkjkAn/P8Ak1+0wxEbbndPL5XPW/C1+kZWRrjbgdM10v8A&#10;wsa900gQXYzjs3+f8ivFbT4g2tuRtuAM+/Stew8X6Tepg6lECQeS4wK7KWLpWtc55ZY5SvNaHqcf&#10;xt8RGTyor1s+zZ/D+VWZfij4mmt90uouBgknOOvrXkd9438I6Mnm3OvQE56I2cj6Vx3ir4+SXCtb&#10;6G7Kh4EhPP4VnWx1OiviudeGyOlVl7kL/I9H8a+O7/WL5kn1CR9v3vmPNclq3jGK1iCxy89lBzXn&#10;TeOdSvm3faGyepHeo4NW86QPPMSCeSTzXh1sZKtM+2y/LKWHgk9Drn1ma9naR2IyeAfSpFudmCxz&#10;6Z79eK5uDVYlcYcZHQ4xU416LG0888461yJ6n01KpTprRm+bohsu3GPXr+lVp9TSMEbhwOp65rDn&#10;187yPMJweeetZt7rvBxnkHk81V7alTxsIR3Nq71WNFKMMjHY1jXuuxxbtvGB61i6hrUwcuG6jrms&#10;W81KeduST3GO1ZNNs8rE5tSgt9TZ1DxKAu0ynrzzXN6p4lWPJEvOOuar3UF/dklFbGc1Vl8PzSEv&#10;N37Ma1hT7nzWNzmTXulO98TzSN5cKZ9COlVl1C/uX5GB2Fa0Phwb8CIkn2q5beGJd4xbn/vmulQ0&#10;PnKmZzlK7kYtuLuUAknrVyC2kbll5Hf0rorPwddzEEw7cY4I5rb0/wCH8jEN5Z/E9KTgSsxk9mcL&#10;FpNxdSYKHHpirkHhaVyCIyAfavTNO8AJjBgHTpitaHwEoYKbfJHTt+FXBO55mKxMOXVnlMfgtyoG&#10;zvwCOlWbfwXiQeZFkDjO32r1u3+H8sg2tbkjHUitXTvhnJIdxhIXjtXXTqcp8jjZqrL3TyjT/A7s&#10;MpBkd2FbWneBAGDbCcnH3f8APvXsGlfDHoRak8cDFdDp/wANPlU/ZDweQVx/nvVuq+pwqCseNaf4&#10;CdjuNv8AgBXR6H8O5HO0wkA4yNv4V6/pnw1CYH2U+6gdK6fQ/hxsjCtbALgdqj22u5Xs9TyjRPhl&#10;KEUGDPvsz2rrdK+GwZFeWHJPXivVtI+HSjCrbkdgQOn+RXT6d8P97n/Rx82Ru2/rTjUctblKmkzy&#10;fSvh4BjfEOR2rfsvh/HtVhbgsOhxXrWm/D5Qg3QngY4Fa9n8PkIG2HHGOO3FCqSBwVjyKz+H0W75&#10;LfvyMcE1qWfw9Jk4gA9sZFeuw+AY1HMIGBkEjHNX4fCNtDjfGgPc460O8gsl1PKbX4eHb9wA9uOK&#10;1bTwCQqhoMkd69LXw/Zwj5VBPTpSmyt4uAqj9aNAcoRZw9l4FiQZaL+LoBV+38FRuARCR0PXpXVg&#10;wAnaoGeoNRT3kcQOzAIOMjpTTSZlOceUwV8H2sLZMQHHTFMbw3bQBlZFAx1Fac2pLlt74x25qhda&#10;nnIDjHc+lb03G54ONxEoQdtCs+n2IBAAI6EGqVwlsh8pIxx3Jp97qAK7Sfpz/Ss+e68zlhwRjAru&#10;pKDkfE5jj6kabsxLi5jDkIo9qjXUACAWOFzljxWfqV2Yj169eO9VLfVAXwO3Az3r1I4anKB+d1OI&#10;sRDG8kX1Ou0+/dtoAxhepPPWui0i6aNwzkHGMDFcDpurJHIC5HHTJrobLXlaVdjjk/ma8XF01Tkf&#10;rnDOZe2pJNnotq6yRgptxgZJ7VajYAHe+Ca5i015BbIfNHC9M1I3iBRw0o3EcEHr7VyKaR9u5XOl&#10;EtuuVLcj1ppv7WD7zBe3JrmJteUAlpRz71Tm8RL8wLj160nXinoS5pM6241qNWPlKv1zWbdeJCp2&#10;FhjvXIX/AIsRFKA5yOAy9f8APNYtz4uC5ZpCD7msZ14i9rE7S88Rx4wH28E4qhceI4w+7eMrwea4&#10;O58WkyE+bnHQE1mXPjDEoCuc57iueWJWxy1MQoo9IXxOnIMmG7k96bL4iV1LB+Pr1rzSHxaN5LSZ&#10;PoCKnPisr1OM9c960oVednh4/MOWNrnZ3+uqp3kjod1UTrCHJ4z2yOtczJ4g82MsWJ6n/GqsmuKh&#10;wsoOPQ19DhFGS1PzPOcyk6mh3Vpqx80IkvTpW9o+rssYG8HNebaVqufnJH0rpdH1NtyjcSCcjB/z&#10;60Yy2yOrh7Ety52ej6drCRDeX69Tgmtey1oMQd35VwVvqrJGMMM+pOa09L1KVgPmPT17141SdpH6&#10;Phq8qlKx6Hp+qLhWZuDwTn2rYs9QLHIfPHQGuI0qSSQbScc5IA6/lXT6QijGRn1z/wDXqVO5cnJI&#10;6KyvzuC5OQcjHrWpb321c/oVrEsjlcvjGO/rWlbPGq+o64z+FUrtkK9jQjuZJGwGxxkiniWbZ8yj&#10;jr61XWdR8qpnOOQKkEoY9eo65rXmZL2JzLJ95cj3HeonuHdeVx9aVZCRyOQOx6UxlyP1zmpbe49C&#10;C5MjDIb8Ae9Z14GwTJ6dc/4VpTsRkFWHH3sVnXzEjgE47ZqG7kyWhg6oUAIHP41xvie/Cq8YUHAx&#10;yOprrNbkDMUkkII6jNcN4rdFjJVzkHpXXQim9T5LNq0owaRw/ie+8uJzuzwec9c15h4mvpZrkgE4&#10;5ziu48VPKVdDnDZGR/KuFvbF7iUscdMbs16M2qUbn5riFVxVflXcyFje4ckADHP3epqzbqQm0dF6&#10;5HfFadhoAYiPbu9z6VoL4SkdRtRiMep4NeZOvFs9rD5fUhTsjEt25JZsntgdK1bPdIdpHQ8cdamg&#10;8LtCCTGRzjpWna6UY1U45zwcAc+lcdSaZ7WBw1SMrWJbGI/cCsctnHoa0okJ479CPSorWz6Bx9a0&#10;7ez6EZxngjvXlV5XZ91l8HGNhsSlgVAABHORU7xsV+ZiR0xirMViAgbgHvzzinNbqMHacH+Jv5Vz&#10;HtJWRnM0iqdg9cADmkWCQtzuyD1Jq8VUjjHHQGkhQEkEHGec9qEmD5hsOnk/L16Y71bi0oNyeBnn&#10;61NYwoMMAM46HtWxp1pG5zjBxgACtFTdi4xc9jMh0sNwinHrjrU40YswYRccdBW/b6ZFsChc+rLW&#10;lZ6IjMAV5zn/AOtTi4p6myoORy1vo21duzaSOnpWlDohIUqn8Ociusg8HGdSUT6CtOy8J+Q/7y3Y&#10;56cdKtYmgtL6nRDCSerOMi8PPuC4J5/+vVhPDYC4KHOOp9a7n/hG16xo2GPB6046IFGx4sgV00qk&#10;JbM0dDlWxwM2grGc7DtJ/Oo5/Da4UBdoH3j7Cu7k0kKQGTOeoxkCq8ukQAYSP8AK6/ZReqMJUVuc&#10;PFprwuBt+UcA7cc1bgL7gijr2rop9IVRkhenPHFV306KA4aJc5ABA6VXLZEKlyMqW87RNt3ALnrV&#10;lbxVAUvxnrnr361BJAd2SenTB61XlcK4IXr1HrWc3Z6Ce5pw6od3yjP1q9a6i7cKxBx2Nc2ksiuD&#10;vwMYOB2rX04P5QPGcc/rXLVqxhG7NIXcrI21vflBd+PT1qdL1G4dzyckHtWK8pyQDyB+X+f6U6C7&#10;IPHr/FXD9fg5WudsaUmrm7HcrkBcnnt9anFxhMjkYwQTnNYsd0VTJxkcjK05L8l8hiOR3rvo1VUj&#10;dBKLgtTcTUCCCMY96gu9UCfKpyMfnz/+us6e7yAd+PbNY1/qMit87HBHBJ966VTuYzqcq1Lms6oM&#10;AtgY7E9K4zXdTi3s4IJJ4o8Ta6Y0b5jx1Ga4XVfFI80gScd8frXXBJI+WzDFLm1ZtPrBWTAII6gZ&#10;rR03WMsE3/ge1efS+JoGkJkkHrxWhp/iSEgYl5PQE1hiGrBl1WPNZM9W0fVDIVJYgH0NdBbaiNpB&#10;fnjJBryzSPE6+ZhZMH1z+tdPpWstIOHJB615z30PrqM/d0O1S8VV4OGyep/zmp4pRPkcdOeetYOn&#10;3m453dRwf6VpQ3LggmQdMDFHLdbG6my9IikltvXPPp+dN8lWfcpIB65pI5vMIAGeepFTAA9WwMdC&#10;KTgiuZ3IxFjjkZ45qIW6vtOAB1ODVrbxgsPY47UwbJUxjqcfe+tSoFJtFN4FB2bTjOKhltVOVOCD&#10;3POavyRg/N3A4JyarsmT0PTBIqHBItO+plTWUTN8xBI71VutKtmO4Lk4644rYmjJ+faffmq0kWfm&#10;2g47Z9Kiy7FKb7mDPoNvIpAA9uKp3HhXem1EySenpXRiNsE8Agfd9P8APFRsqEksMsaeth87scNq&#10;PhAMxbyQcdcCsm68IIV2rHxyPu9q9NaEbWB9fmGKqXOlQyAkAZB4FJN3EpJ6M8nu/BkT5Ah3A9s9&#10;DWLf+BonBxFjHAAHSvZp9EjkwCAc8dKoXfhaPeWx1568U+Zg4JLQ8Ouvh+u/Z5GRuycDpWZqHw9y&#10;hJiGQDnI68V7tN4Q3EqsWdx6YqheeDywIMIPoCKpVLMXI5Hz5f8Aw6ctlYOnovesyf4eSxnPkEqD&#10;xgYGa+hrjwPlsGPjqML71QuPAi8kQDH0/wA8f41pGq9iXSTPn248BFFx9m+mVrNuvh0GO4RkEZJ+&#10;T8jX0TP8PRIpcxbSDkDb17VnXXw9KjIiIz6pVxru9iPYps+ctR+H2GJETEEcjGaxtR8EDYwaEnB+&#10;XPUV9G3/AMPCD5YiwcenFYepfDqYgkQjrjdng+1aRxTTsS6CWx85aj4InQE+Vz2AFYt54SKnettj&#10;GBgj/P8Ak19C6j8PSDxAeOvy1g6j4AY7iIOvrxW8cZYiVB9jwafwsyBmKHHp1wapSeHmjJLJn8K9&#10;su/h+UUt5A/D1/zxWTd/D8jJWPA7/LXTDGJmMqOp554V082soicYw36V6j4PjaJVUkgAjBIzWIng&#10;+W2uCfKIHfA4rrvCun7YwzpkgdcelebmcnOk2jShHlnqdn4eZhsVwCMd1967zwrrX2VgrYwxGcHv&#10;1zXHaHb7QG7d8dua6OzRUwyjGB1A/WvzDM+ad4tH0eHkowR1+oanGsBYEnPIzXn/AIo1ALLIS+73&#10;P+f84rbk1CQQGOU8Z4O7pXJ+KgSrOj7h355rzsthKlWXMd9aalTOM8T3xYMoYAk4GTXP2MYW8Vtw&#10;OWBUjmn+KLqaGTHICnkd6zbLUXMod+OmeOma/R8NKUKCsfO1rOpqeheHpSsyZ4J6ED0r2H4b62LO&#10;5hB6cc+leH+HdSQugOD83T0r07whfhSkoYcYO2vk8+vUpNM9PA25tD6JS9gu4kcgZ21L9qhS1Kjq&#10;F7Y4ridB1wNZKA4OR90mrF54j2kxqSM5HI/WvyDF0JSlyM+vwz0TH+IBDMzuoAyefY1wmvKpud2B&#10;wR92t7VtZ8q2dzIM45/OuTvdTjnc4Yn1xziqwNGUJ6bHZOemp0vhN/OmWSQL0HSuu01y96gGQuPu&#10;gdO9cV4avore2XJHzc8cV1/hy/jLGTA6YwD2rDHU1zOyMoTbR3unXEa264zx259Kkk1NwCIyD3GT&#10;Ueim1u7HhuSvJqG/jWMMynheue9fJ4mm+bbU6qUo7HKeMdaufOKq5yP4QeMVxmo61qDkgnqePb6V&#10;23iPS0uJDJGe3Kgdq5e809PMKqnX7xx3qKEFZHpwlDl0OaOu3qswYEYOc+oqnd6rLLHwm1g2K1dW&#10;tI4HbaMjPIx0rMuoo/Jyu0kjOD1+hr1aVNO1gapp3Zk3d5dfd+Ygnkk9KyNQYPISVB/HFal9KkOS&#10;599pHesi+uIZB5gYZHvXqUcNJrREOrTg9ClLDCG83cCc9iP1qNmKsGK8Z4wKgvr0xjAPJ6c02HU4&#10;pYlViBg9M9a9Wngp2uYTxSLF7cRCADzBkDI5rDur0Rx/McjqBnrRqt+qZbzSwPTJ61iajqsTjcHb&#10;v/FXpYbLmmrHNVxasUtddDukVASOQT1ziuSv7xSxLPx6Hr79a0dZ1wLkKec8bR1rj9e1iPcWV8H+&#10;VfXZdl010PDxWLiapukyflX/AL6P+NFcl/wk8g4E5AHQbqK93+z6nY8v63E+c4fE98BhnzjtVpPG&#10;d8BsVsZ7Vg4zyxwO2aNu/jGSOwGK+09nNrQ/Rp1qC6G83jTUyBm42nPY0h8WXsx/eXpyeuDWGILi&#10;QfKhHpxmnppd5McbCfwrRUn1Zx1MdTgtEjWl12ZuXmJPY5pY9ZDYCSDjqQaoW2g3Ug2kkVpWPhS7&#10;eQAKenORir9i2tjllm7T0LFtqrOABk+pq/BeTg7VYn61Ppng64HykH6EdeK3NO8ESykBe55AB4pO&#10;hLcazxJXbMeKa8JDB2+h6CrcaXLAOzcenFdXp/w+llHFsx9MITWl/wAIBdxx5e2KkHqIyP8APFL2&#10;LsL/AFgSW5wpglAwScEZ571Tmt53+SKM9Og5/CvSU+GtzcE+Z36KO/8AhWrp3wrjSTc69FHy4p+y&#10;WzOCvn1SWzPH4PCuoX7ndC2Ce4rTsvhpcHBkgJ5+YV7RZfDjBVobLG7BOF61tWPwyaQqWUDk8Afp&#10;VwpdUeVWziPVnhsfw/WNvLit8nHXHSp7f4RzXDZeMnI+YFc4/wA5r6Bs/hdGgKrZnjjO2tG2+GUm&#10;MeTgD1HPauiNOyPIrZo5u7Z88w/CVoDxa9ucjrVy2+GhHzCAkY7r+lfQa/DOILk23GP4eMVNB8N4&#10;4uqgc8/IBQ0+hxyx1zxHSfhhuZXNvz9PyrobH4bRRFVeIdAM7TXq1v4E8v5EQAE9KuW3g91YbEB+&#10;q9al7bmcsbPY820/4exyABbcEj61saf8MmmKs1uuDzg8mvTtJ8EbjgwjJPocV02j+BgkagRLgHJI&#10;q4uPQ5J15SXvM8msvhcoVVW0xnrlf8+tbmnfDJVRV+ycfQV7Fpvga3eIFo1zjFa1v4OtYgR5Y+mK&#10;auc7aTPIdP8AhoEcAWxx7DrW9Y/DiNgP3XJOOhr0+28MwRgBYgcHg+prQh0dEwzRDPUjFNpsE0jz&#10;zTvhysXLWfOOp5re0rwFHEQxtlUHjkHP/wBeuyttJBYBsY4PTH4/yq7a6WAeUxjjiocWmEptmHp3&#10;gy1i+baPu+lbdh4ZtY8FkGcc+laVtZEIBISQD681NI0UAG7P17VpGGgnKT1I4NNtIEDmMADvjpUj&#10;rDGhKp1IABqpc6kkUf8ArO/BrNutaZDhpAPYY5quZEOVjXkulRSCqjrziqsl6gfIbOAecZxWNPrq&#10;qNvmkkjoT0qhca8uCPOORzkCk6sLGM6h0M2qIpIVwCDVO41tAM78g8dO1c5ceIYVUyNIeOOayrzx&#10;XETlZM575rCpWilozCVVJ6nVya3tYhSM8kEmqN3rxOWZwMfhXIXPi4BmUSLgds1m33i4BC/miuSe&#10;JXcwliEddNrysuHkJJ5yKqT64pUgN0HQmuIl8XR8uXyOxyOapXPi8IMtNgdCDUfX+V7nFWhRrL3k&#10;dpd6yhBLP09O9Z82rbl+WbGBxXHXXjNcbfOIPXGc/wCe1IfEWYw2/B6g5H8q6cNmblU3PmM4y2lK&#10;i3E6G/1cPGQ0nT8ayv7YeNiwlGeuFHb+tYt5rvBUSEnHaqD38sxJAIwOOf8APpX12GxqnTPxjMMs&#10;nDFcyOzstdeRHleUDn0x/kVr6P4l3ShfN5PpivO4tZa3gIdh9BkZp2i+JTFMWdiQpH8XWvOzKrbU&#10;++4OquMrS2PZ4PFYjgB83HHHqajfxkRktKDnnHHFeWTeOCrCHzDxjPP8qWHxNJK28ynA6mvlauOt&#10;Kx+rKs3FHpcvjQlflZgcdT2qhc+MXbcEOT6GuBuvF8cSEJMxbHbr+NUX8W9dzlRjgCsHjYvqDqtb&#10;nb6j4rcNnzMHrjNYV/4vbed03P54NcxeeJ4ZwV884+nesi41ITE4fAHT61m8WnsYyqvdHS3/AIyM&#10;QLmYEA/Uisa48Y3EpO1j1OMdqw3uGlcFSd3Qgjn61JBEW6Nz246VjLESOSq5TRtWmvXnDEsGJPbo&#10;P6Vow+I5hjcxyeBn+lYVswGAQRgYOasxEz5TcB2zgZNd+DrtyVz5vMoT5Xc3rbxN/GGyD09DVy01&#10;QznMkg+bPf8AWuehto0ILk4x0A/Wr9tExcsI856f59a+qwuJUYn57jaFaVXXY67T70FAqHjGGHPX&#10;1rpNGuLiVgokABPauV0IEBAwBwckgV1ujmINvwB+FLEYiLjuexlVCcWkjpdPgkkAM02cdDxk11Gh&#10;2oVuW43deK5vS5QBwepzk966fSLnCBTj8a8mc7z0P0TAxcYWOr0qJAqjgjbnp2rcs5VUbc5/Gua0&#10;28OFbkdhiti0u0Q+YW5HtitqdrHXOXQ6C0ugMbuAelX4rgFRxgY6ZrBs71W+6ehxgcVo28x4Ucgd&#10;+1bohN7I2baVTg7iMjnFW4trEYPfpmsmCZfvLwe9aEExOApwT78VadkEdWXo2UDaQOaUsrEDB56c&#10;YqFJFyMMfypXYbgQPp0qW7Gi0I5yMEgfkOvtWVfSSKxIxgccDPNadyyg7lIOePSsy+wpyhyQTxU7&#10;mFVySbOa12QFSdp+7kg9f8/4VwHibecjfubHTNega8FjjY7hjoRzya878TTxR5Ixnp1616FBNLQ+&#10;KzfVs4XxJbozt245IGawU09J2IXAx1wOtbfiKfflumTnC1kwXManapGc8t61OLlKMDwMFQhUxSSL&#10;2h6UnmBGUlQc9K2Lq2hgG0IAB1OOaoaNqUay+SeOeDV+4uI2XAfjpkivnpVJs+7p4OmqaSRQmSLO&#10;4rj0JWpba2UjaVPA/wD1UuYFA+fJ9e9Sxy7TndzkHgDiuaVSbO3D4SlB3sSw2IyOnrndg1pW9tFs&#10;BboOhqhBdIxyeB6so5NW47xV6MeQM89az1Z7FKMYFl4EVMnOMDv0qrOw5G08ZPanyXWEChzjGDVS&#10;8mReUfjGfSkbpt7Em5B94/pTkfbgZHX5flHNUPtYzhuTwPep4p1b58jr0NawSbJb6XNyxEZAwOR+&#10;Fb2lRRsoJAB46GuUtbsRty35Guj0C6VyFVsE9q0qK0LnVQtJ6nT6ZZbyHDY7Z/z/AJ5re0rS2Zv3&#10;ibh2Y9/wql4dtA8Ykd2BPTAzXZaRawqNquDgcnFfNZhmSoSaue5h6Ckrk+j6VGoCmMflWxBpUB/5&#10;Yk59Kk0q2iKBuCPWtu2tokTjPJ7V8jieIHSq3bPaw+DUomNNpEQXIjA44ytULuyhXJcLkHjIrpdQ&#10;VWjIQc1zGu3a26Nk8CvbyrP1WkopmWKwXJG5lXcUYY5we6rVJ41JLEdeg9KqajrYjckuQQeneqie&#10;JoMZ3AjoT7V+j4avGpSTPm6jUXZlq6gyPlTHByM9KoXEAKkn8MHoKll1iCXKo/JHAxVaa6SUHYyn&#10;A4GeTmt200QmmVJ4S4yeh4FUpoSxyGBO7HPrV+aVQSrtwenFViYZXAC8DpxWM7oOSN7jbTTXmIKn&#10;O0cjHvW7aafNBGpIyMZFO0KzSQAN9TkVv29l8nlsOAK+QzzHOjTaTPTwOFVWdznpbORn3GMgZ5J7&#10;VELeRGKYwc4HFdRPpMABdgeay9StIo0Lr1/OviMNm85V7H0U8DFUzMZWiQsG5HfH5UkBkAwTnJqp&#10;eX0scvlyEdeCBTrS7RxuDEc8jNfpmU1XVops+fxlLkloX5JA8WGGD61j6oUKt83Y81fkdM5Zu3pW&#10;dqY3RM28EHtn1r6CDS2PHrQbgcF4uu0AI75wcV5l4l1Pypmdcnae44r1HxNppmLAA9fTvXnviHwv&#10;v3EgD0+Wt1O0T5DH4WtOTOJudfm83fHJjHOTxV/SvEM6/OZgB354qDUPCkgkYqmD60230iSBBG5z&#10;jg4NcGIl0JwGGrQndnW6H4jnklV3YgAjJB7npXdaB4iIVWEuCQD9K8r0pHtzlWbb/ET2rqtC1ELg&#10;B/rzXFBt6n19FyitT1PS/ETFQA4Hpj16Vu2etvKAWbJ28DOM5rzLT9RVQrCToRxW3a6yVxtmGPQ1&#10;s27HXGa3PRLbVxgM7YGcZqyurR4PzBgCM1wdv4ibYGeXI7c1P/wkyYDGY465FZuTNPaHbNqwBDCR&#10;AcdmoOrgDPmcZ4+lcUPE0eQhbLD9Keuvh+fM285xxUN6alxmmtTsk1RXITfnP3eKUX8YALsTkZx6&#10;VyKa0u7IcHjvxUv9tLJgFhjpUOehspp6HUm5QjlgNx5zTB5btyMZ6ZrAh1WKY583PpxVmHVFPCnJ&#10;B6BeQfep5kXdGq0KMDtxz0461GbJWOQAODnjvVI6kMDLkYPUd81MuqR4yGJ9waFK70HdMc9ntOQT&#10;j+LnvURs+CVXNTR6mjNnOQfepopI3GWIx+FUrEprQz3tQAFI5xyfWojbQyBt8RJHGcVsLBHINoXt&#10;0FDWKM2CR7ZGaIxbC9zDewUrgO3Pv+lNbTMkjGR6VtnTo2JVOTnqPWlOmkjpz2ySM1XIn0Jc7PQx&#10;G0eOVsmDj2FN/wCEdgdNzIPwGa3UtXQBGGTjoRUpsSVBUd+SD0pqnoV7SW5zMnhWBl24zgcnFUbj&#10;wdEy5ZQCT0Brs/sfAyM+mR1qM2YJ+Ybs9Md6hwkioVDgLrwZuXa0Q5HbqayNR8EbsgJgBuOOlenX&#10;Noki/dHAGPl6VRls4yx3op9sfhWbuma3izx7UfAgZyWhHI5496xrz4fRAlGiHI5OK9sm0W1mQuV2&#10;544HFZ9z4WjdyQPx21N2tCuWNtDw29+HCSSkCHIByMDvWRefDZtwAt8gZxlc8175J4NieQ5UZ9Mf&#10;nVW48DoCy+VnjgkYrSM2SoKx873nw0XdhrUk+w6VBD4Fmtnwlr0r3268Dcn93wOp/OoG8CDaD9nG&#10;D1I4oqTvGxHslc8ZtLCazUeZGQf92r8V6Y0IfdjGMYr0q9+HsRLGOEZ+nNZF/wDDoHhIuQDhse3S&#10;vnq9ClUldo7oU3GN7nDXN+GyZOmeuf8AP+TXOa/dh1dAWGckfN2rv9Q+Hkke5kZvc/5Nczrvga6V&#10;c44PQ7cZxRRy/DuRE51ILU8l8XLLckqE3cnr2/SsKxs5JZvuc5wd3Q9q9I1fwVMCd45J+X0+lZH/&#10;AAiktvOJdh5JBxX0tHDU1Qtc8ubqOXMP8N6bLGUbaRxjbjvXoPhgSRHnOABzjrya5fQ0Fv8AJMT7&#10;4XJ611+jXFuqqBJg9Tk9DXyOc4Wo72PVwNZR3Oz0fXHtY9rucHtil1LXAyl9/HOCD0rnkvYQcrLk&#10;AdGqK+1D9wSHGAOCTyfavznE5VN1bn02GxbirXJ9S8YFo3QyjgnHNc1ceL4oLg5nPDVleJNSaNmZ&#10;DgAcY9c1yF9rbmYkykHOQW69a6qGU9Ui6mOS3PatI8WJJGipMpHcBiK6nQvF7AFS2QOMg96+dNL8&#10;T3UUgMb/AFG7rXW6D4wu5AApYEjHfBFcuLyd20RFPGq90fTXg3xmhjMZm5Hb61q33iQYId8jtzXh&#10;XhfxldRTB5HYevOOfxrqLvxnFIgKuct/hXyGMyqcZ6Hp0MTd6neXOswNGziRT1Fcvq2riB3m35zy&#10;BXNz+NPLXy0lPzdMisfU/FY8rLTcEdAM4rjo5XNz2PSVa0bM29R1SKYCQMMkdicVh3eqLA+QygdQ&#10;M5rnLzxxDBIQ04xj61j614vidPNifgnOCeeK93CZTUbWhnPF2VrnTaneLtJRgMjp7Vzl9rEcErJ1&#10;7HJ61z8vxBhSIxmUe4J9veue1vxxHI7PFJnnOCffvX0mEyeSlY8+tjopbnUatq6IhkikHfgisZ/E&#10;ixvjzyvHTpjuf8+9cfefESAFg82CeuT1rn9T8cxjLRznPpnn/wDVX0mGyR2s0eXVzDzO/v8AxH5i&#10;kMwyTw2Olc9qfifyiVaQ7fauKm+IhO5AzYxySBg/41nXvjBLs5DEHtzxivcwuRa7HBWzGTW50Gse&#10;JFdWBkJ4I+WuO1rXHaQ7JOBxwe1V7/UpZCQknXrkVmtG8pMm04xnBr6TC5bCmeVWxkpEh1WfPQn8&#10;B/hRUXlQfxSHPfgUV6n1an5HF9YmeYW3hq7lIUwknPORWjZ+DbyUY8jHYcV6DoOhW7nbIvJ9QPxr&#10;rNO8G2jIZdi5x6d/8K6p4KtSdpI+zqZzSlH4jyS38EXCKN0OTjPFSJ4SuVIEcBYd8Dp/jXscPgWa&#10;7lEUcHIOOB1rsPCnwZu2KPJphYEfN8mc19FlWRzxOqjc+WzPiWGHT94+d4fDN7EQDauuOpMdbmj+&#10;HXlwWiJbOBhcV9PWvwWgnt/LXRkBIwTsHt261zvin4HzWQNza2zqBnIC19ZHhKXKvcR8nV4wSl70&#10;vxPJ9N8NKpQtHwTySvX/ADmut8J+CVuJv9SODk5GOK0bDwhOr7ZImyCBXaeDfDLo67Y8AHGOn5Vl&#10;V4TqRXwijxVCe0zQ8K+DNNs4xLLaRn0yoP410EvgHTNSgLCzjX/dFaenaNtQFlIYAZwO9dPpWjt5&#10;OQmPTPbP/wCquDEZB7GOsTaOdqvszyG/+HqaTdFI7YmNm4rT074fpJGr/ZsjPAHbv0r0PWdAhf5C&#10;n5npW14Y8LxS2wdlHPfHNfHYzDqhNo9jD4qdaGrPO7D4feWoC25BHUlcVr2Hw+Chc2gz6gdf8K9K&#10;t/DdnHg7SR6Vdg0izhIIGMdARXBF9EaSlZnBW/gEbQHtiQeOeKn/AOELW3U7YQBzyFr0I28MMZcI&#10;MkYzjvWTqV3DHuQ4HPBz09Ku8ldkuSicZL4bSIFvLA4xyBxVO70e3gyXIz3AHatTXtdFujOuBgcZ&#10;4NcldeJllYx+aOgxn/Oa53NmUq2t0aa2NsDvI4z2q3Zw2hbbtGO248msawv5ZiAf4umDW/pNk8zB&#10;tv3R0qoRc9DGVRs1tJtYmYGMAjPI9K6HTbVBgFScegzVLR9IkkYEAYAz8orq9H0UJHlsc/eGa6Y0&#10;0hKbvqM0618xgywEYHBPQVqw6bIRjys85471e03SbdIg5OQDwB9K0ktEUKFX8SelaWT3NGzIh0ne&#10;Qzx8+h9av2+jFV3eXjtgn6VbCJHIAgwOxIqdZGB4Q7e4zT0sJSuQwaVGTl+vfFWBZwRttY4x1IHW&#10;nK20cDtzTZ5Qg5PGM49KQKT6iTPaxQllHT3rF1DWEiDFjggHOB7UutaukKHLcBeTXG694lSNCC4I&#10;GcsRUzlaJEm0y7qevxAMRNj1Oa5jVfFgjzmZQQe7VzfiLxe0eV3Hbzjn2ridd8exxlmE2SOo3cj0&#10;rgr1+VXOapU5Nz0abxgrKQrn/a55NVZvFKlT+/GehweleWp41Mww0+71GcYpZfGxddu4nI5weleT&#10;Wx6j1OSdW/U7m98UIoJa4yDz9awdS8aLGxDNn0wef8//AF65a71m+ueYGI7kmqLmQsWuJWGBjC9+&#10;a4KmOlPZnPKUpaHSzeMvMcybhuJwBnms+48Q6ndfOx6DjnofpWWbqHOxEyR6VE+qx52o3U5zzx71&#10;zOtUkTZ3L0mq34DKZCOOPSqN1q11nashJ7ZPSqtzqk0gIVscetVZLkjILYxyOf6VK52wdoq/Uspq&#10;N48v38ZOck981oWtxcuwMlwRnk9uaybUlRy3Geuegq3FOh2xjp9M/wCe1evgsNVnK589meMhThZm&#10;k0yo42yZHcv1FSwXXmsVHJ9uaoIcvuYHKtgAmrtmi+YWIAx/Dmvs8DSnFK5+Y5ziabTaItTlkSTb&#10;ngdevH+eKzzqN2HbyMHng9c0up3/AJkxUDDZPSmW0CPMCcgn3qcbCVTZHZklb2NOLk1qSRvdo5Zh&#10;wx+U5q6jyMo82bIxz+XrRfyxRWyBMcCqcdx8v3iOOvrXxWOwtSlUdz9SyvHwxVJfcXQsYU8nr3P+&#10;f8ioZHABZCmMdD2qMz7l+ZjwB+JpwiLH5lHtg9q89HsuN3oRDExw2AePT+VPitd3ysRjPOOtTpAo&#10;U4XPOOlWobXIBKk4/nVKVjLl8imlhk89D6ip1sQBhYxnI4xV+C0J5K845FSSIysMZ55PPaq5+Z2Z&#10;nyX1MvyNgO4ZPTIqe3tzvwU/ECrbW4UbsY+XqRSLkAhlOenAPFbU5yi9GcNbCwqL3h0WUIJIxWpZ&#10;ZLAMBkdge9ULbKyAkcnrn862NLRdwBXPsBXp0MVUS3PAxOWUXLY3NHjKsNpzxwB6V0ulQZbhcdyR&#10;kgVj6HZjISNOPofzrrNJtSjAsmB356V0Srznoa4bA06bukaul2jFFDPxu4/wrodLUxjqeOSay7CK&#10;JQMvtOOK07LdkY5+h4q4M9unZRSRr2M07OuMYPfJ9a1rebDZY8eh9BWRZFAQ8hxgEE4rTtSmMAZP&#10;vXdTlY0t2Ne0nCEKG9xWvZyyfeHPqMdqxLY5Izgc9GxWrbTqEC7TyMMc1spXWhFzWtZnPAbIPbHQ&#10;Vfti2AXJPHFZVrOiqF49qsrd+RnD547HqKvVjizYWaMHBbrSS3oBGScZ7GskX6hcjGeeDxUZ1EmT&#10;YcYx6dKTI59TUnvHwVjHUcAnmqF5LjLbj+B71ENQiDlcgcVUuNRjdipcEjPOapK7M60lGBm6/KTC&#10;VYjH8RNeY+NpXXcy7QD0BPTnpzXoHiC7G35gSCOWz+VeZ+Nrj5HYHPf/AOt+Verh7W1Phc4e9jgf&#10;EGpvDIxaXk8YNc7d+I0j5ST5icAk54o8W37rI6bznGV5rk728dm+ZyMjGKzx/K6bSPFy2o/rCO60&#10;bxKBNy4xz1OcH0/z6Vtp4hVx/rQ3ofWvMdHv5i4KKQf4u1dFp88zD5icHqC1fNVUkfoOGqtwOsOq&#10;b8MeTnk96s2145blj1HXvWPaRl12nOAa0LNGXaR+WK45O7PRpKT1NiBw5ADg89vWrK3BCbYz25Oa&#10;o2pkQfMuQenHvU+SBt2ZAHpQtj0YttXJ/te1uVJ6/Lk8UyacNgoemciopN2QqKQPXNMZJc7VGOaT&#10;sWpaEN5cSqxcjOARjOaSC/3kKWA69TSSRz5O5s4P0qtPayb/ADdpySMehpqViW3c27G6QyAbyeeB&#10;muw8KuxI2MMY6Y6GuF8P21wJMsDkdc16N4Qs5yyqYzz7V5+YZmsNRbZ6OCpTrSSO00m5aKNQwPHU&#10;YrrtCuEYK4PX86xtD0aSQCR0znvjpWzFYSWgCxxkDHGQBX5DnWd0KtRpSsz7rA4CooXOp0q7hZAu&#10;c9M81pDUVCBVfPHGK421vpbUAuRn3NXIdZG7fvOD+lfn+Ox1Wb91nu4eilbQ3NQ1HEZ2yDOK4zxN&#10;flVcK2T6A960rzVPPkKI+QAa5vxH58isQvJORnvXoZFnc6FZKQsdhPaQdjk/EGsNvba2B2Oe/pXM&#10;TeKBF8xlDe5OKs+Kft0ZfMII/pXA67f3NuCXicYzzjjtzX7zkeeQrUoq5+cZlhqlKodunjM9RKAc&#10;dB3qQeLn27t4FeTHxXtlKlyoB78YqaLxcxAxMdvYg19YsSmro8iNVx0Z6o3i5VwXuMY7Z/GpbXxX&#10;G8qHzs5PHFeUr4sJI3ycA5OT3rR0bXZJbxFDE8gKaU8VaN5M0jXb0PoLwdfCdFZtvTk12FrGjx8g&#10;Enpha8x+Hd+JYVHXPrXpFhcoYVK9Cvr9a/LeJsfJzaTPscn1Vx2oMY0IyAMcc461zOv35iUhZAOO&#10;ua3dWu8xsUbOOo7CuB8W6t5RZQcZz8wPFfM5RKdfEq572KqKFLQilv4Zpcu2cnOfX/JqaK7tIhuY&#10;4J5HtXC3PigJMUWToeOf8Klg8Wxk4M5wOeT/AEr9vy1Klh0kfGYrE89XyOxl1JFJxlv7oPSq093J&#10;Mu0AknoetYNv4mgd9rSAcelaEOtWEkmdwBIzmvTU2zlajIr3sBlyGHXsKxr/AEGOcFjH16Ada6Nr&#10;qzkXdg5x0B9qgEkGSAcjGenINac+m5zTw9Kbu0cNqHgsSMWjjP3uaojwcAcPAeD3r0cWyzggJkDj&#10;AqP+xOdywqM9M45rGSuEMLCL0OBTwqsYIWNfxHao38PGKQuiYI6jJArv5dDjCZ8oZB4wtVZtHt2G&#10;7ocdKz0idKpaHH2iSwnAGO+T9a045yh3L0IrRm02CFc4yQcHIrPvbdY2wF68A9eKTmHI4sRtSZQe&#10;cH/ZNRy63JCu5xyBxk9az7hpw/yhsdsVSv7iQJhlGTzWTlfYTTWhst4hAcDeDzzUa+LCsuEYAg44&#10;rkrzUZ8nBYgc+vFULjVHVfMyRz0J6VjKTSuRz2Vz0ePxcdvzTZB9+v51Yg8VqW/1wBzjANeWQ+Ip&#10;YyC7g/NgkGrdv4mcj55ATnjGRmsXU7FQq3PUYPFqxn/WgDH51oWviZnw4fJ64PYV5Zb+IFdwQ4JY&#10;YIzWpZ685VQr8Z554pe2VjRVbs9NTxEm0MZR9fxqUeIVc4WTrwAP88V55/wkQi5EnXHUjqaksvE2&#10;+QETkkHjP+NaQmpD9s07o9Js9UO7KMCTx74rUtNSLHZv/KuI0rWVZVOfTn1rpdLuY5HBDcE/niuq&#10;CbVy41E0dPZzhlyOegOasoUlG0+vXNZ9krhAVfBOcsav2sZ2jL5AxnHetORI0T0LCHaCp654yelS&#10;R7NoBGGI9BUR5zt447jIqaPdjDHPp7VajZWFfqO8kEkE5zzkCkWOKPIZO/JpVYKBtcZ9SKazZwCR&#10;71XL0BvsMkkVecc96gllBwSvBPUHknFPkKkFzwD61GXLDd27nvSG3oVbjYx9CD61VnVSSoOfXJFX&#10;JgG47+xqo4dGY7QOOtZSi2y1LTUhEYb5WjPufShLbeec4I6CnqeMl/bGeP0p6MRgKmT7ms+Rlcz2&#10;ITYKzbR16gY5p/8AZ29MSAHP94Zqz+7PMgCn+KpF2LjBGQejVooRYvaO1kUjpUUnEkfGcDFNTQbW&#10;RsFME9DitIcycge9SRqzBSAM5/wqJUtCo1GpXZiXXhWFlwkanPQisu68KAAgxcY5x35rtWjRcHaP&#10;Sq8sWQVG0+oIryKtL3jvhWVtTzm/8KruJMIx3OOtc5rvg/LkKmODjIr1m8s05DRg565//VWXqGm2&#10;0qlTHwe+KmEJK1lcqU4SR4dq3ghGyVtuc85U/wCf8isK/wDAaty8AGBxXuGoeH7eUEqPpheP8/4V&#10;hX3h9QSpXIOcHGa9WE5cpxzjqePzeBFVfli5HtzVdvCV1CuQrHtg969bl8OKRsK9TxntUU3hMsPm&#10;gyCOO1ePj5vU68NFWVzyGbS9VtwRHnCjvxVG8l1SKIqYi3y4xyf/AK9es6h4TUghrfJx02nI5rLv&#10;vBwYH91nrwBXzNSSlK7R60aa5dDxbV0uLgNG276bf8a5y60OfzyxU8/3R1GR/wDWr2zVPAqSuf3f&#10;svy4zWLN8PwjbhHgjuBzit6U4xeiBwUlZnneiaEkhDFcHjrziuo0fRyjAhQwySa3oPAEkQ3IDk9s&#10;Hmnf8I5qdlJ8vJ6/MtYYpRncxhBxFgkFvGFMe0Hv2FWItZITypG4HGT3Haq80N5BhZLUnIzzVZzI&#10;2SYCteJWy+nUOynVqRQapdTKTIrZABxjPH+Nc9qPiSXBjdhnGDzjFaN67yKQvHy/56VzeraVOwL4&#10;znriohlUb6o3+tz6Mw/EWuSofPD5z1Ga5e/8ZThT+8KgDBJbvzXRarot5ICHjIAHIIrnNT8GXErZ&#10;VCeM4x+X+f8AGvdwmWwSVzlq4ibepzeseMZ1UkOfXg1zt947u2DR5Yeo/wAfWuqvPh/cOpTymGfu&#10;jHauf1TwFMshYKT3z19a9+hh6ELI4pVqjuczeeIZblxJ55x9e/8An+VULjVLiR/9dx1Ge9bV/wCD&#10;pEBYRNk5wR61kXug3UQ4Bz15FexR9mtjkqSkiq16zYHmEr9f85oS78p8ecAB1qGSyuomCmE49cda&#10;i+eN/wB51HavSpOOiRxzqc2rNMXxk4LZz+OamW4BHbLLk1krcKeM9fwGakW6Kpndmu+CRzSqX2NQ&#10;7Sc/Z2PvgUVlDUkIyJh+VFXZGXPE9H0zwlI0qrDBkdRkdK7HRvDD26KsluRjj+tezfC/4Df2rGk5&#10;tywbGCw716TqH7OMEdiXS3yQmSxWv27G8P4f2trH57h+JKns7yZ4p8OvA0N7costsGJA5IzxX0D8&#10;PfgjcagiItjjjPC8Vz/w1+Hx0DxMtleR5BPynb25/wA/hX2T8FPhtBewwSmMcoD830r1MBg6WXK9&#10;tDyMwzWWYJRpPc8Rf9nOWO182O2529CtcF8RfhRHp1tLHc2oDY6Yr9B7n4Y2ENiUMa/d68V84/tN&#10;+CIbKykmsocFSdxA6juK+lymvQxuJULHxmeVcRgKPM5XPiK68GWqag8aQg8/dA6+9dT4J+HMt3IG&#10;W3bpxgf/AFq7TQvAK32p7mgJBbOT3r3j4T/BSKdUllh2k47DGa+izPC4bDUrtHjZfmeMxM1GDPFr&#10;T4H65Na74LNgAMjK9axvEKS+DlNrq4CYHGTivtiT4KeVYbYQynb0Ar53/an/AGdrm50i4uYzIzqN&#10;6YPf8q+MqxwmJTWh9TTx2Z4Sze3U+eJ/F6axqIhsZcgEbsA813XhSUCFSVIIHOe9eUaFayaXe/Zm&#10;UgxsVcE9D0r0bw9qDLFGA/QZx3r8I4ppxw2PcEftGR/vcHGd9zrjMN20SDOMgehqeO8gZMsee/zV&#10;hHUEUb5AOhzz1FPi1QumQRivlVJLY9vle5pXeoJFDkSHpwP8a5fWNQkkDYbGR94Vf1C+2xknOSPu&#10;+9czrV6zg9xggeoqpzVrIynCVjnPFWqkBk8zoO1cHP4kgi1Jw553dM10Hi+8aJHO3oMgetcKmmaj&#10;e6j5rqFUngZrgqOSkcFRzT0PQNA1r7REm1M8dP6V23hXVp7qdYEj+bHY9a4jwpok3lJHOTgLzjvx&#10;XqPw78LP563Bj2qDxla68PzS3Lpwc3ZnWeG9MvCgdkI56+lddpWmSsi5wccEZNM062tLa2RAjHA7&#10;irMt+LeEHC4/uk9K7oxt1N+WETSjhjgj2qRkf1ollgCc9j3NYj+IQcF3HPAx29qhk1uEttWTGRxU&#10;OpFPUNO50EU8WT+8ABzggc1It0ucIwHOATxzXNtrifdEg6dc0P4jWNRyQBx9ay9qkNPTQ6dbhOpY&#10;cdciqWp3yhSQT05rEl8UbFy0g575PFZepeKlRSRNzgcVaqJ63C6H6/q4SNgz8+przbxd4iSFmyck&#10;Hnk1ueItdhmtyfNJIHO415H8RvEk9i7LvVlOSM9qyqS0MKklHcyviD47W3jYZJxnivLr3xFqeu3f&#10;BMa5Ayrc1b8TaudVbLfMDwQpz3qpp0EULAiEk9SW+teJiqsZKyPOqXlJs09LaaNR9puWbGABnrW7&#10;YNDGm4AdBn/JrERiihhtABwcckVYt7yR1wVPfPPWvCrQbbMG9bG0t8/JAyuSAKZM7kYPTP41lm8A&#10;PmBTj61L9tDgqJMMTwRWCXL0K7MfLIyE7W3Z4yeOaquZD0OM5xg/40y7umJJDnIzgelVDcSBiFY5&#10;PQH1ra4NOOpaEoZwHIwR/n+tKGDHdntwM5zzVSNmdgZs44xkcVbt0R29sZI7Z6/yrow6TkcWJk1q&#10;i9ZxFk5TJPUE9vSr8FsU+YqM9hRY2yheAQSOB6H/APXV6CBGK56e46V9fligmrn57nteaT8irPvT&#10;5SCFHSq89+0KEhiCOvP+Fad9GFj3E4Ax+dc3r0yqTGu7OePevenUVJXW58NClUxU7PYS3lknm2k4&#10;yflyK0IZkt0zk7geSeKyrBmZQWUg5OeOtTzlkBB5IHatqMqVRa7k4uWJoTSjoh2p6uZcQg5wOASA&#10;KdbS7lBwcE9fWs5bN5bndIx28YPatCCDYyod2Acn2rwM2oJ+8fccMY6btC5fSNQ4ZFIBH0q5FECd&#10;oUZ6HPaoUVXQMcrgZyPSrNu21cMAOfzFfEyfLI/V6MuaFyVECrgOOevHarUTIoIZQPxHIqohGcoA&#10;PpUm5B0YBv73p/hScU9wacnoXYx82VcdeQcgVIzAnaSQAeB6f55qksyoB0HHGTRFeKSWTDHoc9/z&#10;rSMNBSSVrF5VjkGM8Y4JzxTlty3zAY2+vGahglDKMjjvk1biO4Y5xnByaqMWmZTjcltbTLDMYII6&#10;jrW1o9hGH/1eenHp71RsYmGOhz0BrodLiVE2lcc9O9ddHc82pTd7mxosAiJKAHHGAK6Sx4QkABu2&#10;e5rI0mGMgGPgY6YrfsfKKYZQTjn1NdsUiYU0ne5ctwvR35zk1fs7lyNw4xjmqEKDBO4D61dt4lTg&#10;HOBjrXSm0dShoalnPnGSCFP6/wBK07a5ffkICO5rGhiDKFXjg5A61p2cGdr5IPQcYreDsLkdrI2r&#10;G53AnkknA7VpW8+Mbs9eeax7ON1I7EHk1qxp90luBjGe4rqjJpEOLSLsE7sxBXAPT61J9sKcq2Tj&#10;jjrUNrGN/QE56c1YjiB5ZBgcYx71onclqxGbp2G9RjuQv+frUX2m4zkE9emODVh7Y54IHrg00W4L&#10;5Y8k9SKpGbjcbvlddpbkdP51AbdyPnkx+H41aa3dRn06H1qK5gYA7jnJ6k0+azM6kHymJrgJhZie&#10;AADjmvNvG84VGjUDGeK9H12NhGdrbj6E1534t05piU288gcdq6I4hR3Pk8youTdjxvxSHa7YBc4P&#10;GfWucnsZJZcvE3XuOlei6x4cDysUJ54bAz+FUovC8bOP3Rx3OK4sTjVLQ48vyyUanMcvpmhzSLlM&#10;gHJA6V0WmaI5RUOOvQitzSfCxicOsWBgdM9K3bHw0qruK9zwRXk1KvOz7HD4RxV2jHstNdIgNgyo&#10;x0wav2ljIrAtCeDwT3rWfSQnyBcj0p8VmA/ljgYzWTZ6NOnqVrawZm4IB9CT0q22nx4APBA61o2l&#10;jFsDFe+T9atpp+4ANHuOOeO9CdjqUHYxhYALkRgD6Ux7JSNoQce1b32RUAyp75I5xULWinOTwBnm&#10;kyuR21Rz0tkpB2J3zyPeq72bqcnHfkCuhbTkI6cHoKiOmNuxketTfQHBNEnhTT/9IUGPgc5NeseD&#10;vDKsiTGPH4Vwfg3TyJBlAdpH+f1r2HwVbukSxnp1JNfA8U1p04NI+myOnCU9Ubui6ZshCqm31z1q&#10;1qkaJb4C4PvVuER28XrhcetZHiG9KxnAxjg84r8PxcalXE6n6NT5KdJWOd1rUp7fPl8dRjHSqNtr&#10;kiRHc5BP6VX1zVACQSOhyaxH1J5JdkYGAeCvNdP9nzlT2M4V4Rnqdpo9zLctguWJ5rRvNGe4Tf5Q&#10;xntWH4XeRivzkEdMdDXcadapNEAe3c9a8iph5YapodiqKotTzvxN4U3RuyxZY9DjHFeVeO/DYton&#10;CRgc8Ec4r6P1zSwYGXygcqcHHtXk3xI0YRh0IHTjivvOGc2qKag2fNZvglUg2kfOWsWkkN0+9Bkt&#10;2FVY0A4cAAdABXXeJ9IBuGyOSScHrXMz2ht5eePXPpX7ThK6qUkz87rUHTqO6IVi+bcrHA9v5Vve&#10;FoS12rAkHPBHXNZMUaujHb2547VreHZBDOFcBiDkZrWvJuDsYwS5rntnwyhkMKnzMnHA9e1emWm5&#10;Yly2CByM15v8LZozACz7dvXPWvRbabKhsZ+XGRmvzPOE6lTXY+1yr3aRU1i5aFGEZPA5z3ry34ha&#10;wIRI5I2nIzmvRPFN0IYjj/PavFfiTdTBJACQCT93mlkkYRrXsdOY1JKlocZqfilo7tgJcfNx83Wq&#10;48XsBk3GCemTXLatdPLdNtkOAeQe/NUJJ7rGS+RngV+p4aslBHxlRy52z0G18bFXCifjPGCa0rfx&#10;rwrCbB715Wb+9i6ruCjnmpIPEciEKXCnooNdkK6cr3M/bNM9jsPGkjvseZse5rb07xJDMuzeGyBh&#10;h1rxCw8VMr+Y8x65HXFdJpHiqXcBkcYPX0611xrJhDE8zPatN1i1dQMA445Na8MlrPghBz15zivK&#10;tJ8TMSCXxjGPeup0nxM0iqFcdPWtPaJo76U09Tu4rW2dCw24HJ45qvfaLBJ+8THvx1+lZljru9Q6&#10;uM+xxV1dXBGWfnoPeo5k1c7oK+5Ru9IQZBGeOMGs2XQ1ZuYyB79K3J7+N2bcw56etVpbuIAFl544&#10;XtWMrFcsDmrrQQhLtHx04rI1LQiFGFznsV/xruJJLRlxtU+oC4rOvoIZB+6QcjoTimkrEunCSOAu&#10;/D4Y/JERgc8cdawNZ0jZkKpGOBgV6Jf26RoQwwx6cVzGuKp3KU49hn60nBNHJUpRiefalp/lyH5m&#10;yOcZ9Koi5lhbbuJ9y3aul1uOISAEMDjqfzrmrqywzYzwflz/AJ965KsGtTgqKzuS22q3EZXOSQcY&#10;Ga0bLxFKr7CGXgcHp3rnY55rd9ki4JOee9TW+pBWIdx14IFcknJshyZ0k/iY42luMHBDVJpviT94&#10;N8vAORg1y9zfI6EZxkcc9KLW7hI2BRwMYJrSi2pBGq0ex+FteSeJHL544ya7zQb/AHoGJ78E14f4&#10;N1B/PREyBuGRXrPhGd5IhnpnjB6mvZop8p10JJo9I0WZnjUsnQdxmtm3ClMsuCDySP51i+HYx5Sq&#10;Rkhfl9q6G3QgYzwO9dEaZ2Juw1Q7DOBjHTqRSSBXPysMHt3qcRkgnbjjkAU0wKVZwQCOhx0oafQR&#10;AEdTkyDAHXpTSSW2ALjHJ7Gp2V8kgn3x2qKQSJuCsSSefak07BZsruHK7jkKvA46VG8jv+7OMY9K&#10;lkUrJtc8D2/rTJYzGTxjJOKloaVtSKY9ACx/HNQSJgYcH8e1WPLZfvfe9cYpjwsTlAcAcEng/wCN&#10;S4j5rIrgNuAYDJPAApyYRtyqCT0xSkBcjn3APekVlQYBAweozUtMb1sSAMOdvPb60v7tnKleg9Md&#10;aha4jydmBjPGKa9/CuWz0HUGhMpq5djAYBuQRwB/+upElIYEBc9sj9KzP7Ti25D89xzT11KEyAB8&#10;j9aG7gk0axudyjfjr83P4VBKu4F8Y4yOarDUYsZMh465pGv4mByfcc1y1IdDam1a7GXCsrblPHcE&#10;VRuYpPmwvHXhsAmtB7y3c8nJHAwKiuGtipcjknGBWMaVma8+mphXETjh+MdeKoXCZbGM56kjmt64&#10;8lwfm+6c81Uu7OBx90YPcVvyuxi99GYnkgZJTNHlk84zkdD3rROnQfMIyAc4FI+nsh+UjIzg15mL&#10;pOejOyg7aGTNZQSMSYs54+Wq82j2kmcR/Nn0rYeyeNsoG5HJqF7V1fIRuleDUwzT0PQjVaRzt54Z&#10;ibJWNSR6D3HNVJPB8e87o1IJ5LLXTPbuH285AwakhtWlwxUnHbNQsNLoOVdnLJ4LC/MLc8DvzxRc&#10;eConXKxAZPUCu0trdkO1sflz+dWBaRv8rID6f/rrKthpKI4VvePMb7wQjKSYlJX161lXHgEMGQ26&#10;DIxyOvt/n0r2GXSLaVwGTv1x1/zzVSbw1asS6kY7H1rkdOUZbHSpxZ4re/DhXyyW/PQDHP51m3nw&#10;2PKmJh3XjPevdJfDETLtCBge49ahl8HQSLkp359q6IKRLkux4DdfDeVCW+zAjocJ1NZl38OPMYny&#10;SCOMbeP88V9D3PgWNlyYCQRwce9Z1x4EVfmaLHqAtbxcorQG01qfO9/8NnEXzQA84O8da57VPhqd&#10;xZLNQen3Tz/hX0xeeBInBjWLP1HFY194AQs22Egn2xXRSqTMJ8sj5g1L4ZE5UW3bPTH+elYGofC7&#10;Ktut+emCODX1RefDoScGLnHpWLqnwwWVSgg4xkZXpn/P616dCcrXucdWEW7HyjqnwyQ8CIcD7oWu&#10;d1T4dmOMgQYOeCU/Ovq7VPhUHBaOHdjnIHT1rl9c+FrA5MXI68ZI/SvWo1WtUefUhZHy9e+BbiNv&#10;mQqByMDmsa/8MX1sSFQ9eOa+kdT+GW1iptjjrgVgap8NVK7XhKk9wo/KvUpYjucUqcrnz42hahuO&#10;IW6980V7S/w3h3nEeOemKK3+sUu5n7OZ+jvwf8Gafp2kW8skakED34r1I+C4J7Pb5IYY44/WuN+C&#10;7WGraVArzgAAZ2HnoK9auryw07S/3joNsfLFsfma/pPHTl7WyPx3DU6SwbcnrY8T8ReFLPTfEVvM&#10;YwpSYDOPevpL4RW9nDp8DQSktsH3RXyp8UfibpSeKYLKK7QyNOPkDc9etfSPwB8X2Fzp1u/moW2g&#10;HBziqxEaywy0PKyyvR9tK72Z7ZJGk1iolUnj7rV4b+0dYaemkz71GCrE556V7DfeJbOOzMjTDGD0&#10;r53/AGlPG0NzC+nwzZaTjaG7VXDlCvPHxscXFeKw31GUVu9Dy7wJZWUuoqDGCSwxuHv0r6X+F2j2&#10;y2SlI+Qowfwr5b8IavHbaoiSNjYw6n/P+RX098H/ABRYrboryISMEAkV9dxTCv7O6PmuFalCFa0j&#10;1XTtNV9OUTR89s15Z+0HoVk/hy5Vo04UnJ7cf416c/iezW03ecAAOfavAP2s/i7pmgeE7qQzpkRM&#10;AN45OK/PsFQxFWvoj7/NMXhY4ff0PgDxc0Vj45vkiPym4PPPqea1NL1kiYKjZ2Y/L0riNe8QSXmr&#10;T6i75MsrMST1yf0qzpfiBi6kBRkc5b3r8n45pyp5o2z9V4TbnllNPsj0ePVtxxjtyc5/yakGsZAR&#10;WwAegFcTBrz8ZlCjpwevtUsetAkIJM4OMkivg/an1bpO+h182qRGM7CeR82aw9Uk8zcAMZzkEfrV&#10;e31J5cqJDzxyelW/Ka6AYN27VSmmL2UuW7Oa1XShdIZJUxjrwcGqej+HDLdFxGRzwcHpXZJpQuGK&#10;naM8utXLHw8I3DrEBjqcf596h3OWpQV7kfhTw6okEjjGMdBwK9H8PWqW6BeB2+XjFYWiaUY8BQAc&#10;jjOa6iwiKqGC4yAc11UpWZmqVjajuI/KyMsR14qtqV4CnEhBqB7hlXaG5HrWdfzgIwD4z3Brdydz&#10;Op8JU1C+fzOH/AnpWPd+JJbZ8GQ4PHBqPVL51cvGw4OOua5/WdRVVy8uDnnHTPSuaq9DncrK7Nx/&#10;GgA2zbgcEgg8/jTB43ikGVm79O2K4W81ZSrR71JPBJrJPiSOBim/IDdCa8+dSaehHtGt0eqDxnAU&#10;AL9qy9R8XRkENLwegU158/i6OVAQ+0D9Kx9T8WlFIMw5H+eauFadgc7bnX6z4vhjYnz/AK4PFeY/&#10;EbXRqM4QSbvoaS/15JkMsl0GHpux61zesanbTEszKMcDoc1pOpJxMqlSMkirazxRja8eX6gD2pzX&#10;pjk8xARgZwRiqMd1EMukoJH3fyqOXWI3O1VHIycZrzakVe7MvdkX5dXdvlfdyeMd/p+NT2mpfKMs&#10;SAOlYxnc7SB079xUcmr+RxGMckEetY+zcnoRyxR0w1WIxb5NvT/9VVTrLxuUGcMcCuZfX3Y7DhQO&#10;+cUv9rb1ysgGDxkVz1cOiHGy0OrF9HLh3Y56jnkmlDOFG0bvXvWbpdzHLEsrOMH9K17Ro2jHBOe+&#10;a4pXi7CWjGxCSUkg8jr9f/11o2QCNt+9kZbHf/CqohCqH3Hk5Kk96swEsoYEjA7fyqoVXB3MatJz&#10;R0Onr5wILgHgVpw27gdOM9iawdPuANvYjOCK2be5cICn8XVh2r28Nmfskj5PMMmlXZFqEckjbYzx&#10;6Vk3GjPNKXbO484roFtvNOZDjk5FW7SxtOCFOccZrreZufU8unkkaS2OWg0do25HfGMYp8mlsVwO&#10;voevSuqXT0n+YRjAPJYY59Kq3Ongnb5TZHGdv5V6GAxrm9zzMzytU4XaObltDECnlE9h2xSWcAjG&#10;+Yg9gP8AP1rXvdOy+yTseDjFUtSj+yFYxIBuGelehj/fwrbOXJEqWKikWI3SMAE9zjBzSmRlbtjP&#10;8VVYp90IkVlA28cdahmuyp2E/lXwU4fvD9jw0lOmi8sx8vJ5yeBnNIb0Z284x6VlSantYq0pHv1p&#10;v9pM+WXjGcA8Gqim9zo0NM3GCCZD781Nb3IJChecd+3vWTDcszKZFx7VatLhvM4UHPTP/wBetCUu&#10;ps21wd/yg56HAq/aSuJAQDjjqKyoHlDYiJyBwSK1LIKG+eQZx69OlGljOSTNmwcnhAM45+ldFpki&#10;htn4Gud08xDbxknpgVuWjGJFY8E9DitaTtI5KkG2dPYXSqV6dRn3FatnfFsbScjpya5W0uzJtcbl&#10;Gf0rUtbvhVik7jk/5+td0XdGcYtO1jprS8kKgOOuBitO0mbdlW6jkEVzljcZ4LE++OtbFnJkq6t3&#10;6f1rWLaZ0qKSOisGiZA3AIJ71oWZYSKiknPTjpWVp22Pa24EHuB15rcskJVfkzjBArojLQl6aGhb&#10;MwI3/dJ6VpQTq2MgdOcD3qhZ2+8jzODWtZWXzgo24cHHT863hK2hMkXLK1R8Mue3P/6qsrCWGQue&#10;T1FJDCUAUtwBzjvVhVAHyjvW0ea1yXFSZD9jUDceecYFN8lcjoCD61aKMSFHrzgdP84p0sIZQCcn&#10;uT3oc2nuTyK5TKqAcZyB3yKr3kZ29ecEbc1buYj91BgkHPHtVG7RgSGAI7Gn7QxkrXRgawFyRjB5&#10;28Vyet2plUiNQR2OeldjqMZkkPA4/Mdaxb63ReGUYPc9a5qtRo4nh1KxwF/oivIxA574H60WXh+E&#10;y8jvgjPWujvbeHftUDn261DbQgOFUCvNm5X3OuhQS6EFjoFuJMBeOhyKvzaTHEgYADb1x14+tXLK&#10;I4Hy4wBU80JIwMjAwQaqOi1PSVNWOeubMA4Axk8YqCOJUPQnjjvWrd2zlsk9M4z2qqsCLlG9TWE5&#10;pAodyS12qoXGTnHNWkdsmTA2nkgd6qCVFwRGB+FTLcMuGi9s1Kqs05ehNNG+zIGD7emahcMqEliB&#10;9ev+eaa+olWO8ct04qvJexn59/UZOetN1H1HaxLIFA2o/UDt0phUlwmd2T1GKrGUuVYyjB75qSG6&#10;zJtUAc8ZNZynZXTBROw8HWJklRsgZIBB969O8OJtRQhPBwK4DwLGyqJHx+Hb/P8AWvRNFRGAdFAH&#10;t0r4DiSXPFn1OSqKs+pumXCDcRwKwPFF0VgcsPovtWvcOVi4kzzjANcv4quWdTEoJABGB6V+VTjT&#10;+sH2keaVNWORv52nuCgBJHbPX8Kk07SRKd2wexxyRVi2tEdi+zGTzmtawtdhCAlhgZ+WvXeJpPDq&#10;K3MI0GqlzR8MWAVlBU/L+Vdzo1qUTcynJ9a5zQLZVxuPU8jFdbZx/wCjqxx/ugV8rjIWm2ejRbbs&#10;JfWcckTZUfdOSa8s+JNhG0buUOcHIAz1r1O9m2o2FHA6+9ec/EHyXVxI2Mrg81vkc5zxaUTHH8sa&#10;TvpofPfjG28m4dSOxyR2NcXfqrTkL29B1rt/iVqUNhNIpOcn73c815+b5JpclwOeBu6Zr+i8lw1a&#10;WFi2j8kzPH0YYlxuOWMkZyeTmtHSoZPODoO+c4qpBJEEw0gOTwcdK6LQLdZCpJB44GcZ9q68WpU4&#10;MWFnTryuj0f4X3s0UKLOhB9c969P066jNsFEi4A659q838EQqIlBI+U8c13NqPLi3rIMHHynp/nm&#10;vy7OanLNs+4yqiuUqeLroCNih5A7H9a8f8foZbeQHg85z/OvUvELiSMlXAJ/2q8x8cwbo3xJwSSB&#10;XFleMfOeljMInTZ5BqNm63LlTkFz2/Oqb2Lqdyrjn0rpNS01t5wOMnIx71VTTwxKkbsDIIr9QwdZ&#10;zpI+IxeH5GzCazIj+aPoeozjOap3mniYiQgZAwTjBrqf7JIGdvBGMD/Cql5pirjAx75rvU2tTyqk&#10;WcZNFcW2SjFlH3fWrml+JHhk8uUsDjHTr+NXNU0xto8sbcHpWWNJkE5Zifu9MVrCs0jn5dTtNI8W&#10;OQFAyD0Oefzrr9B8TSSKiqxHocda8v01o7aQBwQT/Cf512Hhq6VWCAjHfJxxXZSk5o7sPU5UelaX&#10;rJdP3kvIyfTNakOrM6A7+Mcc4rjLTUI1GISOOcVfi1aQDJcjnI2iutQdjtjWdrnTNqcwyQ465IJq&#10;KXWJFUDfnJ/hrnZNWMaGR5OOvBzkVCmq+Yww+eeQTUuCfUtVmjpE1KWQ5Zjz6dqkS8MilZWz71kW&#10;d67HAxgdhVtJmKZVgP8AZ6ZOKXJJD9q07kt8JpYGxjjnp0rkdcWdZWV0wAe/frXWpJOFLEnGMVla&#10;pZKxZNm4n0rRRZEp825wN8rNncGOcgZFZd3bsyZWPI7HHau0vdCWSbeg+XHXrzVd/DcpjCrHk56g&#10;f1qJUnY5KkXJ3RwN7ZymH50xnr9KxzbSRMQhxnp/n8a9HuPCLyZYJ+GzpWLqXhN4nA8vgg5rklQv&#10;scs6c0zjbmedIgEXoe5rPj1e5gm+ZWUds12dx4UcNxAcY+YDNZt54VnVfltW4OThelFOi4yuZ8sr&#10;WZu+BtUSXb5hGcDNeveELuBIkZZSOfl79uteN+FNJntZ1kAIx1UmvVPCUbKqgxnjGSe9elRTSOvD&#10;ylHRnrXhzVkU5jw2R612OnXKOgbyyfT3rzvwsANg3YI46deK73S2UAAEEfSu2N2jvjO5qALtIUAZ&#10;7Z6inNaKIzuI4PLY6063iywGMZyOamnIjj+U8nIwKOVlN2KUsfl4DH8NtVZWiYE7e+QTmpruRc9P&#10;1rKvL8xDhQPoazkkDkkTvJGyGNh+Z5pqyRn5m5x2JxmsttUjBOWwO/PNQHVYVXJl5B67utZ8yuHt&#10;IXNiSe3QGT8RznvVGfUIg2MjHofWsi816MLtDg/Q1Rk1qOZwCxJByOM80XXQftIo3ZL/AHEMGzz8&#10;1VL2/WMFRJk/yqkl806MH47fWok8yVxliV9qahKWyBVbMdJqUxclhjIxz6VA+ogFicjPGFFWjYb8&#10;h1A46Yqld6fMTuwSPelKjJBGrrYik1V5W4Zs9Ac9KF1eXdhmP021X+ySOcAHngccYqSOxaNS5Xvn&#10;Ge1Q6E9xqqXIdUeT5VbHPUnpV63kmbklvY8/yrKswokyCQc4ya3NLUsApx64xSWHlJj9tYtW9vKq&#10;7mOAT1p0sLdEUEEfNV6C1B4w3+FWV05XUELg9hjmtY4Zkus31Ofltl8rzCMDPBAqhdbo8qBwOpA6&#10;1097pEiwALH+YrJudLKgu6cDpxiqeEktiVVe5jPczRDB4B9D1po1MIcSNnP3SaZrc6WyfOpBXqMV&#10;yV94jtY5WPmkEN13cGuGthn1OmlXad7nZf2pbscmQAdqlintJ1BDock8EV503jWBZ9iTDg881dtP&#10;GSuQFmz75zXmVMK2dkcSjuvstpJx1B6UsGnqGLqVwevPSsDT9f8ANCkSdfetmz1J5FI80HjnFSsP&#10;ZideMluWzYgYJBJx95fSj7OIgGlYgDoAKGu1KBRJ09O9Ne83jaZQc9CKyrUIMcK0VoSKPlLYxjrQ&#10;luGPzLncOvpUEdwEYqT0zirkEiyMGyMbumfavNlhbyukdca1loNjtRgnpz3pzQMq7A3GP4u9WoQj&#10;LkMDUgiAXmHtksP5VrDC9LClU8yh5BAyMZxyDnmoWtd3zqQfbpWnJa4+bPYj8aiMDLnBxn2rVYWO&#10;xPt1tczW022lwWi6cdar3HhuKTGAMHqD3rXaMDJZcZPPvSCEN83TA4Faxw8UtiHX1Odn8IQtgCMY&#10;I6Yqhd+CFVSFUZ9BXaeWNvJ6dDimtEuzDA10xoMyeI7o8z1fwOiqQLcZGeo71zGseB+Sfs+fQKPS&#10;vZLyCFwQ6jBHasXULC0YkeSASOR7V0Rp8rE6ifqeH6p4HCDmEZ5HSub1HwFliHtsAAE8817zf6Ba&#10;XB/dx4HbjtWLe+EIi2fLH1zW0W0YPueGH4fQ55t/5UV7M3g8licDk/3aKPaMnlZz/wAE/wBoO002&#10;yjilvgQqjOWz3/z+VdT8V/2wdJ0HQXMmoAHaQi7uvWvlP4YeC/FN4qfZ5XGQBnn6V1/iT9n3WNct&#10;PtOoebKeSQegr+2a+Awca3NJn8t/WcbJezWxzkPxm1nxl44PiPzWKGT93H7V9jfs4/FrUJI7aOWS&#10;RPl+ZT34r488G/CnUvDHiZLa9gJhZ8IxHfvX29+zV8MoriK3leDsCAw7YqMVUwkIJWHTw85K1Jnq&#10;uv8AxG1ptOxbb3Yr2GetePeKb3UtUv5JtVyZW9f6f5719MD4YQCzCm3A4+XAry/4t/DVNPt2vEhI&#10;ZMtx3rTJ8wwMKvJFWb6nj5zl2NhD2lRtpfgeD3s15pt758PJB6n8K9I+GfxMvrbCTOyKDxn/AD7V&#10;yraCdRvgHjO3djp0r034cfDSC7VC9urBgP4OBX0eaV8KqH71HhYHD4itWtSdma+v/GG/t9Hke3Z5&#10;GEZIVa+Sf2j/AB94v8VX7rqwlS2D/IhOAff/AOtX3SfgzbSWQJtF5Uc7eteJftG/AC0Og3Esdmql&#10;UO0qnQ18vhswy2F4wjqz6b+zMwp1YVa0m0uh8E6xdLDIXzgDO3270lrq5UKC4AHPHTmoPHtrNoes&#10;z6XLw8TlenPB/wA/nWIL8JF8pIBPJ/Sv518R5WzO6P6Q4PXPl0X5HX22u7yNrHIHY960rPVWkw7M&#10;QRxk1xmmXUsrqdp4PUt0rp9ODuEdkAA6Amvy5Tlex9vyo6XTr9mIDEZA5Jzxx71vWF1HIoBJ2gjO&#10;4dK5vTbTaR5gOCeg7DFdFpsMhAygIx0HpWqbMrWNyymDHHX5uBjNbViU2gNGvbI/+tWFZosWCMDI&#10;xyea0rW4EQw7/T6VtGTRhK7Z0VoYlZdqHI79q0Yb4p+5DDgYJzXMrq8SJhGOQOdvrUf/AAkir0bn&#10;nBzXSm7HPK17M6q4vVYELk5FY+qzXEikAgA9ecE1lHxWoGPMJI44PWq134rhdMOxzjnnjFbRjKRm&#10;4wauQa0s2DukC/1rlNZkl3EyTsRnqRWzf65ayIym4HXgH161xvirV4YC1x5u72BOf161ccPKbOep&#10;GC1RT1i4ESsVn5JJOD0xXHaleXJldorsEFucCptZ8RS3KtFASMg9+TWBdXZjYu8mSffj3pSy3m0O&#10;dxUtyS51+9g/1k3y/WqlxrZvF3vIc9+fwrOvdTWQ4Pr1z1rKv9QCuCyc465qqeX8hzzg0axvYhwz&#10;59AaoX92srE7RgZwCKoxMzAL0JOPvdqmY/LsLHPfOK63gYvdGbjfcgmuIVH+rA7Amq7XkW4AHaSA&#10;Qd1PuIy6bOhzg5PNUpbNlGdnJAycf1rkr5fFRuiHHlLn9qRbdpkPrxmoZbhJ87VIbHy81UmS5iJk&#10;QAHoMgU+3nll2efH2wSBXg16aou9hxl0ZBdS3CgHaQO/FV0upprgRI3y9W7GtW8spJ0Zo0BHXBNV&#10;7LSmMxBTG70/z/nFcsqqaIcW5aHQ+HnkFuqsQV6Djmuk00Bos5Izxgdu9YmiWSkLDGWwn8XvXU6d&#10;ZxxLhlHOD+VeViHFS0YKIsSO53EdO4/z7VLbxKAOCBnpU8EMZGN6jcR1qwlng5wMA8gdqxiXGKsO&#10;s2+YMw54/wA/yrXsmUgMAMnsDwPf+VVLazUYA6bu5rYsbVVQZAPPIFaxkr2M50ouI62lYuMqRjuf&#10;Tir9q8ZXLPnnvzUcdkNnmcfgalijVRlj1PZa6ad5bHl1YRTdyVGVmyidicikkEfJx07k5pPuqTz3&#10;xzWbqd8Y2wrYzz16V9DllKSsz5TOKsHSaE1F/wB78xH+R+tc34nv1W6ChywUevGasarrKRnAfJBw&#10;R0wa5PV9W8y/fe2M8jjpX0ON/wB1sfLZVT/4UF2RuQ36LbZ3cA8jpVW4uoySxcnPoaylv2aEN5jY&#10;7ZNLG0jjcR19+tfEVUlUdj9kwcWqKZbe4V5AqncM5ODjBq5CGbG3Ax0qrZ2jTEHaRzjGK2rHSmO3&#10;arHOQBjIqDq0QltbsAAQTx6f1q9DGcjag4PBIq1Z6SyEIIyT2JHSrS6ZKoDupAPYCi4pNEEKyIqk&#10;pn0xV21cldyDB4GOnNJ9klZdvTdznFT2duV4WPgmgxlKxo6fLIgVCMcVrW8u7A39+cjj8KzLS0YI&#10;GIGcD6VsWOnuUDEdO+OntSUlcxkmWYbls7VJGBx271qWM8pKksfcYqra2G0ljjrxjFXra22thcde&#10;cV2UZuxF7M2dMZWcb2II6Lnmuh09gFUYJzXN6bA6nLHGD2NdNpQ3KAMgdyB0xXVFrqXzXR0GmYJH&#10;yH8RXQacRIoATkD0rD0iNZPlWMEk9RXQabbMSDgDB7cZrWLFb7jUs4EGC4yT+ta1qhX5QOR0GKq2&#10;NqvDEng44rWttPckOEBBGMZrojLQHHqETBc5Qr82c5/lUyJuGAh4b5hjr9alSxJJyBnqasQ2m1fu&#10;4AHBx0rdVFbYSiyKKLy1B2E5PBqCS4WNi/HPcnr/AI1avZPIjKeZ0IPXNcvr2uR2wIeUbTgA5xWk&#10;abqO5x4vFU8NTvJmhJqUUj8HnpkCkbNyxCqMk+vSuSHiaD7RkyDHfiuj0PUEuCgZzz0x6VVSm4rY&#10;5MHjqeKnZMivrKUMNqjI64PSsPVLAgEiPt6V2F4kJfJOQOue/vWFrTQopTBHHy5/nXn1o6aHovki&#10;rHCapC6uxOfqKq2sgSQLg8YzwOtausSRybgCuTnqKyF8sHIGPqOtedWTa2NKUlexuWdymAcgE+36&#10;0+eRdoIbAPcYzWdZyhVw2cfTg/jUlw+V4yB19aiNSysda1Ql3ImzOeO/rWZcTBGyGO3PU1auQD8i&#10;oenJPrWddnDMg59DjtWUpuWpa2uwFy7PtBGO3OKYdROADjgdz71VlkaJueOxZTVZ7pkJDKc4Oc9q&#10;lOysDab0Lz6jnnzMiqzXoLHYRlugzVKa4MuSVHH61F5ijpgc/MoOMf5/rV69Ras0RcELy+R2GOtW&#10;rKUvchFyeRWVE6sSGweeT61u+HLY3F0rkn2PU1lUnaN2VGLlKx6N4JDCNMrj5R7/AOTXo2kxt9my&#10;Bj2I6Vw3hCy2IhCnnkE9+9egaXD5cCngHHIr87z/ABMGpK59blVGcUhZtzKVLAZ6+tcz4lmSEFM5&#10;54wK6XUxsBkz26Z4FcN4huWN0xMh2g5APpX5Via3720T7jD0uZK5NZmAorcHJzkn2rRtXXOAM9Og&#10;/wAK5uHVI0+Unbg9zjtWnp2pQyn5CMf3ga6cJh6lXUdecKbtY7DRH2kO3I6Zx/n2rsNLkV7cBuw7&#10;1w+l3UaxAK4A29vWug0fVcrgSexxSxOFkn7xyxqroamrtGkLYH8Jx615J8TroKHHmtgZB9hXo2q6&#10;grIQc4A+uK8e+Kt+EDhWyWQHGPavo+E8t9ti1ofN8S5n9UwkpM8M+K9+UmJJAIz07154db2Sje4J&#10;HGMe9dH8WdU3l2C8lsZIrztRcXMu8ZPfOa/qTKsrhSwCckfyNnfGGJqZy4UtrnZ6fq4YqXkODxk9&#10;v8811/hvVY41Eeec9Rzz/wDqrznRre7cqT9c7a6nRjdR7cRnKnO7FeXmGXxmmkfe5HnddU05I9l8&#10;LaykYDluuDwetdnaa7GYQWPOOcH/AD6/rXkXhnV5I41U8455XNdXaa03lhW47ZJr8yzjh+VVvQ/T&#10;cr4i5bHS6tfrJCxODnoAOR15rgvFDpKWX5RnoR3rWvtVEo3BuRkDLdeKwNQZp1K7uckgkcV4GFyC&#10;dCpex9Ys6VenY5PUrHL4VeMnqPrUUOntuO4Ecc46V0MmlNI5JQcnj/P+etOXSxGgO09OAa+2wlCd&#10;GkrniYuqptmE9gCp+UnB4J7VRu9I3kER5xyMV00tm46BevA4qnd2wVeEBOetdctWeXNq2xxWqaYI&#10;xuKnOeRmqKaXlt2Rj6V1ep2JmQqqZJP+RWWLUq2WHTpkVUZWkcskr6FCPSEJBKc1r6TpojUFcqfp&#10;yaSGMKDgnnsRVu03CQEnAzk88130qiTuVF66Ghbu6rhgefT/AD70+a/kjjChMY/HNLAoJwxGO1LP&#10;ZvJl0kBBGBzXVz6bnSpJrco3GrTs/lRrknip7C4k8zO08d6pXMbWrhyucHr2NaelLG6+YhPTn0px&#10;qJslVHz7mzprTvtAG0d81q28c7n5oiMjoapaUqhVL5x2LVv2sCSjcHAIPftXRGdzrhJPW5nlLgcF&#10;TznpUTkxybZYjjpg/wAq2HX7OeVBJ4zULi3mGGQE9yQKcppCKI0hbhi8A7ZOOP8APWrsGgGRMMi5&#10;Ixkr0FOt7ZY/3sLYGMnitnT7hMATRHPrjOKtVIsE4swG8PJtIaPhevH5mqs/hO3fK8EZzz/Ku4Np&#10;az8xnaeOBUa6ahc/OAc8nGKrmiW0mrnn1x4IhJLxwcAZYAVXb4eq6kiHqOm0c/hXpp0u1c5Zgxx6&#10;d6d/Y8MZyIOCeu2hxi2T7NWPLYfAhtZgPIHXrtxmup8PeFzGAVXocYwa6+LRInjG+Lgc9Ku2ejrC&#10;QsK45yQBWkU0xezXQg8P6YLdlLR49Djg12GlwqsYYKPoB3rMtLfyMMYwMD+H9K1LGdE6DHPQDpXX&#10;TG3yaM14VOeFAx1yaW5kKoWU4Geueaihuy3LMMH1NNvrhWXkDpyAKtxY41YWtczr6VeT65/GsDWr&#10;1EG0gcH862dQnh3ln5GMDArjPFuqxWqtIzn5W71l7NzkceLxUcNR52yhqmvxxE5dj6ZNZh8QrIAf&#10;Oz2HPeuQ8TeKVa4cRy8bvwxntVKDXTNIP33GckniuapRnA8XD51SrVLJncLqAlfLseRnI7/5zViw&#10;T7S4aL+9ya5+0aSePcoxgdeea2dBNxE43LyB1I61FON5HsKtKT0R1unaY7RcAYx6dKu2ugP5mVUj&#10;H61Z8L77iNAUGDxXURaYoAIUc46DtXrU6asdMX3MGHw+7EgAkY71DfeGsIWEWevau1s9NhBAZc/U&#10;dK0f7C0+WLDIoHc8GtnTTK5jyOfQvKGRHxnP+fWoW0yXy+I//Ha9R1Dwxp4O5VU444rNm0axZvKe&#10;3AweuOv6UvZIfMedQ6XIzFijDB9K2dF0raQ7KCB0yOfpXUN4e01nDJtUn1qaz0ywiZhIQan2KQuZ&#10;EenaUdgxH6Z74rUg0QMA+08AEjPB/CrOntYW6435zx75rRgvNOJ+VeQOM04wSHr1MS/0bdAGKDjj&#10;mud16wjtrZ3YDA559fQD9K72e6tG+XcACOmM1yXjhbUxEB/l7jp703yoLo8a+IOox20bhHAI9e1e&#10;OeJ/Es0UpWNyMdPm71638R7GJ9+1jg8cV4T47050kZg5JBxha4q/La4pTUdmVLjxjKZSTNg49a19&#10;D8XEuolnzn/a6V5dqUOoxXTCKR8Z5461d0bUby2k2y7mBI6GvGqyVzKWJktj3nQfFAfY685Uge1d&#10;PpniEkcjgD1xnjsf89K8P0vxeIAAWIxjPHWt6x8e+UgDTNtHPX6//XrklUbehKxfc9mXxLHsKlsk&#10;jIGeKRvEUcSAtISSOQe1eVJ48VhmOYgkdPSrNh4ouLtuhAHHzN1/CpUOdam1PErZnpyazHOPMi5I&#10;5I7/AErR0rVEllwxJ6Z5xXnulas5UDPXsK6fReHDq5I7UfVlfyO6Fa+53djdCcjb0xgc1e8w7Rt6&#10;NgdOtYGmXChAc8ex6VpxXAOGzlh1APSqVGK3OlTaZeUZ+VsMc8CmyR7sOCcDuRTIphuBbpjpUiz+&#10;Zyr9enzc1oqcSebTUZ9l3kgc5PPFDWrIdw+6O3XAqzHtCYAB9fajauCDgcd6pQSE5NopNC+4HBP0&#10;HSo5IEZtuSO45rQW3Z8EjGBwB9Kr3du67m6c8ZFR7Skna41e2xj3qBB8w5yQecmse9jZWb5c45Ir&#10;du1IkIZVwB+JqKTRmli80E5OAMgmpq1YUo3kxwTnK3U5K7LKxGwjHTnmq87FgXUjHselb99oyhsM&#10;uSO5FZ0mlsPlAOCO9OnUjVjdBOLi7MzQ0oGFQ47YxRV77FKOFkOO3FFaE8r7nAfAP4daaNNiup4h&#10;jH3iM17dF8NtLvrEGOBCNvB9sV598BXt9T0aCziZRlepr33QrKKx0kRs4OFOW9a/rLMsbKNTfU/D&#10;cBgaMsPrY8B+IPwu03T5RciFUZGypC98817p+zjBaw6VbsqKW2joOgrx74+eNtMst0XnhSGAUbsc&#10;16V+y94htpdMh86TOeQDxk1y1cY5UFzM4sDRpwxUl0Pp7SUjudPV5QMY7V5/8Z7GzGmyZxyp5xXZ&#10;WeuW62aBDj5ema8l/aD8ax2mjzIr87TgdMms8q53jU9lcrP3SeDkkeN6EbQao6lQ2JTk5z3r3X4W&#10;Wlr9lVlUc4xxXzD4e1aVNVxJkEvk8+pr6U+C+qQyW6LKwbOOp+nFfX57iYujoz5Lh3CuniFzI9g0&#10;K1W4tD5yZx0JFef/AB40O1l8O3G5AQI2IAr0mz1azSyDRKAAOcV5H+0Z460vTPDd2086riM9T7e9&#10;fA0KlR1+ZI/QMaqLoWPyz/aX0U23xHvY4I8Bn3YXvya87jsb2aRU8r5Txn0r1T4ranb+IfF11qZQ&#10;MrynYT6ckVy9pYC4uS3ynBxg9hX5hx7J4jHq3RH6PwfB0ctjGRB4f0CZcM2eOxHX/PrXWaTosikO&#10;UIHB5XH4U7QtNP8AzxHK9cfyrpdOjihIJxg9QGzX5zGjK+x9q6ia3ItP00JgFAQD1ArWgtWQZYN0&#10;qa0u7ERjlcZOCOhqPUL+NIy6449K0VN7MxlNPS4XN4tuBGrA5POKpyeIdjEmQYx3NZF/4hgRyFOD&#10;3DVgaz4mihTckp7E454rroYac5eRzVMQkmjsLjxFvUK7cE8gtVC58WiNSwf6jNcRJ4uEgz5uRk4J&#10;PX6VmX/ixtpzKF2+p/SvZoZdfocFTEpbHc3HjdN+Emxx1BrMvvHhRSrz5IPGGHSvP5/FEkzbVkLZ&#10;6belVrrUp503YxyegFdzwDUdjJ13JbnW6p8SJnXDSL8uRwee3H+fWuX8Q/EMN+6EwJJ4APT1965+&#10;+W8nIWNiMjnHb8vwqlNppBLFCzA/ePNaU8KovUzlO7NSXxkhG9zkdeO1Zl740tJCyTcevFZOsX0O&#10;nRsCvO3jiuG1TxhCJC6TDJOM45ro9nTS2FKSVj0mHVEv3EcKcN681MNCedvMlDEj1z9a5nwDrSXs&#10;sX73cCRyv1616QhgMhjIBwepJ4rnk1B2sXZPUwf7K8o8D7o/KnPabV3ZII5wByf0rUvREi5YYA54&#10;64qpcywIwAyPofwpxqrsS4mdPaONzbeM98VW8gt8rEnjnitKW7gYEE7iRxuxioJFQnzOeOgB/Wrn&#10;GM1oZOmuhTNnE75SPoPwqSLTsy9MDtgdf85p5mRW5fAGRjd2qSK6XfuYY968LHYJTWxioWYSWflo&#10;RHxz0xnNLY6Y0suQCCO+KnF3aIw3FSMcknNOfVYYl2ou3noa+Zr5dU+ygslubGnG3s1+UAHHFWU1&#10;Nwdm7jB2gnpXNxauHJjMuRjHSp01BMYzx2Ofyrzp5ZVvcltdTprfUVICbs5/z3rRtrwhAVbnsQ2K&#10;5KHU4EQNvPQY65NWYPESAhvM4Hqa53hKsegueMWdpa3g4Zh+VadpfKMKSPZR6+nvXFWviJZFwr59&#10;ieK0rLXUf7rc9yR0FSqb6mdSsrWO0iviqkrj6k1btXUgncCf88VzVlqCyqH3fQZ/IVp2s3yhInGQ&#10;OhNelg6acrM8DHYiUYaFy9vYBjL56dD3rm9c1ADLpgsDwau39yx3Dg88Y4yaxdRR5AzDPPAzX2OX&#10;0qcVdn5pm2MqOVu5iapdSXD4dsZPJAx696w7uVJbolsbugrY1SBojtDbnJ4GOlULTRJ55N7xE/Mf&#10;vU8wr0ow5bndw/RqzrKTQlpb+YojAJHuv61u6bpDTELJ8xB4yKfpWgTb1JPBP8q6zQfDhBwU755r&#10;4rE1Yud0fsGCp8tFJlTS/DhlQKkYzjuCK6DT/DmAoZf8RWnYaSIgAoHpk/hWza6egG5sDI4yO1ci&#10;q3N5RvqY0GiBR/q155wDz2qU6KCoVRnAyc9v8K31s1SMYwO44pC8ca7TtJPrg01NJi9mktTnjpTu&#10;Ah4H86fBpYjYqqHPQYX9a05mt2PLDoc4FCKHBjjc4z6Cq5ncz5VKWg7T9NLIrKuDk5GDW5p9ghVd&#10;qdeOaqWEYIG5hnHAPet7TrdiBtI5xnpxVK7YOmlqxsekbcEgdTwOM/54qWPTTGS4BJJ6gdvrWvba&#10;d5oUu3zYODmrUGmoQBgt68VtTlyO5hUppozYbct8wIGOmeta2nQzR7WznnoDUtvpatyEXB54rRtL&#10;MrhAhHoMV3xd0jmUWjU0KORlDnPB4OK6nTAXK/IMk8Y+tZfh+yDRAOcY5xj0rptLtAp8wgkfT/P+&#10;TWqZpGOhd09WjQHyyeQTn3rXtyuc8ce3aqdrbE/MDgexrTtIAThen05raN0ikraInSJmYPng9qWc&#10;rFCAuePU1PHFtXAwB6VBqieXGWGMgcEDtXTTTckKs+Sk2c34k1tbOBgrAf8A6q8f8eeNjDIwDlec&#10;KQef8+1dl8TNae0VyhBAbAJPSvnzxp4gv9Sv3jXIUHGCc/X+lfWZZgfaQ5pH4Nx1xNXw8/Y03qzp&#10;NL8az3GogSTAANnk9q9Q8G+KwYxvk/3cnivA9DsJ/PScZJJ457132l6zJp9uFTcWAwFBox2FpvY5&#10;OFs6xdGPPU1bPW73xpCWIZ8A8Cuf1zxfCFYB8nsCea5O31q5uAS7kH0NV75riUYLdufU147w9J7s&#10;+6nneKqQukXL7xMk7sqgc+i5qrb3iyN1YgHkk1iTw3AkJOQQewqxYmdGJ4OefavNxWFhFaHZlmZY&#10;mrVXNc6rTrhFAD8jvnvVzz4ivzKAM8Y61hWN3lwrMQQOatG/DOVCdvSvnqiUZWR+gUJSdNNot3Uu&#10;RwwGOtZl04PzsvfHJ6n1qy0+VGD146ZzUFx842FfXOBWb0Nt1uUJiOQF6/yqlMVkkwpPA98mtCRG&#10;kI8pcZ9TVZ7WUkDggd6aegrFRYV+7xwKjljPIyefT6Vbe1YnLTc54I+lRFWjXcUB4xnFDk1qAyzh&#10;myPQHiuu8JRSGVS64H5ZrmIGkHyqpAz0UV0XhuZ45QCccgDpXLinKVJm1GVpHr/g63haKPdwVX1r&#10;uLJI44uWHIGM815x4SviqqC/GAenHArtrTVVaLJkxgcmvy3PqVWTdkfb5ZWpq1y3qvliFj+eDxXA&#10;eISA7NnOSeCa6jV9TiZCu/kEjntXF63exlyRI3PAU9zXw6y6vUq3sfU08fRhHVmRdFwD8/Ofyq7p&#10;Pmow2yY+tZdxdP5hCjHPG0dK1ND8yZ1ypJz619lhMvdKhseTicbCpPc6/QzLKqrnPHPNdPokEgIB&#10;OCfSsPw5CEKqWAznoBziussYQCJFHAHGa8LMZRhNo2w1p6oraxbMI22jHy14r8YDttWbdhlXkg9v&#10;8/1r23XZwtuUVuR7da8F+M16rQyggY28t6ivs+BWliU7HwPHq/2Gav0PnXx5K11cMHA+VjjFZGka&#10;Q80oQxt2xkVe8X3kR1M4YDLZOK0/CsYZFLJ1HOPXPNf0NXxyo4ONj+Z8kyKOOzKUpa6mroPhJJED&#10;tlT3C/Wuj07wnEB8qn7wJq/4c0zzIlYjaCBkZ710un2kKgMFGffmvk6+YVZydmftmA4dwtCmroy7&#10;Dwq4I2q3TkjgfyrSg8PSIuS7gEcYrYs4441BGOTxmrMWzOJFHThs5xXjV8dUvZnu0spwlrowm0l1&#10;O3d07gfrUEmjxxtuByM10FzsHTv3B6f4VRuE3HkcZ7Vyxn7RnfCnCgrIyGtolBDKOmOKqzxnJVUx&#10;05rXmsztzg5yRx3qD7GGXDKCcA/Wu9JWOSpNN3MC9gJHyMwJ9s5rMuLQk7mJGBxgHkY/z+ddPNp4&#10;fJUYx2Iqldae5Q8DHc1LhcwnPQ5ie3VThweRj0Pes68sFb5k6scfL2rprvTy3QdR6Vm3dmcY2YP9&#10;KykpX2OfUw0LwN8y5OevYVYTUY84MY6dNv5VJcWxUlsjI/PFV3ikQB8e+R+dOM5bBfsTPqoGAYwC&#10;PuimrqN1I22Njx+RpiR7yRtIx6jrUsVufMztxnPHWnzT6haTK13HfONzNxnuT0qXTrzULXAaTcAO&#10;c/h6VfgsZNpYryelKdOGd4yrkg5GKcak0JRZoWGtShQBIeR+ValvrrxJ8zA8dzxWELKaBQwkGDx6&#10;4pJYZnbHm984rZYidrI0jNpWOj/4ShXBU7NuOaI/EMRPUH19f1rmfKcfK05Xd2H8qTyZQARPgHGM&#10;VSxM0h+0l0Oxt/EEWP3Z468npVyHxEiHqOuOf51xCtNFkCccjoQRQ19dRjAbIPbFEcVJAqk9keh2&#10;/iRdyhGBB5zV6HxLGxAz7Mc9K8ti125SQbgfcg1bi8Ruo3M/IJyATnrWscazRVZpHpkfiKFRyy4X&#10;jGa0bHxLC5BIXBOTxXlSeJ2UgeZwDyBV+x8UbiESQjHt+NdMcamWq7R6tDrFmyAsFBPZf/rVah1K&#10;HdtVl6cgivNIfFIChhN16Y9at2nitgP9awHTOc1208TFq9zeFdNXueiS6zbx4Rju29wPp/jUCeLE&#10;WTAK8dAO1cRceKzIOJOSOuKybzXbjd+7kJGfXPevTw2IpSdmzxc1xOJpp8h6lH4uUDOQMe4/rTn8&#10;XxPuV5CQDjg4ryuHxLdRpuckcZ61SvPG00IKiRuOma9WKoy2Z8hUzjF0E5TTR6ndeJI9wCSgAjIG&#10;6uL8Z6mksMik7hgkeneuRn+IUoAZdwC9eKz9W8bx3sGY5S2QMDI4r0cPgYyqJnxWd8b3w0qWzMHx&#10;Fqa2cxLAAHoRVvw09tqLDbIcjGCO9cz4zuHvLJnVuAOMjrVX4aeIWaXyWmLbG5yfyFa5jgFGDaPD&#10;4T4olWx0YTlu7HvXhm0OESRQeOfTNdnpuhwrtYRAgj0rgPC+uw7l82TB6DAr0XS/ENmlssgfnHXA&#10;/Kvl+SnF6n9JYRxq0FJdTd0azFmm5PqM1s2+osXw2OBwT6Vzdlr0cig9vWpDrADblOF610xcWtGd&#10;Vro6+LUo0XcCAfXNJdeIl2lBIMjp/wDqrlBrChGyazbvWMMSZGGeOtaRn0YrNnTT+MTGx3SEcfxH&#10;pVG98bIrZL557d64/VNVWUFfMIbp9KxptVcnbJKWCk/jTcmtRJ62O+/4TQsSUZQD0zTZvFpdt6zj&#10;cM44rgY9W2Df5nPH40j67tA/ek9NqgVhUqpbkurGKPRY/FVwrZ80DPXn+VWovGe0EmYgZ4GeBXl7&#10;eJWiCkS49i1Z+oePWR2VZCc8ZycmuOeLUWc88VqeuT+OwqbjKAQP4nNc/wCJfG0t1AyiXbkZ3A+n&#10;415s3jKe4GfM49SRTW165uYwS7Y7EmsHjOZaGf1qUthni3xHdSO0cqb8cZU15tr1lJfbmCZ4zwOf&#10;SvQbq0lumJClifaorXwVJdMTJD94HqD1zXHUqzm7E8spPU8nfwS9y+8W7c9Se/8AnircPw+aMb0i&#10;PsNvavXIvBCwsoaEfdPHrVweE40jJI6AkfLnNY+yZpGlKXQ8XfwI7HIhYfUYp0/hKS2QoGbmvXW8&#10;GFlLNGo9QOhqGfwK0+CE5Dc55rRYe5osM+p5jp/htgdwJrf03w3KPnDEtjsK7G38BbXUpEPoV4rZ&#10;0/wgQoBhwe+F71rHDxijanhlF3OT0jSbqBtrRk/7XrXYaBbsYguD09e1a1n4QTZlYQCf9mr9r4fm&#10;syGjixgcnoKOT3dDuVOyRBawyRELHkA8kntV+FXVdzgAc8ZwatR6dJt2+Xgdzg1FNB5aY4x9awlF&#10;nSrWASHG9Tg45wasWkhPzM3T1NUmidfnGScdzVm0UAby3QYqEi5WSsaULK7dFzjqe9N3ozEbjyRh&#10;s/himwMgHzDA7EUO6qTjGR3rWzaMmX441MWSeORkjNMuLcEYPUjhetR2V8kq7GfkdunFXrWATttZ&#10;88ev+cV8TnGIrYSTdnY9bDRhUirGSuj+bNwMjdwMdav3OjKlqPk6AdK17XScMjKvU9PetS70hTZ5&#10;2EA/3vxr4bMuLZK0VI9ahl0ea7R5jqunkKTt4HOD/n2rEljLZZU6dF7j/Gu08WW6wh1UYwDx68Vx&#10;srITwh5Y8kdK/Q+GMd9dwvMzx8woeynYgDcfKRjt8tFOIBOQi/jRX1HKzzLnhn7P/wAQZbGG3ilk&#10;24UDG7gGvddU+M1raaA5+1KpEeQSec/Wvk7wtbapph/0VOF7gYrpnHiDWYRBdXLqpGNgr+gcZm0J&#10;Tcj8so5NX5OWLsjn/ih8RdX8ceNkjsHZreGXLHruOeK+g/2c/G1xpkMK3DbSoHT/ADzXkWlfDXbM&#10;kwixzwQO9evfDTwbcIIgseSCOg6V5qzWrUqWtodcchp06Vk9T6Kj+J8a6cCJfmZa868fajdeKZvM&#10;uWPljlUHrW3pPhCVbdN4Zjt+tSX3hUpGQy8kd1zgYr1sLmkqcvd3PLr5LGb993PJLrRJLW/80Bvl&#10;I6V6V8M/GC6UyJLL5YGM5/wrOu/DgZiWj7/LkU2x0NvMwX6NwO9d+IzSrVjaRhRySlCXNE9gk+Kl&#10;lFYkm8ztXg57+lfPX7R3jnUvGVtNYWrOluThj03f/Wruk04PEVPOO2efzrh/iPpMX2R1KqBjjNeR&#10;LHuDdtz0f7JhJpzdz5I8Y6QkdxJEoIcHtWdo2nSQA+cxJBzXb/EGxsrXUXlyOueeMc1wWqa+tmcw&#10;quM5HUZr8/zfmr4lzmz7fL6ipUVGBvLqgs0xvUewH6U6PxTbvIF81eTxz0H9a4XUPFYRi8jYBGeO&#10;9YN145tYZlKzhSW9/wAq82ODjNbHc8RJM9em19FG6OYYHAx1zVK+8TmQE+dnjnFcCfGccsKv5ucD&#10;JB7VHJ4qjuPmaQegO79aTyy8tA+sytubPivXyjb0kKtjnI/OuS1nxTIAIxOC5PCg54ql4j8RtdzC&#10;1tcsRnLZ9ar6LpW+5FzefNjBG4ds+9exhMujCKbOKdecnpsatnc3VzENsbYOeT2p/wDZUk/+ukJw&#10;em6tCIwxQhcY46D1pi3iowQrn1HSvT5aVPYylN3IE0hNxEcePYngfWnnRVZCGxz0GKt29wrnPAIP&#10;AJqZI9yZ3Hr29qylJIOdvYy5dDtl/eAEnpn8f8/5FZGvMlpCx2AEDJz1rrTZN9naRh97giuL8bM0&#10;UUi7CvfnNcrd5FqTtc8f+K/jAWSvH5oB/hAryBvEVxNqJLSZDNxniui+NdxPJrflLINhByPf0rj7&#10;KzE7KMDg8tmtJQ0M4tyd2evfCnxEsRSaRuQQMZ7e1emw+N4rm4CxzDpzhq8M8O+fZWi/ZoyWx3HS&#10;uj0K81R5SzbiT8xIB61zSjDqb+2afLY9cn16LHzXAJ7E9Aapz64ioWM3Hfaelc7ZR6jcqn7t/wAB&#10;z0p19ayxxFUiI9u1TaHUn2k76Gi3iEO2VI/76qS314Pw0oyQe4/KuZeC9L4CcD72R0qzYWtw04Z1&#10;PBzzjj8qyqVFHRFwcr6nR3V7tyE5B6+4qFdQc8j+X9KzbmZ4z5Sv0HUDNLBJuAyDkmsueMtyuVNl&#10;9dTYjBbC98dzTftVxLJgtkY6etVY4jvO3Kgc7h2/zxV2GxfZvzgY5B5qHQhN6IhxVxwlIO1yQR92&#10;rCXBRSS3HuetQpbNnBiB9zzip47F5BtK/LjggdRWf1Km+hm4K45dRcDYCQPT/CnHUJYm9AR1pP7P&#10;kSMYUnPek+xK5DFs8cDPUVz1ctg1sYTgXdN1CVXzuPPaug0m9Z3UEt1ONtc7BbucZB+UcEVr6XlW&#10;WRR25BPWvLq5VG+xxVYtI63S9Q8ghmOB3FdFpdwlyv7xguF6GuR06YSDL5AzzmtqzvFjIWNweO57&#10;V51TBVKErxPMxOH9pG3U3Ly0SVf3T8dunNVn09fJ+YfrUcOpl0B2nAPOT3/n2pyXkcilQM8YAHau&#10;iGKqwhZHzdTI1WndlJtHilkyyA89uv8A+urdl4fX7yxnbnoRV+xtonf58ZzwNtakCQxMCEJYc15m&#10;JniqrufR5bgKWGshumeHFRhmJmPsK6Cx0yOBCojGMcsRVG3v/LwVTgg444NaEOoRuN0pODxtAzXj&#10;zU07yPp4SvGyL0cMUR3BM9v84p8kqoAwHbP5VUe/iAwjcYwPWopLwt/GSOM1CauWkaA1CPG3Iyvf&#10;qMVWu5SWO4HpggDp/nH61Ttp2Yn5u/JNWNpkOCVzjrnr/jVqVht9xqRtKSMEjPFT2cZ37WTIJ496&#10;ls7QMeTyRwAetadtYj/lkDjt2qoyQ7J7E2m2z43O/Qc+9bmmFmbOTj371QsbRywC9R1Het3TbJTy&#10;z5AIIxVqTb3CSizXsIoyOI8c44FaEdrtQMBgH2qvZxCP16/XFatsVyNy5wOM/wCfpXQjJ7kMVhI7&#10;4VOCe1bGm6equGlBPGSTTrOO1kxhMc9TWvpltF/ERyfSuulOxk4JlrSrRD8kSkfLkj8a3LOMRhSw&#10;PXmq+mrFAQQAPTNXhcR5ACj24rqT1uHJoWYCuQiscZ7HHFaVljzBnueorKjuVUDPUD1zWhYsSyqH&#10;PToT0raMw5EbEAzhk7Y5rP8AEQP2UqF59fWtGyjGMFvm98VS19MWrhn42nvgd67KLvNHNjY2w7PC&#10;vjDcOsMisxAII4NeITxi5vCN3JODzzXtPxjZTFJk8ZJPPQ+teI21wG1RnwVG4HJPvX2eEquGFufz&#10;XxPhfrOdqLV9Tt/B3hX7T5YIzg5ODxXoun/DqOSFZUi4IGAq+9YnwyjS7ljAJ2H1r3Tw/plounrs&#10;iHCdTXzOOx1WpNxTP2PhrhnBQwkZTjc86tPhysa7jZsAO4WmXvg2CFcLagnoRjpXpGoQjBjU4GOD&#10;6Vz2sqU3ADjHX0968iVequp9W8qwaVlBHm+oaFHBuzGOCeMZNYN9CkLMyr16gdOuK67xLMArHPQn&#10;nPX3rh9avR5jZckEf/XrGpUqTVmzKOX4alO8Yj0vYoW2hQODnHWrEWpDdtEmc9cCuZkvpMllyOeK&#10;sWt9K/C5x3ye9cc6V2ehB6aHRRXqyHyw3JPB6VbjCuuCfbkVi2QdmDAc5ycVoq8hAHl/WsnHldje&#10;Cdx72zxnKNj3xVYxSBzhce9XIo7lsE55+8alFo5G0qDx1xwahrqbKkuhmGJ5UJcbvQHrUI05nJ/d&#10;nBPHFdHFYFztVR149qtQ6WpHMeT0xjp3oadhOlpscxbaad3TGcAjH+eK29JsnRwApxkZFai6GHYM&#10;icZz06VfstJeJtyxk4PSocW9AhRae5c0Np7dQPmwRjr0roYdUuAvl8YA6E1R06wk2BvL4PTPer0d&#10;jgEKhPPY/pXgY7L4VW7o9TCzlT2Kt/fyyKd0hz7nqPSsa+jeRiWUjJ5OOtb8tk0iY6D0qlPphbgg&#10;nHRQK8ujltJT1R2TxFTl3MVbJSeufU9jWppg8hsnqT9OKng0XBDcDk/w1ci0xVYKw59RXZUwsVCx&#10;zqpO9zd0G8UY+Yc9iRXVaddkAFZOMdK4i0glt+Rj39vrWpb6tJbKWdjkdPQ18dj8ldardHq4fHTp&#10;LVmp4m1BI4HHHIOSDXgnxgkNxBKiOeRx7mvVNc8SwyQtDId2QenUV5X47uYL0OTycdT7V9dwxlbw&#10;lSLaPieKsXLF0pQ7nzl4itJxq7oQSQ3IPOMV0HhJGQpuJx0I7D/PFXtY0SGTUnkMZIyeQau6VYwW&#10;vLAD2x3r9IxdT2sFFH57kWCeDrOXmdf4dmBCg9ccCugt5HdMenrXMaNewQScNnd2Nb0d5EcEEEEc&#10;nOMe9eDUjJaH6Zh6nPBamxazP/C+fUGrSTlVwcnjqO1ZdrdxY2Ht1PrVtboBCSfqAa8LFcykehSu&#10;1oPvGZiQSfc+lQPMATtcD8abJKzpvTrimqsjHOOfY08NKV7CqxuyWKAv8wwTngKM1ILVSSTyM8gD&#10;pT7a1kk4J2/hWla2QZBkj3yMV7kU5I43C71MWfT1YEAEjB/lVK6svLUPg9MY9K6mS0iAKswBxkAV&#10;SubKEZLZz2IGa15Va4nS0ucbeWciDOcfh0rMu9MZyWLgd/u8iut1GOLcQgHB7/hWHqCKwIU4PYAV&#10;m4mbp2OYnsAGLkZOcc/lULWRLHag5GOnWtyezPXbx3FVHhwCE59KjlIcddiktoijLIfcAdKIUZiQ&#10;i4HIwKs+VIgOeOOf0pkkojf5X2qOpzikoubshS9yN2SQK2MHr3yKmZEKhz29aoNqsECcOp9MVCdf&#10;geQKrYz3ByK0eGmlqjmjiKNR+6zVceaCwUA9sHr+FQbFGS65GeT6/WltNRicbdoAz0qUTIwIKgjP&#10;epcUjaK5ldEKRq+3bwO9P8nknb6kmpI4QG3YyfSnlSoG8cZ4FLlViuVFCWAq26RcnPBz/n3qF1Q/&#10;ISPU81emK5IYgc9c9KpXABzk9+h+tLkVy+VLYgLkN16A8e3+f51Ks2SQVxjgjPWmBI+XZASBzk/p&#10;Vq1ti+3B4zzj36UciJcdRgto3bIxj3NKNOBzsbaR71cFuUBXGPxpDgAENn1pciQ0ktCvGb63yFlJ&#10;7AUv9rTwIQVPHJOc5pk8+3lDj2BqJrhpR5YTAI9etHM09ybK5cXxJvjAU459elOj1ZJDjzdvc7mz&#10;kVlvBbkEtkNVa5jdGzDIcDsc1SxE4dSW7nRtfuqgi5GAOMnFZGr3wZipcEdiT1rGbU7mM7pU3Y7l&#10;qpX+pPNGSjk4bnFdEMxqws7nNVw+GrxcZxRf1C/+zpuGCMYYH1rGmvVyWhIBPYHp2rMvNbutxilU&#10;YGO/B/z/AIVLZqHgZl5JAOAenWvssnzp1JRg2fj/ABdwnThTnVgiHxDqrjT2hWQH1P8An61zvg7X&#10;ZdM10u3CO3I7GjxFfSCUxMcAk8Dj/PSsfR3eTW1BbjHJFfYYis6lBs/K8owTw2aRto7n0z4H1e0u&#10;LdTIozjk5712UHkzMgSbAPOM9eK8g+H93IlskfO1VHU9M967vS9cMdwqkcdiT7V8LiJpVXqf1pkk&#10;qrwUeY9H0zTZQgWO4PTkVsWml3T4R1LAD0zXNeH9bRgrmTHGMcV2ej6oJdr/AJYNEJpM9+CvuiKb&#10;QbpYygTgjjrxWXfaLcqDujc5z9K7q0uozgsoJPWp57KyugSYUyepxXRGZVoy6Hj+p6TfFTshcjHp&#10;WTc6fqPIEDKMda9quPDNrMW2Io4/uis6bwbbKTmMEk5BxVXbJdOLPHxY3iEZgbIyRgVDNYag7ZWB&#10;vyr1y88GRKu4IM8fhVA+GI0YqM4PXjBrirRcjOVGNjyW50vVSpJjbI/vZyayrrw9qLSZZGJzzxXs&#10;l34biiGBEAD1YgVmyeF42B/dgjoSBkiuB0XzanLLDO55vYeGLyMKjglT145rd0vwixUZJJJ5+Wuw&#10;g8MIfliUdfStiw8NxKMqhH5dKuFAqlhVHdHK6d4Z+Vf3IJHU55rUh8Njj5Pqa6200VAmcLyRwRxU&#10;n2OKEEsuBzj/AD+dbexSR1xpRRy3/COBl+RBweeP6VYh8NqBhrc4PXIFbjRFHypHOeTQGjVcAD8T&#10;zSskzRKOxhN4VWRtpgAHYYp6eEIlIyo3Hoo/wregf5SWXgjrU9u5LMeD0wcU07F3MKHwkquP3JBw&#10;MgCrUfh6CN/MMABAB+Yj+tbRk4wCQcCo5d3ViOtO7QrlBbBIcyKoIwOaZ5alsbenoe1XW2yBcnA7&#10;e9RPEEYujdTzkColHmBMgaFd2GAwfXp1qG40qORRIrEYq6xEifMf4eDQwC5OMDHzGpcE0Wm07mLN&#10;bJHwykkdeBTNqqQSpC9OetXL2Jy3mKDjPr71XmG1cAY9DmudwszZSuNjmdH4zx7U/wA1mUM3Oexq&#10;ILlhg5b2p2G+87ZPrnpSU43tfUT99XQikrwrYOOmea0tBv2imKTYI/vVnIpbngE9AKnt1kRwy9e+&#10;e1c+PwdLGYaUJK7sOlVdKorM7/SHW5UY4I5z61dvAq25KnPHFYvhqZ1t1c9wODzWvdktbkYwTwea&#10;/mXizLXhMW4w6M++yyv7WCbOE8VjO8K3BJ69vpXEagoaUsE49q7TxZG6yHHIzwMdMetcXd5ZySSR&#10;nOa/YOAVKWAjfex4GdW9q7bEQigAwEk/74H+NFO8kHkqTnvRX6P7PzPnbnz9o2n2rxK8YBPfArot&#10;I06MkM0anBxyOteW+HviWlywRZhg8c4/Guoi+IMSW4ETnOOTk81+0fUHbVHxf15W0PSbWSONhlVA&#10;HOMd69B+HGs2UEsYBG7OOg5r5uufiLOzqFmfryAa7f4a+M555VyWz3JPQ100svbV7HBUxrVz6ysN&#10;ct3tUdGH3ccEVBqusxNESpXk8eleb6f4suDaBh6Dgk46VO2s3lwg8242g9QCa76OC5Nzza2LqTdj&#10;Y1HVSC2ZBz7daz7fVI3c/vR+fFYGr3MuCftBzjpnpWda31xG+HlyuefrWtWjBImi5qZ6D9sjjh3B&#10;iSe5OK87+J+tSNbyeXIFA4HFaUuuzJDtackdSBXE+PtRt7i0YRyPuxyQePrXlThFaM9SMp20PA/i&#10;dfPPdOslww3HBx+VebX0UtzcCKF3wDjqcGvQ/iBZPdXLoo6nk4/z7Vw+oXum6CGNyo34PX19a+Nz&#10;SH7zQ+lwElCkuZnN+KJYreIpK2SOvPevPtduCZc28zbgeMH+fv8A410fjPxPa3rlbXLksdwBJ561&#10;ygt5BM0t0eeu3qM1yYWU4S1Oqq00amiareSW4R3JGTwTWxblpgB5m446f0rntMn8pCUTIzyK1bS/&#10;2rxGV49K9FyptXOa7fQ0bSxYTFtgOTkn/P41qws9uOX2n0xWLBq0kcuFBOCB0qc6lLKBtJ+lDrpL&#10;QylJo2DezOdoPAPHFMW4mZiHfnHBznPp0rNW+eJdrMSRwM08TmU/L1xzj61hOvqUuZuzNe1uAJRv&#10;lYAHkbRzWnb3pjUAtgdeFxXNwXxRvmjBxycmrkV48+FxtOemaylWsUr6WOgOorgq2MY+7nriuG+I&#10;s3+jSMGwCpzituXUZPJ27hkc53fp71xnj3U8WriZ8ZBwQazjVuy9j58+LE6yaoxOM55HoO1Y+gJB&#10;LIgJADHn9KsfEbzbrWWlKlU3Y4GKzvCyT/2irr9wNgiuivWtFWFSij2r4c+FU1q0bbANoGBkda7r&#10;QfhikcvmEKEPXjpVD4O3lqltHDGi/PwSK9QhtkCFMYJUgDB5ryqlWV7s6rRSMBPCdrbRDyCuR6J1&#10;qpd6FC8bEKoI6EKMmunngMUOXBUDPUVmXVqHfcwypPcfpWDqzQ3FdjmG8OWoyVAHp+dU5NLjtoSI&#10;kOR1bBrqLiwUEpGAQR/D1qNNGaQZKdvu4Oan2zZSSZxr6Y0j78HOPQ1Nb6MHPmPn1G2u0j8Mq+Ds&#10;IyOOO9WIvCILKTFyDyDVRnK4nZHLWejFkGEzz0Iq8mjSqAqx5J6g11lp4Y8kBjb4PcY9/Sra+H1L&#10;YMZ56kiuuEjJ3ucZDokrHaUyFHHyirKaS8YK4GccEjNdhH4aDRmNUwB14znrSjQdh2CPOOhxWilc&#10;zaOQk0wgbhHgYxx0qsumc72iDevFdncaKPKwybcHptrPutIG75QAOvGfypOrZ6sfJ3MT7AFQbMEc&#10;8Dj/AD1qzbW785OG6j0xVk2bBtu1uPbNW7azdEAUYxyCfrSU4t6mUoRe6CC4McYyN34dKsRXckbf&#10;ISo44A60xbOXZvDggMKtW+nzSBkIBwOuex+lTUo06qOOeHdwh1SSQHDbR1wDViC8mBLPnAGd2KZa&#10;6bcFyiRkc4/CtbT9CmcgqhGTyaxhl0G9jnnh32JNOu59yjDHOOeuO9bC3cuN7DAPJ/8ArU2w0CRV&#10;3Kh4GcED1q1LprxIQ6nke9dX9kU5LYmnTkpaEA1Pa+QTkDj0qa11TI4Yj+6azry3kiwSuTjpjpUK&#10;GZE3BvXGe9eRi8hhJ6I9KlFrVm2+psjblfj1GaRdTmkYF3yDjGBzWBNqUikZkPPTB5zUUeunPv25&#10;xXzuKyOpTV0jbm5dTsbGdRgLJk5PBFa9n+9wWbHUBfSuG0zXWMm3kAdMNmuj0zUGMecnJ4+9Xy+J&#10;hUoSsxOtfZHVWjLFtAYdsArWra3ESEKGHXnBrnbW6LYwCMnGOavQ3TYG3sazjVuT7W+h1FrdoDuA&#10;HPHAzWrYXqk5yMdcVydnfOwwqEA9/wCtbGmSSOcLnBxjIrqpyTYvaaWOss7gYGWGQOMir0F6FP3O&#10;oBrAsmbADjOOgz1rRtRIW6deBx0rrg2yOa5uWl/yG34PsOtbVhegMCJQMKOCtcvBydxGCT1JrUsr&#10;hwAFwf5/5/xraMnESm0jqU1RgMs/U8Dp+tTLrGWyJDjtn/PNYdvJM3Bye+c/596uxLuUZ5xzjjmu&#10;lSb2EqprQapIOGY8dMCtjTdVXjPy55Ix0rm44mLYAwPStPTraYEZOM9ATW8bph7W6OwtNTDLtznj&#10;+GqPiC+k8lgp69M96isyUUFiPcd6o6xdqwfcw4HAPpXfhXLmPNx9ZKg0eWfE2wkvFkCAksSCP0/z&#10;9a8iuPC1xb37N5TY3DkLwPave9c+z3sjI8YyTwc9K5678GRSsWZcAcnj9K9+OJcKPKfl1fJXjMf7&#10;aKMr4amSzSMOMFegr2zw3rBeyCFx93mvH4Y4tPn8tNqbSAAK7Dwpr0EKqnnDpjGea8itB3bP0HJs&#10;Q6bVJnZ6hqJLkA9uOetc/rl/5iEbhgnA9adqOso+QhJJXORWDqd4XJaNhz1APSvOl5n06baMbxHI&#10;ZA5WXj+XFcVqscWcbRnJ6jmut1Hc+QD1BIz/ACrntTsWZ8lBntms76kyi7HOmACbDDHrz+tWbW0T&#10;h0A49eatHSxI3zJn0PWrdtZmNQAuSRn8KBJJLQbZl4hhRweMGtK0ILBjFkj7xptlpu87ifpx0rZs&#10;dFXIbBI7ZFYyi5anRTkuo21RmcCRcE9c/StW2shNglMc9OlMttO2udqEEdOK0LWDy8K3pjPWsnFa&#10;Kx1JpMfHo0bKp2fUAAVbi0mEEMYwB69c1dsIEkUAcAt+dakOmK4yMdeu2tlSTRpdNGVHpUbLjyiR&#10;6ir0GnxRg8DrnAq/HZDaFx06jFSLbLncI+h5JqvZpIWgy0iUYUL0AqyIP4inGM5/GljCK4AGMip1&#10;jU5KkY6n5smvHxkOV3R1UXdFWSMZJEYPHQLk5qN7SBjudF9OlXGiYYAbOenFQSK5ABOBnt/WvIU0&#10;p3N5JpDYbGIMCAD7e9Trp8MeAV529ajicLw2Rg8A05blWUEBvcjvV1JqSsQlYsR2kI3N14PHHNVd&#10;Ua3jiIBAPPNPe7AU7TxyMZ6Vi61qPysDjHPGf0rKjSjUq2ZliK3sqTOf8UXkUaMBKFPOMHjpXnev&#10;6zbl2VpvYZxWr461Yq7qJDjHPNeV+INfnR2iEhyCeG4r77LMqi6SZ+QZ3xFGji+Us6vf28UxckEZ&#10;PeseTxTbpNw6sRwQD2rA8Ra5ceSxWU/NyCTnpXFX/iK8ikO+Un8etezTy2Cvc8KpxIlJKKPYdP8A&#10;GFkGy0+SOQCck+1dHpfiSOYAmQnPQk54r590nxNP9pA85iT05PHr/Wu+8Ma/Nc7FRiQMYwa8jH4S&#10;FI+2yDO3ikk9D2rT72BwMPx3Ga2Lee32YbaeOQe9ef8Ah7U5ZkAySP8APrXUWtzIFAaPGFALZ618&#10;fi4JyPvsNV5lc2VuIFfKrnPofwp8d8nTbjdz16ViPcnqqnI5B/SnRXEsjkmMjHQYzXJRXLLU3q2a&#10;Olt7wSNkOo46Y71bi1NUIDHBwK5uG5lAMm/Prmp21AAbhkkdOea9enU0SOSUoo2ZdQjOCGBPrVK5&#10;1Isc5wByccVnS6mqn5ieDgYNVZdUicFdxrb2jM3NFi6uAqgnGM9z/Wsm6ZPMI9OoFOluy78nIx2q&#10;rLNuJyecZPFJyctybxYkrBlIcfgf51SkOGZVQdKndt+dzHGcEZqtI6qdyuWI68/T8qQe6iN38pB8&#10;wznpWN4h1FbOFjvAPQfWtG9vo4ozIWH59a8/+IniERW0ibgDt6Mfxr3Mry+dWam1ofC8UcQ0MFQd&#10;OEveMHxN8S3sJmijl/iwoBB9aj8KeO5L+b99Kc7gAC3XivLPEOqPqGqlIZW3k469DXY/Dzw/fRtF&#10;cOCdwGOP0r0c0VChTslqfMcM18wx1bnvdHsWi6pJLEp3HJxkE/zrdguCked5OD61zug2LQBMnkDk&#10;g1rSzKkRMZz8nHrXyk2m7o/WaUHypM0Ir2UnlsZ708ah8jAscdADjmsWW9kUZXoozg00X5ZCWf3y&#10;TWfNqapaGpNqEZwXXnI5/GoJrgKh+YH14rJfUOeeVHQ59KYNTdThiTz6Ur23B36GvDMD8ztkkVp2&#10;UiqgyB2xmuct7sBwwOQOgrQgvi8QOPY5pc6aJs73NiWcqMnPPHHGKo3V2oH155qH7YXiCqvAzwD9&#10;aoajdGNCSeTyCKnmE0raE02oxsxUyAHHP1qvHqgU7Swy3TJ/rWFf6kS+QWx0YVHBeyLy2c+vtUN3&#10;Zk5aWOnW/wByBgDkDnAqFrxHwCevfHNZ1nPITggkMKkaZCCcZOcg/wCFZyumRci1F12nacc8HHQ1&#10;mTMXYx9Rz071evChcqG68kis2/ukjG45HUBcdOacHbRkuxBeW8Mr5kUcdyOabEqWEyLbsdrkggdK&#10;ihc3MrSbjgcgjntVWa4mkf5egI2knrX0+QUnKp7RnxXF+Ik8P7GO5z/xBkFtOzqSu05G0VF8PIU1&#10;O8Vz1zjdk+la/iLRV1aJndgSRjJ5NVfh1pp0zVTCx4LdT1H/ANevuq1flpNRPy7KsprvMYVJqyTP&#10;a/BGlx2kI81QM459R9a7A2NsU3iNRjqT3rivDGqeSFQMQoxjPGK6aTxAqWwAYDjivjcTK8mz+mcq&#10;VOOHj6HTaFdpEPlYjaRjNdloGoRIFKH5vTFeS6Trs81yCrrgfX867HRdUJYEuw4ycVhGpZ3PVtHs&#10;enWWonZksPy61fXVMNtVvqRmuJsdbaSPBfqOecVYGusinBIIOBXRGvfqRKD6I7KPVtvyqx4/i24p&#10;41HPGc59hXIRa15pBLAY5HPY1Zi1gsAFbd6la0WI7kOnodDLdxtkOAOMZzVZzExOw5AXkZrNTUI5&#10;Iwrk5JPQ0JebXKkH0+v+f61XtLsjlexekEEn7p0Bz0OM1EbK14ACkHjimRXCZ2k446elK1yqLsfJ&#10;B6Ck5Kw7LZiixtxh2Ix2yKsRNDGvA6D+lUTcgYDcDvimvfkgKuevpkf/AFqn2lh8r7Gp9oj4CEbc&#10;jpTWuVY7Q/GMHgVmLdA9TnAx1pWvCEBGcdDt68UvaX2BxLckgkyzAZ7ZqNYyfnB4PXnNQJcFupPG&#10;SR61YWQvnDdew7VO4W0uKgfoh4Hb2/rVhInXHlDj/aNMQhFDAEbeOO9WI3R2+Qk7Rz/9ahK4mDeY&#10;QHyfxFAYlSxTPsKephds5Iwee1LIIwMkjAHHvTaJbK7tuf7nc5xz+lEETXEgRBjuOf60yScRyYwB&#10;jj5ataMUeVju7cc1hiKro0XPsaU4qUrEkmjMVyinp27VWl06UcyIRn0BrprWKJkUbRjvzyKWaxUn&#10;fHx2zivlHxKoTsz1Fl8nFM4+W2lYFRHyB1JqhdW7CQnac5OMZruZdFWbiOLOAeAKZJ4OEkJYRAHt&#10;wf61suJMI17wll9RM5bStH8+ETKpbJ6AHio9Q04Q7lC4P0zjNdzomgJBAQV6DstZ3iXRxDEzsMHk&#10;5r4TG8WuGcqkn7rZ61DLb4ZtrU4iIsQFLAAdRgVMka78A5ycAYpk8KxTYV8At6e9TWcQkdVwMZ5r&#10;9Tw+Mp1sH7RPofP16MqVXlOp8ODaqgnBGM89RWzelIbJiW5HA9q521vhaMhyMc96s6l4ige0Kb17&#10;dDX8/cZYpVsbJJa3PtMnp8lNHNeKLgMWdgD3ORXFX1wkcpXjgZ4Fa/jTxLbW4Z0kTkdN1ebar42i&#10;aRykq8Hj581+ncDOP1JWXQ8rOU3VOoOqRqdobOPYUVw58YxE5JH/AH3RX6EfPciPkbwlqjxRgqmC&#10;e5FdamtzPb5Ctz3I9q4/QbGVJgI1BI6bf512Fpo8jwLyB1HHbtX78pqR+bNc3UfZXm+4CzMTnHWv&#10;S/hvcsksYKkAd88mvOYtOjRhwAPU12PgTWLezkS3e4CkHv8ApWtOaTuYTppnuum6oPs4VZCAF5Ge&#10;1Wo9SmBKLnJ6cdK5/Qbi2ktI5Vk3Ejj39qnvtVngUjzAoHQD0rq5nL4TznCz1L1/eSkkysevcjJz&#10;VRbwvuKyoAD9a5bWtcvy52ygDH97FVINWvgQvnZweRntU1KTa1KhVfRHci5iCZ88D6Vyviu6tGV0&#10;jG8gYOB/nNJZ6iZPkuTnnjbUesyWawuSSBg9zXk16aW56FGpdps8Y+JWq3URlEKAYXsOa8S8Yald&#10;zzNHMrnOfw9q9m+Kk0Uk8jQMxJHGBzjpXketaVJdO0z8KW/GvlcwjCMrWPfws5TV0cfFFHKGO0qT&#10;xjbyagn0q7uZwqoce56V1B0uGMBVToMccCnWuntJIA6gYODkV48pKL0R6KlJ7mRa+HtiBdw3Z6+t&#10;SjSpY8lslc8n1rqbLR0B+fA56kc0t3psZQomOSAeKr2nu6hKPMzm7ewGQwU4z95ienenw25Q7QMZ&#10;/CtmW0+XbszgZP1po09lXcU46gj6fSsnW0Fy6GabF5QFOMdORxUsNn5HTJyeenPFX/sqg8P+Y/Gk&#10;mssbdijB4yKx9omrFcuuxmm2mjJfyjz2U1ZtJCyZZupwcDFX1tCsWBFnK8nPSo0tQAB5YGOuTxWM&#10;qiLinbQpysRFISAcZ6CuG8aW73RZG7ZwM967nWlNtENgyOpX1rivE04SFm3gY6EnBpQm2watE8l8&#10;VeHhc3xAiJJP4VW8P+EJYP3ph4BrvdD0a31jUDzksehHPWtbxDo9pp0Qtrc8L3x3/CtKlbVIuEHy&#10;amd8N9RksL6OCRyqgjBJr22yvPNtorhlzwOfXivA7NvsWprKhwN/Jr13w34gjudLSOVhgcD0rkrt&#10;3uUk3HzOpF1FJEVJx/U+uKqXqxFMKxGOAD26VWiuQ33JM57ZqUlpRt3g9sZ6GuN1LGiRFbWvnSZ3&#10;FiegrVstJVsFoh0qPSbDL58w9uo6c9639Mgg3hN2duMA04zuxkVvoTOVkVAQP4fyrVs9DVm2mIA5&#10;x061etIFUfO3BB46VdtFiDjPcYO4etdUZaCbRmvo3lLs8vcvU57U630ferN5YHHpW5LGJE4XI61G&#10;gCny1U5ORmtIzsyXdmS2lxx5HkjdkDJph09N5VEyO3FbEao7HIBbuen4UNZoCWAyT2FN1WhWsrM5&#10;19MJG0ocdyQazb3TFjz/AAnqMd662SzZvmwOnPP8qqTabEzgMc8etYynJijscoNG8xtxiBweMU9N&#10;EkUhkUjp1HUV1MWkcDMf1BFTx6WNoMaAEE5pw5mwlFM5qy0V2bITjr1561fh0NkHKnJOCa6C10xC&#10;QdhDdMAVoQaMu45H4EV30oybMZQSOesNAKkFUxg85HWtfT9AYsGVdu3tjqK2rXTo1TOBlTyD1xVp&#10;VRFLHbwfukf5969OhDTU5qiS3M+LS1gHmHsM9Kgu40B+bGO571oXl3HEvyuuO2B7j0rF1K/YoxK7&#10;sE/xGul1IU1qc8WlLcp3qW8R3HLE9scisi8jyWVQDuHccj61blvRzhRn+ICqrurdAPmPHvXFVzGh&#10;B6ndCaasYuoRyYwnpngj04qiFmaQqIzk98V0f2P7SQWUD1I70610EyuVB69Rnt6V4GYZpheVmdS8&#10;nYy9FtJ3ckKcjuB1rt9D0uaTBUHkdWHWk0HwuFTd5QwBxXZaLoywhQ8YU47CvzbMK8cRVbiTCGyK&#10;FnpcpIG1uABtA71qWOjSyDiJhg8j862bHToEIIUD3ArY0/Soc58v/EVzUqTNlTT2MG10aTYFVCCO&#10;2M1s6dprxEBgSc847VsxaTGhUPGMH2zir9tp0anBjyR3rtp03Fleyj1Kem6WzlQ2AMc5P9a04NOZ&#10;flVOgz1FWbOBMgKoxn0rRtIoWbIGQe3pXVHYn2abM+DTn7khs9Kv21hKG5X8q0ba2RiFUABT6dKv&#10;W9sgG0gYHP8A9etoRlcTpaFbT7EnqvJ9R3rZtdGPCR+melSWUMK5+QZPc9q2bNoI0VWYEmuyELIT&#10;ppGfb6QgGJcZJxkj/PatKGxQAEH/AAqwBB2PJGQTUrNHGpwQeO3GK2hBtmMoK12VLp/syFQADgci&#10;uU8R6rHbq0YlP3unpXSanfokJOOMcGvOPGWtCMyHcMDoRxivey7B+0nY+I4lzKOCpN3IrjU1DbmY&#10;9e9QX3iCG1tDI7fMTtA//XXJXviGbcMNlc5GeP8AJrlvFnjy5ELRLISR2BIr2K2VtSSPhMFxdh4w&#10;bvq9jc1/xSouS3ngY/h3VY8P+OYlmBe6XA6c4rxTWvF+ptKSjfdPPFVtN8Vagkis0pHrk1lWwEIw&#10;sa4Dij/arrufS6+MrS5wTcEjpzU8GrRXLfuWPI7CvE/C3ii+uZUiaVumADXqvgtJ7ojzUbnjpXy2&#10;JpqnKyP1vKsxWMppm61iZ1DdRng1E+kMG4IwevvXQWukuse7bgcYBHWnHSWYkeSR74ArkPYbVzmH&#10;0NScbAM9+eali0RVGAigH2HPet99LO/JUEdvarVrpikDK4+bqO1K49DK03RRIwHlcjqMda2bbQdq&#10;FjCSP93itbTNLjADSIfYn0rbj0qKWLai8DqBnrVWbLiubRHF3dh5AA3YJ79hVE3gVtpbp3Arp/EW&#10;leUjHPvya4rV4JoZdqPn1H61hUagRUlKDOj0a/R/kK/dx3/DtXT2k8EoxgDHavO9Ev542O47sHg1&#10;1OmawGUCZQTjBOPSlCskjalWi1qdIrIVALY9MUFQWyyg8dSKz11hc8tzjsO9OOrMAcDjNN1osvnW&#10;9y8juDgAEdsdBU0bOQVQds+nFZ1vqcIIMjc8Y3Gr1vdwYA3g8f55rzMTLmNaNbUldQw+/wA+5zio&#10;bkHBBGCO+M/jUxlRfukc9s1FLJG2GYD/AB/z/SvGlTbkdntrrUqGR0RlU5z2ApkkknILcZ5x2qae&#10;5jjHyLjA4GKpTX4Y5Yj8TW0aSsR7Qkkm3KRnoDgnvWFrhlmRlRieoUntxV+4vQx+9hR0J4rPv5S2&#10;SvQdO/aik40qhhi6ftqTSPPfF+kXFyshVT35ArzjXfBl5LIzhck5OM9T7V7ZqccLklhjjB96wLzR&#10;opAx2qe68V9tgM4jSp2PynN+FpYrFc54Nq3gS/lcrsOM8jNYl58PJZA2+HnHy8fyr3+58Mxzchef&#10;SqUvggSEHywffb/n3rWpnT+yctHhNJ2aPB7D4a3Il3+V0Ofu8V2nhTwVNAyLtcH5enUV6Rb/AA+U&#10;NkwbiOpx+tbGleDYLcDERUDgZFeRiMfOtufW5ZktPB7Iw9A8NzQxKxQ9Oua6GLSgiKuD0+Y7c1rw&#10;aMbdcIo6cYHWia1ULjjntgV41e7Z9TTk4KyMeW1SMgnA7YPeq8jeUGZFxnjAFaNzax4B3DPfmqVy&#10;obKrnJ5GOornjF3uy3Uk1ZkIumCtlcZGeQeKrzXz9SynHOelPudiofnBweapzMSMKQDjjjiuhScU&#10;Yud4kUuonzMD5s9eaYt2S+C4Ax61DMAR8x9qhldIxtz+mc0+donmskW2vgDlX4PIwKhmvHyWOc9s&#10;9qqvNGrKFY46ikRi53MdoxjitFU01C6ZJNfySDaGJXHOarvds+QnbpS3KFVBPUdTmm+UknzH055q&#10;1O8kU2+VmPrN/wCUcswIAzyeleSfEzWZJVkKT5IJ5xjivTPE7bEZAOWXk+lePeMdPkvbry42wGYg&#10;jH8q/UcnUY4FOx/M/Gk6tXOmuY5DwpYPqesh3AIMnXHQCvevAmhQwWkEjKANvoOBXAfD7wDKL5Lh&#10;oCSG7DORx+tex6FpZsoFVkIOBwen1r4zPK6lXdj9X4Fw8qOBUpLctSRxRxAE4x021UubtY1wp7cg&#10;DrVm92xoQSPrWHqF6FkwZB0xyeo/zmvnuZt3P0JSRZmvwY9iHoPmyMEVnzaoygpv4IzioGv9pJVs&#10;DHT/ABqtLJnI3gY6Z45q022HOWGv2JMTPwfTsaljnkByTwOmfw/z+NZEtzIXxubrzgdqswuXAJYY&#10;bhcU5Jszvbc1be4bO3zD05Bq/b34zhiQc4yvGayLSGUlcHrnA5571dt45lIYd+pNZNa7ijZ7mnFd&#10;4XMYGeO3Sq2pXcmwxyKD3GB1qa2HAAQEZxnHWm30QweTntzWckVPbQwWgaSZg4IBPGBx/KrltpZO&#10;HGQMHv0qxDCnmhuT2J281qWdjlQjLjHYD+dVFa2RzRjKcinBpqMu1FJx05p8mnFcAhgM8Ed634LO&#10;GOPe5XOOar3cMBBG/jPIPUGnKLsdEaOm+pz97bJEh5GSMLXHeJJpRIUMnBbJXHH+ea7LWWi8sjzM&#10;KTgc9a43xBatIXVWLdcZOa9XLcueIkro+azrM4ZfF9GVIb+S0hZST04z3/zzTI71ZY9hG08HrVGd&#10;ne3+VSD1FVre824DDGOp7mv0HC5T9XorlPyXFcSRxWP5pvQ24Lpt7JIMkjjnpSWymz1eOQEhSfmO&#10;eP8AP+FUW1KGIDcwHrzjimajrtokKSpOCR1AbrURw9VVGm9D355rgXhYyp6NM76x11rdRGSOOntV&#10;yXxGfJwGHXhmzXmsfjGG+kEEbkMvvWnZahPJtZn3A/rXh4+iqcj9F4fzWOLpqSZ6N4R8Q+ZcAeeC&#10;R0Feh6Jr0bbVJzx1rxDRiyTCWA7SCD17/Su50DWp1QZYAg968vnUdz7KlVsz1i21cYyDgcYz2qZ9&#10;dVjvWQk4zyK4GHxNlMlh07H9aafFiBiu8nB79DWaqJs6vbwZ6BFrsWMlwckde3p/n2rQsNZgYhi/&#10;bivNovFcROxpB7kjmrln4uiSUhZMYb16U4VE3cJVabPU4LtJkwJcknkYqykodMBic+ma4HTPFylQ&#10;PNUDuAa17bxXGCMuFI5ya6I1U2QuR6o6wXCgcDJ65z3psk53jYg4PNYkHiSKTLGTv69asrrkBPzM&#10;o464p3uJJtaMttM6klmwewNIWYR7iRkng5quupWzAHf174qaOeDA3HIA4z6etTdlcr5hVnO7LAjj&#10;8O9LJO5I7gjpmk2hxvDjJ6c1H5Q7ZJzyc1PvIdrlqK4JI3tyc8GrkEqgYDjjkistXfPy9xznvVqC&#10;QgEqDz/snP0pqXcjlNF7g7gN456DPepFlduDIOB0xwKoxXGWHy7uCKerjfxzznmtFURnyt7FwSbT&#10;gY7Ej1FSCXB/d544GKqCfcB0Pp7VIZQg2r29RmqckwUJdSSVw8Y4Gc9c0lrctbyBkAIA6YqB5sHB&#10;6k4B6UySQnnk98ntWFVwqR5ZbFwi1qjorHxJbhwHXg9TWjF4ggZQxbPPftXIJJvxjn6VIzMDgKcY&#10;wARXgYjIcBVfNezO6li60FZHdabqFtckKkq5z61uRJBLBhMHjjNeV6dqV5bTrMjPtHBx6V3Xh7UW&#10;ubfzt/OPumvzvijJpZfBzpz0PYwOKdSSTRp/u4G8vOCewrH8VRrJZFk+6Ov5U+51UyXLCRQCuPxr&#10;K8U62sOnuXyQR3HFfiWKx9eVdy3a6n1+GoQaStucNrd3HDIAXJzkevNN0q7wjTFuv8657VdY+03T&#10;7iQAfzq5HqBXT9yNwV4wcZNfr3DvFNWWTctV67HjZnlcFiU4mtqPiJYgXEnyg1k3fipZYXZZchfW&#10;uc1zVrhQ2xz9DWNpWpXFxbXCFs4JJ5rzMXRpY+brI1owlh7RMT4h+OfmZWmY5PTPAryPWfiQlo7L&#10;9pb2wevNavxV1G8gnkG44ycA/T9K+b/HPi7UbfWpFVjwSMCv1vgylSWHUY72PAzXndTY9s/4WkBw&#10;sox260V89DxjdkZJf/vo/wCFFfe+xieRyHp3hy2O4OEGDx612FlH5MZCEZI59OK4zwTfb9sbLxno&#10;ynmu1gmV4VIAIYfSv1vmnFH51Glo0YvjXUF06waYMqsoznOORXij/tNQaD42XQzetvD5PzZB/GvR&#10;PjtrtnY6DI/mbSqn5d3WvhbxL4lnuPiC+opcHKzFc5rixeMnRsosuhg1UTTZ+sX7PfxBi8W+HFnM&#10;wYgZJBrutXmSVADgkDkgV8qfsNeOFHh4x3N2ASmAWbqa+gr3xdE0RVGGSMAntX0OBr+0pRlJnn4v&#10;COMrJDdYvEDMFboOBmqFnrgWZlPOeuWwAPSsbVNYkuXba2cjJ56/n+NZkN1dm5yuDz07iuurXp8u&#10;5wwoNS0R6TaarBtDsw3AcCs3xNq8bwEhwfoMVz0Mt4ArvKwHUZFYninxJPFGypNuYeprxqtaEnue&#10;jClJK9jnvHl4SzMATuPOa811PxHZ285SVxtyMNnNbXjLxRcSB0nlz7L9a8B+LvizWNOun2uViBGe&#10;en0r57HUZVbtHrYWTgrI9eDWl5N/o8ocseGFW1iWBDKY8bRnp0968g+DPxbt9Zufsc8/Krwd/SvS&#10;n8SW9wu2FwexAavClCyueok0kb0d4Xj8vAIzjg/rSm5jOQr547da56HVTDGV38nuOfz5qS11NzLn&#10;duDGuSU7aDjG70N0iFPmAyT0BoW2z+8lUD29arW1wJ3DKOg9KvySh48FM4AxjtWLk2y2kiARM8mS&#10;ox2XP4VZh01ZAHBye4NOto0Kb3AJz0J9qswsqSfd47YP51k5X0EnZkSaaxUZj6dCO9RzabFEhZjg&#10;YP8ADWvbxqwMjpjJ7elVtaVDb7YFOe5x0p8t0acyOG8Yzx2iEbm6ZxXmHirXlkt5EBwNp5znBHFe&#10;gePInFu5QliByc/59K8P8R/2ncahLaxkkbiMenNd2FoczOaddLQ3fBOrLaTySyTEqBkEn396j8U+&#10;NEkc7XwM8MPTP/1q5iSbUtPgOEJwPm+WuV17W9RncwscFcjGOtXUwbVS5SrpqyOpPitUnCif+Lp3&#10;rs/DHxCRbUReZ07ZrwrzdTaYv8wXucVpWut6hbYVCenJz+tRWow9nYuE+U+i9I8fR3AC+dnIPeu1&#10;8Pa2t9HwyggA5J/WvmzwfqmqSyR5LHnv2969x+HZlFqHnUktjGenQd68OvT5XodUWmekWF0No2E+&#10;2P8APtW5YNuCurZf3HFc9pcbllVRx34FdDaWZEY8pe/anCLSE2alndNKRH1GTwBxzV+BtpUB8c4+&#10;UdqzrG3aIgYOAMZNaNqYtocryOmfrW8b7k9bl+OZtg3EY7c9aSV/LUujDrhiQfxqt9rAfy8HA6+1&#10;QXcsm3BLY7e9W23sDd9i3Fcb2IVhuzxzxirkRAXBUe/FYUV4I5AGfB5z2xVy21PeuwrnA64oum9Q&#10;T7miFikGcZx2Hao5o1Q715YjjHPvVM6qAw2tn6etIl9K6bt5OPet4QTQcytoaCGIE7VyBx/9apFU&#10;Mn3CCe2MY96oQ3QYAqTxkcVbWcAALjkZ4FdlKkmZyqItWwWJiJvv/hx/hVpNQhVQS3XHymsea5MT&#10;EA8AcYFZt/qcyjzFfjHBz/n/ACa7owVNanLUqpLQ6s6qnKjkdDnoKrHVl3lDw/UEVx8PiB0+SRs5&#10;ORjpV621WO6fBYdAM57VwYrNYYeLvoedUruTsa9zqDzbskkEcAisfU5ZQMrkZ5C569a0re2kuQNq&#10;lvQmnf2FJMxMnXOOe9fHZjxTFaQFTUmc9DC74IBO3nAq/b6eWjyqc8YwM847Vrw6RFbhfkwfRf8A&#10;PvVmCCFOFQDDdfWvkq2eYqrJu56EIq1kZtnoszv86cH0H61t6XoECOPNXP1/CpLSEb8AAAf3fp3r&#10;StUVTg556fSuCWMq1Ze8zRRSLen2EcQCrHnpgnsK2bK1UtuAxxyAKo2alQOvHI78da1bPbtUFg3H&#10;rxWlJq+pS02NGzjRGCoOK17KEdVXPqQBxWTbSImMkcHoa07K6yoO8Ed+K9Gm47o1T+81ookxnC4A&#10;qUHYMnCjGNvt2ptqQ6KcZyODnmpGPO3JBPtmutabDbTWpJAQB8/Azjrn/wDVVy0ukiwF5HpisyX5&#10;HLAZJ4xTDcEnzM4yO561UVd2JTjc6e3u0dsKxGDzVuO+aMEBslc8nNclZ6mVnEbt1HU1pJfhuFm9&#10;hgV3U6aiJzS1R01pq6uMk8fxZ9av2upFiDnoM5z0rkrSed+mcbuSeK29KaTvySB8pPPSuyCjYzc1&#10;udFZXvmE8Y/DHNXJXaSEyADr+lZum2TE/MDz0A/zity1scx7HXt1IreLUdzKV5KxzuqrNNbssYyc&#10;Ejtz+dcL4h8P3OoAq2SD29evY169NohdMbM5HORWTeeFMMcRAH+E5/zivRwuYfV3dHxPEGQvMYni&#10;t98PnliCg856A4rlNd+FshDHaCM4yTX0V/wicbna0YGf9kH/APVWfqXgWCUnNuSM9hjmuyrn0pI+&#10;PhwPBPY+W7r4WyHOIPY8de3FVovhJNJMpMDEkc56CvpG5+HsXm/Na59qZb+AIyQGgUgHj1rx8RnN&#10;SeiZ7mC4Po0mm0eQeDfhj9jlVvKI5GS3P5V694N8ICBVITpwMjoK2tN8HQ2uAYQOc8LxnvW/ZWUN&#10;oq7EC4PQdhXmqtKrK7PuMBg6eEpWSKzaWiQ5HPPcc1UmtwhbeR64HFad9MiAqF6jp0xWbcliGZ2P&#10;tQ2egpcyuio8ak9c47Vd022Ejk84OOo/l6VVRJGYsxGBnBq/p6qgxuxluc9Ki9nYpO5q6daRk7BG&#10;MDitOG2bb9zGR6VQsLtM8P26E9KvR3qsNmQBjGc8dutUqi2ubR8jO1m0WVDtBJx61xeuaHKWJTOD&#10;yAa7658qYMI89MZ9Ky77T1bO9MjHP41z1pKSsKcFLc8/is7iCbdtwDwMVpWCOpGWPB//AFVsXtpB&#10;C3yoM545rPunVMEL0POB61y7My5GiUXDIq47dBmnfbGGQG+pNZ893KqA7QCfSqj6g3O48nvj3pNh&#10;7xuRahECRuBIz0PNSprcceSr478muXubydVwrkEdcjtVKXUrjZ8sh9wOlc1aSZUJuLO7i8RxOP8A&#10;WDjrz1qeTVg68uTj36157b6nMzYB5Y4JzW1Y3EsikMP0/rXBJ2kdVObn0Ohl1FypKcAjBwapXGpM&#10;z5BGe/8AhUWz5t7Fs46+tRm2l3nC5yDgetbpXRd5t7DzqDsA+09ecGo5Z8oHCkY9hU8WnTOeIiCe&#10;g6/jTpNOdBuZe/pXJWg07o3gpctmY10yt8oGTjjPpWddzJEvJHPRq2r+y4O8d+hPeuc1xRbq2R2/&#10;rWuHqNbs87EQcWU5dRXzflbd1yfT/PWrtjcJN8wYYzjjrXL32qNFMQT36g1Y03V1Z/lPf17ZrtXM&#10;2cMJx5rWO20+CPZlxz24q4DbRgKDk+lYGn6qJo1UPwR0B6CrZuk2nC9fStulkdSbS0NF7qAKckDJ&#10;xVC+vIUcsQOvIzxTJZHcb+exwDVG+WVyfQHvXLU5mXGdkVr7UYc/NIRk8qR/n2rPvNQh/wCWTZ47&#10;HP0p11ayuzJjB64xUaaVMx2OD1x65rFOY3O5BJcySAFBnPU496iWGaVTjoR2H+f8ite10Vgdu1iO&#10;2B1rSt/DwfgwHPqR0q1GTZDbbsjj202UfeUn6YpG0lj8579CO9dunhwbjhc8dKjl0GCMsGXJ5J56&#10;1tGDe6FGPc4WexCFf3fU8YpioYzgoMDqT9K6m90tYsgRDLdMHNYmoWZicjHU5A64puFkWou5TlgU&#10;rkufY1AVSKMsOFweamdkBwQfYfhUF8DJblN3XoCMV0YGEamJUZPQ8zNsRUw+DnKJgapB9qDuq5yv&#10;NcVc+F2udVkeRQByMbevevTbTSGngaVQW4y1Y0mnRw3TMV+8x4PSv2OlhYUMquux/LeMx2KxvEqU&#10;1dcxX8L+H47BEfb6YHHr0rpJ0iSL92oBzxxVFDFEwUE4wNopbu+hiyjnkcGvx7H1pSxErvqf0/kl&#10;JQwUEl0KOryfKzMg+bpXKX2ogSDgn3/Gty+vreQFSThuhx161zepWClmkB3EnNckZJ79T2XGTjYq&#10;yak7NsUFvoe9Sw3sjAlVz8vP+NQxWLrl9p/L3NSxLhhsQnPXHf8AxraLUYpMzuobli0hkuJ/NCde&#10;Dx+tbenaHLMquIzx04qHRIy7BniO0Dgk4zXZ6Jp8LRpmMYxnOP8APvVuUUaK09UYsWiXETBnXGDz&#10;9PrUn2IxsCydOM9q6s6bEqCRBjI4NZmoW8O4kkH29TXPORrZRWpjxMsfyg5J4GfpSXN31RlI44UV&#10;NcNAoIiGccnmse9uZVkwvU5ySKy5rtGbSLHnbTviXAzyKsQa3KoI4bqDjuf8KxY7pg7MQQB04/8A&#10;r1G9/IjlRuwy54NbQSTuKPKlodFJrcpUDOD65zg0q3skyfvHBBHHoa56KaeUgJKdw9e5NX7W58tD&#10;GVA9CO4rpjFMctXoJetucDG0Be/6VkahYGRuACB2x71qX6mWTKZGRwoNRNZNIf8AVn5m79TXuZZi&#10;44Zq58fxFlE8ddo519GDIQYADnk9qyNX8Pyli0Ee3PJIHU1366NmM7FXKjAUU2Tw+8sJCoMmvrYZ&#10;7SdOzPy6rwdX9vex5Df6Hqgk/eSsQegB6GoP7DvliZZA+yvWbnwsyje0Pf8Az0qJvDMG3dGh3Hg8&#10;dq4q+d0k/dPSw3C1ayujybTvDWpLeGZCcZ7DFdjpug6vhHBGNuRg11+m+DrbzVdoduep+vat218L&#10;ohXYhAUYr5fH5g8TLQ/Q+H8peCgkzlNGttQtDudDgdcc1uWs90uS24diM8mtmPQ1g5j4YY68YqVL&#10;eLbiSFcgcnFebzzTufXJSi9DFbVZIeQ5LH734VSk1+VclZOSvOBWpqlpFGGKkc9DWTJbRbCzxLjs&#10;PU1HtZ8t2OU5J6MrXHiuSM7xjAOc0618csZdolwQOBvxmqOpx23zB1XBznisSeOyiO5O3f8ApVU6&#10;0mhOc4noFh49eMAC4x67T1Na9j8SGjUA3DbhgYavH2d0x5EzEZ5BPXimvrd5aphWyB1GeK6IYiz1&#10;KjWqpHvFt8SAZOJhz1yeladj8RI5BjzxjA/i+tfOkfjW9jI87dnoBjrV+0+IhjcBpjuHHfFdKxEZ&#10;IpYpx6H0fY+PI3xmcD05rQt/HMX3lmz/AMCHrXzzZfEgg7ZZ+DyMVdi+IsjfJHe8dhnr7VUa0EbL&#10;G9z6Fs/Gqy8rcA5/2uB+Vbul65HdEANuJxXzRpnxPEdwC1zjBHf/ADmvRvAfjma5Ebblw2MZwMet&#10;bxlzHRTxak7HtVtErBXI4zk47VOIDCQpJ6dzWX4d1eO8jXfIOnGK15mjC71bt94c0NWZ0JuTuN3q&#10;FB4/EGkE5dSvGQef8Kqztt4C9Omah87BJOR/vVCbuWrWNBpeODyD+tKs0gIHl47fMKz7SV5pwhHU&#10;/hXSWukCaEOqknHA/wD1V5OZZxQy1XqM6aFCdZ6DtPsUlTc6jJ7VZl06BTgxD8BzVu3txDECR931&#10;7CsvWtSKSiOIEkcccV+d5hxXiKlR+weh7OHwEOW09CaCwieQKq55q4dFD/KqAr24pPBNudQJnGSQ&#10;cLkitXVpYdOYiYBQemelfNYjjPMoVVSabex3Ry6hujLl0DMP7pAMcnirvheaSMtA642kDI/WprXU&#10;baWAoGBDd/Si1+zWl156MOvbpXg5vxBmsoOnXTszsw+Cwz1g9S9Jamabdt685rl/iPaulmQDgBc4&#10;xXVWOoB7gAKCP51l/FA2kXh2SdyMjoMdK+Eo/vZybPbj7k4pHz5quo/Zbsh5jycH/GnweLF8gRmU&#10;exzXB/E/xnFYauXWcbSTyTiuaXx3JclQs+3jjOK+2yzKsRVwvNTe5GNxFKnUXMeoajrFtM5SRwc5&#10;78UujC22OY24Y8npXnSeKH2Kzzbyx79vwrQ0/wAXta8mXGe2a9GODx1GDijD2uGqLQp/FrRoXSWY&#10;quAOMivkv4nWgj1GSVFBDZIyOozzX1D8R/E63ulyAsSdhAIHevlP4o3k8cjqyN8x4IGffFfo3AtX&#10;FQqcs9LHl5zTo+y5jmPPP90f99YorII1nJ2Wz4zx8por9lU13Pj+ePc9z8KSy2sIaWAjb3zW+/im&#10;3FuRuIIHGTVpNP0tY1AhAOMZHrWTrehQmKSSJ1OAcjHav0h5nRZ8W8JOK2PDf2rviWttocsUdwN7&#10;KwQA9c4zz/nvXyUb8S3LXMrfMXLEk9817R+1rdvDcpZ5K/vCfvdv8mvArq4lV8R/jivIxuJU6l47&#10;G+GpcibPffgJ+0hN4HkET3ZXHAUnAH5/nX1B4A/absPECRxPfRkk4YFuT7818F/Db4ca14znzYBj&#10;tOcHNe4+FfgL8QvDz2+oWwlZCRkKTj/OKnD5vUorlexNbCcz5lqj7d0HXNP8QWKXVuQSevOfb+la&#10;1pYrnz2RQM9h+tef/BXwhq2k+EFvdZuHQkA4J56Vo+KfiroHgnK3+oqMEgq2BWksyqV9maLC4ena&#10;52GoTRtGY1K4X1Arzzx/rVrYwvK9yoKk5HpXA+N/2wfBdjBIkOpZZRnIbr+tfPvxX/a+j1kvBo0s&#10;khYnABxjr6Visc4vVjnRpWsj0jxf8VNPS6khN4oAJ43CvMPjJ4nsdb0OW4gkRSOrKckjH+NeJa74&#10;/wDEWq3LXUt7JhjkqG/zmqf/AAld5PbmzluHZc5IZuKp5mmrWFHC2VjY8HeO7zwtqbTW5IycdcZr&#10;1f4efGKXUb1LSeQ/Pw3NeGMYxH524fjWn4D1CSPVVkRj14ANefN6WOnldtT6zs9RFwqurcMAcitb&#10;TA5bc7YHUdsiuf8AAVtNdeH4LiZGyy/MxrtNO0wfKwU/4V5stbitZ6FuwZMhRuHGc5rVtkZyuZfU&#10;c/yqla27LIIcALkHpWxHBtjwqYI6nPSod7Bd7iqGC42gEdant43V9xbOR+VRMhBG3dg4wKmkzD+8&#10;THOD8o71KSuTZvUuwyhecHAPAHTFV9WuYJ4yqg7v4jVYXQjJZsA4556UhvI5sJtGOe/vVe0ihcje&#10;hy3iLRWugyj5gRjpk4+lctD8Lop5WkMGS3UEV6xFpEN0oDnGT1rY0bwraOQrID74/rXVQxPLoZuj&#10;FvU8I1H4SW5RgbME49M1xXir4MGRi8Vmc9htr62vPAdvPgmNTz2T2qncfCuG9GTCCx6kVvLFyYKg&#10;3sfIdr8FpZYtjQEkHPCnirtr8CZHADW2WAznFfWFt8IreFAhgHI+ZilX4fhpYQrzCOncVyTqylc6&#10;I0klds+ZPDfwWltZlMMXGeDjj616l4Q8CT28Ko8PTuVr02HwLYQPvS1XAHHAGPpWnY+Ho4eFtwAO&#10;cAc/nXDK73LTscrpXhZ4zjy8EcZxmtq30DylznjPPFba2PkxEBdvTINQyvJv8vHFFmg6lFLBhlcK&#10;FI3YPf1qSKycRfMSMADBFXre2LNvPTPT3qzDZl8KUDDs3StqaTDVmBPaOJNyORnPIHv7U6aBmjAH&#10;4k9q6CbTf3ZdkAyeMVUa0VV8vflsHIC9a1cF0I02ObubQRNkHPfGKRMhQMkLj+LuK1tQhiVm3KAx&#10;Paqf2B5TlcEDtxmsuX3tRt2I0hLrvPIcZGafHC7Ajf7nirVtbIB5ZPI/h560+Oz2SBDknH8XpXZC&#10;3KZWZGiomCD35Hrz/wDqq1blipXON3BGasRacSgJTqOMc/yqe10qVgAMnPcV1QqWWpPI3IzriBnU&#10;nJxn1rKvbG4nJCKcZ4xXYRaQXPzJxjDZHtVqHw5CBvaIZ6YxnmuqMo1EYzw8pbnnJ8O3bDMkJz7V&#10;PYaNNbXA8xzjsMda7+bw+RGSI+PX3rP/AOEcfzBIB/F17ivEzXKPrULJnn1MLOMtER6dGsMYVGGR&#10;19qtSSui5Dbsjnjoanh0h4osE9Byaq3tsyHy0T2z3NfG1+FKj2NKXPFaorzXrq2Wzwcjn2/z+dPi&#10;1G2lB2qc9PxrOu/OQ7SoyPXtxUEM82Bkk4OMmvKqcOYqD91HTGbSsdBFeQrg78fjV201KFThXGBg&#10;gHmuW+0P5e9mOD1JqCbVmtzkSnr0BPNcUsnxkH8JfOlozuRryo+04544NaWnavG74IyCP8ivJofF&#10;jGbIduvBz1rtPBV+2qTIIX5J+Zcda0w2X1pStJDUpSlZHe24klAkiycjrmrtrNPFyCw479q1/C3h&#10;SS6sRI6NgAY5+lXbrwhPEjMIz09OT/n+le3DLJJaHT7KpFmZba/JboBI3I9RxV628SwzMA7kE989&#10;K57XtJvbKNpGU5Hcd64688T3+nXZhP3SMCsq2DnSVzKVR0pWZ64+qRO2QyEY4AOM/wCcUyW58wAg&#10;c44rifD/AIqe4hCSFhx1x0rqbLUYJWUmQDPrXnqrKMtTLnUmXbWJppwVHPTmtW30+Z3U7ipzyMYz&#10;VexntGQEMgweoArYs7u33Aqd2OWz36VvDEvmBysX9L03A2gEYHYdfeuo0TTIiwcx8jtWDY6hbKy5&#10;YAEdzW7puqxZykm4jvntXXDESirEuep02n6dGkYOT64zWjBDDHt2jgdj3rGsdQVlBDdwSBWraXQJ&#10;B3c9s967IVudXByuakduJEBEY6cGql5ahWbIAOOMdqsQ3oVQowBjpVW9vFOQT0rVyTRFRJopeUFb&#10;HT39BUc0ERUnjGDziq91qiRtv3jHrntUDa0jrsKgDuDXPKtTTMIxSdrEE9nlyycHsOualstHWV/l&#10;TGOhNOhnjunzuAyeo/z71vaZaxLGHkQYxzjrmsoR9o7s6IQMiXSBEcp3HT/9dQNZumQseAM4JFdM&#10;9pCXyRntgDrUE1rEAQF4+ldFkkaukcrc2MjDgjGD071TmsnU/OCD6V0uoJCilQqjPTFYt5MsWAWy&#10;M8YrObaW4KmjKe1dFOCAPp0p0ZdEJJyB+dLPMMBvN5bnOAcVVmuQYxuPU+vWueU246sv2cbFv+0l&#10;jGwc9qmj1ZkbYGJOc4P0rCubhhzggj3qnqGqyW9vJIgIIU8NzWHtWna+421GN2W/GvxPsPC1uLm7&#10;c4P3cMMVD4U+K1l4pthPbNuHTGa+afjx8WdQn1X7BCjBEYhTjpXb/s/S3lx4bbUp3OX3MR69K97H&#10;YKjhcrhUlf2j/I/Osm4oxebcWVsLSs6EF21uv+Ceu6x4qiTKDbn0BrJbxI8jkA4P1rlfEWsP5uAT&#10;nPQGmeH5Lm7mV8ZPr69a+ectD7qdeUqnKdtDevMikRjNSCKWZs7D16AdKuaDokkkayDnPYkf571r&#10;x6CYx1XH8OKq1zdczRgJo3nqQyDd1HvUc3hMyHcijg9MGuuttGgJ+dcf3TnrVtNLgUEE5x26UOKa&#10;1NIxT3OHtfCjJjdGTg91rastDRRjaCM+nWuhextYhjjDeoxVS6aCMna3HNYyoLdHXBKK0Kv2WJF5&#10;QHPbtSuIkXLKMg9MetVLvUoo1JHbnIb+dVJdXhKghxk8Y9KqMFEuU9kayTQ5BDY6g+g96kkuYcdO&#10;awRrKckPgj071FNrbA/eIA7A1xVuVaFQmrXNXU5rcRmTAGAa47xULV4yUxknlgferV9r77GzJnjp&#10;nHNcrr2toEOZep4J9awppW2OXEST3Ob11JImZ0JI5yM/rUGmXU6uGYk5PApup6mskhjc8dGwaisJ&#10;fMnURqSB7c11RmrHAox5jsNGuXdNrA8Djmuhs0e4UDYcHv61z3huJG2qUwQOR7mu40i0gMKbkxx0&#10;960U7G6jG5Xj015CG2HB4Bpx0YPwRk963CiRLgKD9BVeW6t4iN3B+vFaqKmi1GKMh/DsbyZKtycD&#10;5e/pUi6BBGvOAc9MVbfV7aHnduHfP51R1TxNCEKwsA3074pxox2L5ETJbxxcL0X1pEurWN9okCkd&#10;q5bVPF8sSkCTJAPBPSsoeLJWkLK+B7VooxiS+VbHoLX1qwJEgGcc1VubmFocZHPTmuQj8SyDDFyA&#10;P4s/0qRtekkQNvPbkVjOpFaAro1NWvIEQ4QdMjvXNare7mKjgHpk81Jeaw7ApxyeD0yKxdTvHkyB&#10;JgjjIFYObkxrQLm5BO4OMg4AxVaa9jUlmQAEVRnunQkSvnJ4xWB4g8Qi0DM8gwB0H9a2w0ajqp09&#10;zjxroKg/aPQ7/StUhjsGLOADxgmsDXNTtLeQshAPIxmuXi8amLSiwlJHYt3Gf/11yHiXxzIXytwC&#10;M8getfrFDEV3lSg10P5/xGGwNPiByhsmdxdeJVNyY45F46YNLLqclyMty3b146V5PbfEFnvdxlI7&#10;nPb/AD/Wut8P+JzfAOJRwcEg1+Y47CzVVya6n77lFSnUwsFB9DoLks7ZJAOOVI/OmKizZRlBPcdT&#10;TUvo5VUnJx1PtUkU6u4Eajqc5PIrhcXFHqTi46llNFgmiIQFfSs+9sJNPcEqCPT14rfsZsfKctz+&#10;VS39h9qHyAAHvjNZ8+tmcs4qSMzQp49m2UYx94dK6uw1eztYs5xgdm7VzFzYSWCM4JAHU/5/CsPU&#10;deYLsjlOCeT61ceaTsYxlKk9T0c6+16+yGbryBnn/P8AjThp0t58xzz/AJxxWH8ORHeIjhCwJG49&#10;a9h8MeELedRIYs5AB/SvXpZbOrDU6qXNVVzzObwvd7Wba2B1ArK1PwhfHFzDHnP3gRzX0BL8OIp0&#10;3BAAe2ao3Hw3MeD5QGByFpzyeUdUOVOaPAV8O6lEwjMORjqKr3GiX0DndbHgckL/AJzXu8/w1Yvl&#10;LUnnrtwKpal8NJygEdqSQOTtzisP7PrRdzNQmuh4SyXsD7fJ29egpbG4laZnaM7sj3r1TUPhLeSS&#10;bhA3JycDH41nv8LrqF9gtzwPmGMfyFbxwNXlJaq7WOIa4hkXfIGVuMgirMF1Co3OV2+q9K6K8+HM&#10;sK/NEyEngBefpiqcng10iISLHb2BrKVGrBkSTatISCayli2yEdMZB5FSRyQhgkfIJxwarf8ACOT2&#10;p2qjE54wOtaWgeG7qeRmaMkn1FdNOnVa1OGpTtOyRSuYi8ZAXA9eM5qn9mk3b8YAH51248DXToo8&#10;kkcdFpT4EuEIIjBx1yuap4SUrnRHDT6I5G3W4DAmPGRg4qzLfXMKECPOODxXUx+Bbg/ME5znOPei&#10;68FXMkOwQEH1H5d6xeDqXOynQkkcDe6/NGBuUjJwOfaoH8RrDHtYDLdOK6XU/h3cGMhYWPB3YFc/&#10;qvhK9gBQQNj6VTwc0robjUg9jOu/EKO2wEce3/16oXerwBtuRtHWo7/w9fbspB9O3frWXfeHdWSM&#10;sEYY6cVzujOLs0ZSk76EWo34lkKq59O1Zv2jyiNqg56+9U72HVLe6YOG69KWGW8ERaSEkZycdv8A&#10;P9a6KWHSRUJ871NSOOC4UBouT1x37U4aXbspLKAB0BWotMnmReYyABkcVoxXdtIyrJGcAfMDxnmt&#10;/YQjLY0fKZsuk2mSxUEDoAajt/D9vPIQYGVj04HFbcz20inZwMcfSnWSwGTcG+6eoNarDU5Iv2cZ&#10;WMyPwmrKCFA+uPSpW8EXihmQlVPTbnjNdFAluXQBs55yela1vZxOo2SduKiWDjuKVFrbY8u1nwj4&#10;isiJNNkdmU5wTXX/AAp8T63bFYbyHZIhG5Rmuvh0q0mOCwyOMEUk/hVrWT7ZDarkc5A5q6VCUNLm&#10;ao1L3iz0zwLrmpXKpGBjpuJ9eK9G0y4lmi/esTkcnPTg1478Odft7ab7NKyow6gnnOeDXqmg6nFc&#10;QhojyV6AV0SgrHq0JVGtTRuk43MeRzyKpyuyggqM98H3q1cSA8hhn0zVV0QxE4IPoDya5pK2x2Wt&#10;qRrey28olTjBFdZ4d8U2mxFmbk9Oa4qZQpGB+ApIZJIm81XxyOteDnOSUM4o8s9zrw2InQneJ61a&#10;SWd0BslX5jg4NTf8IPHqJMhHXpk5ryEfEu40W7jhMmf3gU88AZr2n4e+KbXWLGJmYfOoJz7ivyHi&#10;fI8Vw3SVaErpn0eCxdPFz5ZLUseGPDyaKWRRk1jfES1eeImIlcHr1xXcpbLvLA/T61h+I9Pimhbe&#10;p4Gd3pX5ss3nTx9OvVV7M9uGGUoShF2PKdP8Tz6VMbW7kG3sP8+9W08cQO2FnBB/hz0Fcb8Urp7S&#10;/mROgY7RnGP85rP8IwSGETyzMWZuhP8AntX7dmGCyvMcmWJ0UrHzkJ1sPi3T6XPYdI1pniW7UHGO&#10;cd+tcr8YfGPmaNIiSNhUJwD3q9ol4E082pcgsmAfSvOPiXdTy3ElnNJhZMjaOf8APSvxnEUIUcQ4&#10;Q1ufXYJuouZ9D59+ICXOt3byIeQ5HT3rG0nw1q8I3NJkZ6ZwTXdNpMdrqEsUwJzJkl/Q1vaVo2lL&#10;EAIvwHSv1zhf2f1VQZ5Oc2lV0PL7231azcMyN06gVPZXd6VEjuevWvTb7w3p0q4ePjcKqP4GtWT5&#10;bdQM4HI5r62WCwz3R4fO1LRnmeuyXVzbFOScZ444ry/xV8P5NVuiWthywypHFfSk3gWDZsSNeOAT&#10;0qnL8NIpyJmtlJDdAK9nLMLh8PPmijnxVV1YcrZ8+R/ChwihYwBgYGKK96fwdYxuY3Aypwflor6H&#10;6yzyfYvujw1fGtm9vuF1GTjBIcZrL8TeL4hYSNHJtwPvA547V4zqGs6nY25aO6IIJABPWuc1f4r6&#10;zDbS211KRzjdX3NTCvdM+cjiJJ2aOT/ak1m31rxBDhy0mD5jE8EYrzSw8JpfKEWMlmPBA4qfx/4k&#10;n1TXHu5Xzt4BLZrc+Ft7b3+orG6A545rWhGM3yS3Jne10fSf7APwss9V1+O11G3jKhhvB6Gvup/g&#10;z4WsbNY/sobap/hH+fWvkv8AYssprDxjlVx+9DY9ia+4jPldztkY6j6V85i5uniHFdD0qDc8NF2P&#10;PPEPhGT7L9h06FI4EXCj/wDVXxh+2z8NfHLyfbtEmmVUDglM8+1foJfXAZTEw4Pc15V8ZNG0jULK&#10;Zbi0Dnaccd/yop42UNCKuGhUjqtj8mLXwZ4w1rUzp93bXBkLFTvB/rXf+FP2YNQu4/tGqFox3GK9&#10;2+JHhCLStTa70rRAhD5BVMZ5zVC11rxE8IVrE5xziOvRpONWF0YxlGLtY8Z8Ufs7W1hCz21wxwON&#10;y9a8u17wRe6VdPGYuFPLBa+rdWs9SvYyZ7UKCMHcK5fU/A2nXlo/nxKXIPWtadO61Kk03ofMUsc0&#10;ZEUgNdD8N7RW12CJ14eQfhXU+O/AMFjfKLSMHIPAXFYfhAx6Z4kjWU7TG/603SlCKkQppysfXvgb&#10;T0s/DtrbqAcoCOOD0/z+NdVZIqxYkixwcfWuE8K+KLWTR7do26Rj+LgcVtweK4n4EgJ6A5rn5E2K&#10;T946lVQzjySOOox2+talu8KQ/KQcjrmuIt/FMccgZ2C8evatCHxpbyLsR8c9MdD9KXs9CI7m7eXK&#10;QfdYk59ajgu1nTJc9B9K5u88V2xkwZNxI4J/lTIPEiLKFMhwTgA+tZSg+hpFaanQXEzuBEoyM9hU&#10;llG4i3SYHOc4rNsNQFwfMKDIPHNW5L3AG1lUY+7npWLptFpK5u6RI7sIy+MHtXSaVkNiIYHHPrXK&#10;6K43K6qTnGMV01j5skYCqV96ahK+xMmkdPpqCc5kA5465rYsNLyAFAwfWsTRWCr+/wCCRyfT1ras&#10;dWjtjsKcY61aun5BddC1cadGAAy4x34/KqrWkO3K8EDipLvVopYtofryTVI6kySMyuCN1Zzsy7Kw&#10;8WMSvkhTnBbIq1FBCyAgjletVHuxIASxBPp0ot7iYSbCOp5BrNWBIkvrRXBwucDkgf4VlTadKzh4&#10;Yywx2/Wt6whF9OsAbq2M+tdRZ+ErLSXN3eAFMEjd2rxM4zrD5VFOe72Pq+GuE8bxLVapaRW7OAtI&#10;PlxgjGMDHUVbhjw2OPzqbz7e51a5gtox5aqdpB460+1stzgiMH5uoHavQy7F/X8HHERVuY8nPMqn&#10;k2ZTwkndx6ldlcevOeh6VWltSp38ce3Std4FJ2gjjPFVr22KoAByea9DmkjxXGzOevoVlk3MCOf4&#10;eBSw2SbRmI4I5zx/n1rSj09Q+5snJOOMVIkB3Ajt7UuZthyq5lrafZznyskdiPzp8EBnuORjABx7&#10;1oXEDqvDDHTBHXNP06wLyjcmCew4Jqoya2KVmy1Z6WJYwCox1wRWlBpcQGxYy3Hyj1q5pumE24Y5&#10;WtFLQAAKgGB3PU10LmtqaJWMuLSgnzyIfp6VMbZUP3ACRzwKuhFVuAOOv1qIo5Ys3GD1pqUlsNpF&#10;VYomH7xQAeAaadPifGQMZ445q7HBucA/dHTPc0/yRHuZDggdhXTCrUSIkrlBtNhByoPsfwqhf6Mr&#10;gbk6ng1uKpXAUgn3qOaFpiMMc+h7Vup86JVNWOOuvDrO20R4JPaoU8NSLGQyYPvyB1rs1sl3bVG4&#10;46nmpF00uSGQEDr2Jo9lCW6FyJHCS+GJAhVIsHHPv/nisTWPDdwVZmQ7QP4Tx1r1ltMjjXcQp9eK&#10;pajotvJGw8sYYfMD9PyoeEoS3REqUZbngWraLeW05kQHG7GADzj/APVXefBuOWLUIzKx3bhnnrWl&#10;4g8IxNMZBGMY9Bn/AD1qLRY10N0a2B35znHQ1w4nLaNrwFRpxpVLn1L4JvdEGkRW+3a20bueprcl&#10;j0i6hwSvy18/+GPH81kgV34A7mugsfimJH2GY89ck15v1aadrHe60G7nceK/DOnXEcjRucY9frXl&#10;/iH4ZzXt+ZIkBQNx+dddF47s75QrTfrirC63ZzguZFz1+bgVnUw0pxtYyq0qNVXZydt4Ins4sLHw&#10;B+ANaFrol3EwDRMDjnj/AD6V0UN/E7ZWdeegBB5q7F5LpghcdiBXlVcqhJ7GDwcb3TMiys5EA+Vs&#10;ZweDWvZ20i/MNwAHfjirEcED8K/05qdEVFzyO5APpWUcp97Yl4TuxYYCuDjg9RmrFlNNbP8AKxBz&#10;2PT2plncLv2yr1U5yetdBpen21//AKlgMc881pLLIpbGc8HfWLDTtWuYSAxwSO/Wtm1165IAUdG7&#10;/wCFQReGJCcqd3HPPTmryeHp4vkwST0GKy+pPZEfV6kSVvEDwICXOMdM1RvfFkW7LOPoTS32h3Ii&#10;OM/MO4ri/E9peQMQAQM88UTwdXl0Ma0ZQV2jT1bxdEmR53QAVRsfFyyyEGXgEdRXIagt+CQc42/g&#10;Kz7T7Yk+52Od3WvGqUq8Z7Hne0fOew6DrEUsiZkx6Enp/n+tdvpepRiIEMCR1PpXi3h26uIFUsxB&#10;BrsrDXruOFcEnA65rroRqRWqO2nWsjvvt8ZU5I6cA9qgu9QVEJcqTjjHp61yn/CWSx5EwAz3Bqje&#10;eL08wqJeTmtlKTdrFyr23NvU9ZiBYyycj39q5/UNVBzvbIzyT2rMuPEDXMmVOR9ahmuDMm8t1421&#10;y1OVSsRGvGQl7qjglg2PY8VVXVwBuUEkngdKjuLcuS5JwSajhtWV+VIB4zisLl+1sWXv1HLqDz06&#10;8Vja74v0m0gkhe5jXAwFLYPWruoqyoyHPCkZz04rxz4laXc29zLezSsUBJO016WVYHDY7E8lWfKf&#10;M8VZ7jsmy/2+Ho+07+S7nK/FOw03X9eL2xBUNk7ehNehfC/VbPQ/C8diZ0B28LuANeK6nq6wO06F&#10;iVJxntVCw+IVxFcApckMDx81ffZhklLE4OFDm1XU/n3IeM8RlWeVcf7L3am6R75rGrwyuW3H2xW5&#10;4IuosgsVIyCBmvDNO8e6myoZk3q3RvWu28FeNLZrqNJJNpYcBmr4bH5FjMFFztdLqfteRcd5Jnde&#10;MIvlm+j3Po7Qb6JbcMrDaODWkmoIQADkd/avM9J8StEoQP1HB5rXsvFhY7S5JJ9fbrXj81lqz9Fj&#10;ytXO8gvkVSCeB1NSNqix9GOO+PrXKWuvq6fNIQQfX9Kdca7Ekf8Ar/zP+fSl7RLdmi5Vqb17rcSr&#10;kOAAcDmsLVPEQRsCUHOMDueprH1TxNbmMs7gknGc1zmqeIFkOEYn3IrF1yvaWN+81lSx/ejnsKg/&#10;taNjhicn2rlm1gK3+sJbHAFLFrRhyTjPPGaSrq1ieZPqdNcantUssg46j2rL1LX3jGFYZJ79hWbP&#10;4gG0Lv8AvdcVkanqjz/6qQHnk+1Yu0i+ZW0NC78QSbN3mfMOxNZN7em7BXJI+tVPNyWcnABxjPFT&#10;RmIDc46nHI7ZrL2aTMqrTIDpjXUpIB69DWtpGhyoy5Tof4ah094GkyCAe5JrotLktRxvGRjPvWy5&#10;UZJX2NXQNKaFgTnnj611mlxrGAST7E+lc3aX8CAHeOuCa0I9ft1j+WUdME5HIppqOtzVRimbl2QU&#10;IWbB9N36VhapcYJO7gHjmmy+JrU8BxjoQazrrXLGfO859cHpWiq26lpRKl3eTxn5XyDxnpWbfzST&#10;rhSeRyw7VdkvIC2TIrAdifWqdzfWefnkA7gY5qvrHYtRVjIvNPmcbhIX9s81BBoc4y6A4POPStlJ&#10;rG4Abzct9at2rW0i4VA3PeolVY7QRk2ulXCgNKh6YGRnNSNbeV1b7vbFbDSCNQRgAdQKp3LqTv45&#10;/lWfLKbuJpMxpWVjw3qBVG7spWywx/tYPbpW+Y4Hkywx3ziq729uSVO7Pt9K0VGyMpbanKXVjI2c&#10;g4GSBXB+Ora42sMHBGAcdeelet3+nwAfKACR0FcX4q0cXB2CLOX4IXjr1r2sojCOJSkfI8UVK0cB&#10;L2e555YxyzW4t5CQMZ5Ncl47tZrMtLE4wBjANepN4dktwR5XuDiuI+I2kM9sxWFs5IzzxX6hGrh/&#10;qqTP5yp/2gsz5mnZs8X/ALfvI9V8iR24f0r0/wAA6lNIiKXGS3vz/n+lcZpPgi5vdVLmA4B646/5&#10;xXrPgb4eyRW6uYiGA6Ef5zX5/nFak6rUT+i+EXWWGTkdDp8hcLHgk554x1ra0+CXkiJsjtiruieF&#10;Wt0DGIZ9eK3rTRDCMxpg9MY4r5ucW9j7Wc+ZIzLG1bAXAB9AM1pWlrIuQUIA6A9KtpYTbssvHv1/&#10;CrUNoY0IJxjkZ7n8q45wZzyfQxdXs2ls3/dZwuNxHH5/XFcPe6LH9sKyxYwenpXqTxxxKSITknGC&#10;M1zmsacruZDHhmJO7bVUpODuc84uYnw9uItKlWOZSQrZyDyP8mvaPCfjbRbZI3kYg7MYJx+deGwz&#10;3VkdtsyscZGR3rG8R+Ptc0idGZTtyMFWOBxmvbw2aWlyGkK8qEdNT7Q8Oa1peqxJKsnXoMg10Uek&#10;204BWRckelfMvwb+LAvbWKT7duyQGz26dfzr3rwp42jurdVeYHjOD2r6OnWjVgejh6v1inzG7/wj&#10;MUr7RtORwaRvBkch2lAfbIq3ZalBckMGyfY1fS4RBjzASf4vXj/P5VolHY023Rz0ngKFjkRjk9MV&#10;RvPh/bqm5IhzxgqK6uW5JPzP16c8VRu9TDERk/dPA6UnKCVgVuxw2rfDqBgw+z8g8ALzzWBcfDyL&#10;IzatjudvT6V6bJftKCrrkD16VXm8pj/qFz3A61zyVNvYfJTe6PMB8M4pXIaLP1Harmk/DxLOVgbf&#10;ILZXjpXoB8hQAYhyc8GnbohyYx14x/8ArpwUNrGE4U+xzln4MjGFKcAcjHSpz4R05j5SgFs+lbLX&#10;Cltq5yO3HrTkKE5UdAM57f5FVKCvoXD3XYxP+ENt1I28ntjoac/giAkFtvNb6xZG0jPHepYozwHf&#10;p6jrUKCudKsjlX+HUc55Rcj0HasfXfhHE6s4ss/hx/nrXo4+UAKDweTjrTy8YUM2PxPetlTiTaPV&#10;Hg+p/B9TMWSBhzyPT2rHm+FeFKm2yAcDivoWfT7KZsvGASetVZ/D+nyOQQOR2A5+lROhTkRKjSex&#10;8y698Fo51do7UY9h3rl7z4SX9thYIDgnnd/n3r6yuvClhcEhMAYyR7kVnXHw9tZMFIgT3LCs1h4d&#10;DOVCPU+Wv+Faaps2rahcHjC5qhfeBdQt3x9lzgfwr1NfVbfDSE5CxjJ7deKz9S+E8T/8ugHXBx0p&#10;TwcXsYywTtofJuo+GdatR+7gzgc/nVG003WIpiLi3fB5ICdP85r6g1T4T2oJ82Jep7dKyZPhbahm&#10;22oJ5w3T9KxjQlTZMMJWXU8ZsIIggE0GCPwqb7VZ243NIV7HnpXqk3wzPINkFBHZcViax8IILgEC&#10;Ajn+AUSlJbHSsJWitzjLTUV+/bzlQvK5PNaMOq3FwpU3A+709RWnH8HruKQbd+DyFP8An3rV0/4R&#10;XWwMrEg5GCKacnujP2dfmsZvhbTIZtQW7aYFhgk+vtXrHh8N5CrnOFGTnrXJ6D8M760nRlLcfeHP&#10;SvQNE0Ka3hPnJ0GKqabR10oSWrJ3LsmA3HTPtTcbjlQWBPHtVtoxECG4AHpSb8D5sAHkH+lcbgup&#10;1xetjPktm5BAGDjg1R1Yvb2rNwT0B6VrzsjELjGT19aivNMW5tyoA+YcAnpRZXHdxkjxTxv4kvLW&#10;drgOwAfLc9K7v4L/ALQ+nRtbac918xYL8zdDn0rO8e/Dl9RSR1hZgQeTXjumfDnV9E8d2ZsHdQ16&#10;hdB0684ryuIciw2e5bKjVdrao2w2Jr4Kv7WOp+jHhXW4dRsY7gEEPGG6VB4hugttIJGABBHNZnwv&#10;gmj0CBZR8ywjd+VaesaZJPAS2cfzr+S82wUqWMdOnqovc/SMJVU6UakuqPCvHulNd6hL8u4k8qOa&#10;h0zSltIV3R4C9CBXSeNpLbS7ss+A27BzzWBfeJ4zCwjHG3g5719Bhswx88JGne8UZSo0XV5+pBqX&#10;iUae4jEpULnpXK+OdXF/H9qif5sck9c/5/nWf4t8RJEzyb85/wAa5pvFIvSbRsk54yeTXJLD1qlX&#10;2lj0aLjCNyjqRdJvtDHhjxx2qxZ6rHDFgyDODg5qpr1wqWxLYUqM4JrgNW+ISWFy1o8p+U8Mv1r6&#10;vI8dXhVUIrQxxeFhVp8z6HrFpq8dypHmrweuatxXzquAenTvXkWieOBNJ5onIGRyTyfauug8Y2kU&#10;Al83kdfmNfqNCtVqQTaPkq9FRk0jsC+BlpPl96p654r0/TbBzHMu4KSFJ68f/Xri9d+KFvBHtE4H&#10;Y4PTtXnPjX4oRvG5F8FRlO4Fsg/nX1mX0XNK549ecYTszorr4xzfaZMS8eYf50V8+3XxFsxcyA3I&#10;z5hzwfWivZ+pROT28Tkda0iPy9vlMgzk+1efeP8ASrWK3ebfnIJYV7xq2lWiwFQmOMhmHtXjXxcF&#10;ha70WUA9SAetff8As5QjZnysZczPn/VbF7zVHhCcZwMCur+G2hXGlX0N0ykKGz83ApNC0aHVNd85&#10;RvUNkr6811GoXMdp5VtDaiJQ4yRk9KxjSaqXOhuPsj7M/YpsIJdV/tC5AJEC49c19UyXyrHw2eOc&#10;cYr48/Y28UwafPH59wFLIc5IOT6+1e/eIPiTY2sDDzsYBAO7j9K+VxsJPFyPToJfV4vY6zVtditw&#10;VaYcjAHU5rj/ABPrGnXcLRSuOScE/lXn/iL4zwpLJCt2DjgHd19q5W5+KX2qU+Uy8nqDSpYGrNpg&#10;61OmjU8XaHZ3zsqQIcNlQQPWucXwmsCY+zKMnoFqyPGhYl3fd8veqlz49iDbZlXlu3avTp4SrAxl&#10;iKUmYniXw/iJ3kQAY5rzHxHIlq8sEZGc4r0rxR4qW6idbWAtkbRtHSvPNS0a5uZHvLr5QT936V10&#10;acoP3jmlJTehwPjL7OZPMdeUQnrnmvD5tZmXxBLPEcZmJwPrXs3j68SC8m284TCjHX/OK8c1Pw/P&#10;Y3qXkoIWRs/rXTi5WpRUTKkrTbPafhH4yvNR09bF3JCDnnOPeu0Gt3FplS2cnIXNc58DfBDzaHHq&#10;QA5A3Z9+a6nWNAdRuD4IHYc1zc0FE1ktbkcuvXB+cTHg8Y5qpN4puYMhZWU9M5qvNbPCCNxLdDyT&#10;Wde2Fzcq4GcHpxisHWWyGoaFuTxlctNmOfOPXn6VraV4yuJWQPISVGDnrXJ22iXJm5B9OnFaEOl3&#10;NvIXSMn6c4qPiGrRPU/D3iRWUKJAcnnJH+e9dRavFdxiTbkHoM4z615b4WmlWVdzEEAfxV3Fjqoj&#10;iTbGW5GATxXZSoQaIlJHpHha3jaQ7flG3j1rsbW0XZ5aDp39eP8A9f515RovjFbYKkuE54OcV1ul&#10;+PUSIbnBBHIDdQa2lhoJXBSi9DtoFNqoKIenPNQT6jIjEOT14IFYtn46hm5mcAEcjOM0+71AXa77&#10;eUAfzrmq0LIqNuhpnUnKnYxz3JNNhupFcNI/ORnHSsYXDRRff+6OabBrG5tpXjOCe+a86VNpl8yb&#10;OxtJlniDsxPGDnvWro2mNqF2sEEe5jgEg9TXG2OsMgGM+7E16n8G4ba/f7dNyYx0I4yf/wBVebme&#10;KhgsJKo+iPd4fyyWb5rTw66vX0Keq+GdQ0C4hmUsm5uRV7xfqV42kLAJMHAGFPXiut8a2cWs6azW&#10;mBImCqgelcn4UtLvxHfvbasvEB4UivxTMcXXzPE8lSTeunax/W+R5Dl2T4O+Hgk0tfMxfCfhu8mu&#10;pJmjK+YMDKVp6noE+l3QRDndnGOldH4nvtP8K2sbxskYPUA8mvNtT+MunSazJboocqdoHJxX0GF4&#10;hzDC04YbDR0j+J8ZmnBOTZjiquNxz1l12sbyeHNQnDzO4wByACTSHQZ5IRncR6d6r2fxY09LJ1EQ&#10;zsIAPXOOlQW3xCjmBR4cN7g5Br01mnE9Rpxg7eh8tPhrgGn7sqq0/vI0o/CszggLzj9MUXvg27tb&#10;JdSMZZCcdODUcfxBlhX9yqtuxlamvvH1xeadFpYUBVfc2Dzmu7D1eJ60tYtfI48Rl3AGGpu0036m&#10;dFZmVShJ3dOBWxpGgouJ8cj1HeqVncwEGY43EnJA71oL4htoI8swGB0J96/R8LQn7Je03tqfjWJ9&#10;h9Yl7L4bu3oasUUUCqFwOeeB0/yaJbhS21QBt756Vh3XiyLYNko56c9M1nt4rjeUx5AOcAg9a7VQ&#10;ja9jm5rnST3MCn52HPP0FVnvkOSOMHowrAufEMZG7cD9fpVZvEAY4Ev5n6UOjHsU27nX2l9GXQCT&#10;IBxyOadfajbY5YZByM1w8vixbc797Yzjjpn8KyNf+JNvCmx3w2MZ3f0rWNJJa7E81tzvp9Yt0PEg&#10;Jz0Bpia9BjaHU8cHdXlUHxAW5l8sTf8AfTVcvfEpt7cTxSnpySaxc6UXYFJtXPTF1aIcKwJPTJqZ&#10;tajjYEzrj6V45Y/FPy7g2txdDJztJPNW5/iHEyBRP8xPA3dvwrd8lk0xSlc9Vk12MLy2ARnG7mom&#10;12Agr5uffNeSXfxIVDgzg5PUP1qGL4lEvnzgceh6CsJ1Uilc9Tu7+CTIVhyP4qz5Le1uJd0cijjG&#10;Aa4Kb4iB5QPMx3amn4kBQAXyB3xiud4gnmVz0JIG2gK4IA4y3PT1oEk6sGbnB7nrXD2/xHR0xvxk&#10;djmpW8fhUGGGc/Maz+sQvdovbodtJrFzCPmJ4/ukce/FNbxnfWzBVkfpxjtXGJ408/ktu9NtLH4n&#10;Sc4wMHGdx/rTVeEnqiZI7vTPHl8sm97lufTqPwresvihOPka5yA3GW7/AErzCO+hljG3A4GSO1S2&#10;V5GZcpg5PUfWq/cuWxm522Z7Dp/xGlkKn7UOnODWg/je4MefOJBHXIrzHS7kRoGKgH398VtWupRu&#10;ApB59DXVClQ6oydWezZ2tj4+mMgxLgH+9jivQPBfjqCWJBK2MDnnGf8APNeJxsFlEquuPpWvZaxf&#10;WygREBUJzxjFTVwVKovdHTrSpo+kNE8YabOwAmBwRwTnFdLZ63pkyqp/Xr+tfNeh+LLmD70hX1y3&#10;X1roIvihcWpBaUkA/dLc15lXL5Q1N1iYJXkfQW3TL1TgKARgYP6Vkaz4F07Uk8xUUAjIJPHWvOPD&#10;vxglZ1VzlSuCd3au1s/iNbTwB1YHjuetefNxp6MHWoVkY2tfDuyXJAIGeOe1c9L4Lso7jzWUAls9&#10;66bXPHdtglmxxzXHat8QYI3IV8nmuKcqCepzyWFi9Ua9po1jCwxGcg8mrs0UKxhYFycVxUXxOQSB&#10;WAb3A7+9atn4yguxlxk/p+tQq2HSsZ8+FlsR63qc8JYFjjocNx+Fc8+rXM02QxbJxzWnrN6t0zNG&#10;Acg8A+tUbHT3eQFosDHOf89K4a9Wil7pxVqXtXeOxp6RDPcDc7k5HU962obUZOYxwOAQeKp2CmHC&#10;GMA8dK1ImVSWCkkn+I/jXkScpO6NKVBRViJdIkflSORxjvViPQkjiLFMHHTuKu6fiUhh8vP4fWtO&#10;Kzie3LByfXBojG+50qFjxT4z+NYPBNo828blBPPQV4vefGS38WobaUjYx+U16P8Ate6G8mns8ZGT&#10;kc5wa+cPD1mtlP5koK4znnivvMkyvD4ijGdtU9z8J454nzHLM0qYbm9xrb1On8SLYx6VI+xVLJwT&#10;0rk/Afww1zxjrqy6cjSIX6qSQDnipPG+rTXdr9ktpvlxjAHSux/Z28fHwZKbm+tTJyOTknI/ya+l&#10;zhYl0eWhG7PzXhiGWPMFLMZ8tN63PbPDf7L8H/CNx+ecTbBksO9VLP8AZq1ay1mO7Y/Ij5IXJz6V&#10;3nw1+P2h+J7tNMnjMchPyoeleorb2suZkG7cM8//AFq/PMRjc1w/NQqyav0Z/RuXcM8GZsqeOwUF&#10;Ll2cdNV3R5KfBM1rGAATt9OelVZrG5tScx9Oor1q806zkiIMY5HasLUNDtZMtGV69BXgTg2fcPD3&#10;0icVbXFyqfMpOOcg1BqN7OnBO045HUZrsG8OW6/OigY5AFZOseH0Yb1ABx0xWMqU2tSXRmkef6zr&#10;UwYnccDp71kDWSzYcnr0A6c10niLwzKoby2wOgNc1LoV3byFmzweT15rknCUWYSVWMizDqYZMonP&#10;UHHU1WudWYMx5yT1xUFxM9sNrdvWsjUtUdc5HfJz0rNb6g5rsap1NSQrsOT3ODStdQyjLSDA4xnF&#10;cw+qpHKTkn1O6n/2nAVZufz6U7zsP2iRvveRRH5nGD1PGKgudXj2ZSUcDo1c3qOqkf6p25FU11K5&#10;mOPm2jgBqfvPUft1ex1CeIyrlCxzjBNauleJnUFDLlvYVxllvkPzDHTHr9K27FbfYHZgDjD881jK&#10;tJbFRetzqI/FLxfK8x6ccUsvjFkB/eHgHGa51760iAVW3H0Xmq00806/uYDg9yOBRGVSbuO6i9Dc&#10;vfHcpfmU8dDjp9azZvHchxi7bLDB5rC1BZwMyxEYOD/n86zb24t4E3SDGex6/WuhR11Jcrs6uXx5&#10;LGMtdcjPU9apzeP5XbaJSST2Gf1/GvPNZ8VKsnlQzLyPqKboWqSz3ABmJB6j0rZU5qN2OUvd3PVt&#10;K8WTEhmlOA2Dxz7V0Nj4oRIhKX5A4Arz7T7q2t4N7thgORUk3iOKE7IwMjP8XSuSU6jlZBGdju5/&#10;GKu42yEZ+6R2pI/ECSjfGwOOnNefpqE1xhgSBjtWrpM91gxsGxg855rZVHBXNI1U9Tqn8RPtBIxz&#10;zjvT7fXkkOxSvsOvFcvfSzqmRxzyP/rVQt9dWxmHm3S4ByMmuinW5kKT53qeifalkTMaDOKzL2ya&#10;4YhQCejcc9RWdpfiMToCkZOR1q296zP5r7xkdcVpTxE4SuY4jDU61PlkLPoW63LEAkrjheAa4Xxr&#10;4YW6zujBweMdK9Hg1OExCNmHGeD2/wA/0rB8QWqXLErKoOeOK9BZtilDlufLz4dwDrc3Lqed+G/B&#10;ai7D+VgcZOMd+K9I0LQba3gUFB2BUjvWdpOkCGYEP61tAG3jAMuQR6968+VeVSV5H0+DowwsOWK0&#10;NGK0hQAKvPQVOipHIAemP71ZlpeknaSTkADB6VOLuFCTK5J6Y9apPTU7LmhuhkbaTkE9MVJJHBEm&#10;8SY4yMGs2HUIoWJCDrjOc1aN4lzGCExwMAH9aJWW4tylqOpPFIFA4zxxmsq+vJrgttVO/BFXNUtj&#10;KATPjsDjmq1rppdv3kvAYdqzlGCRi/iMWYXmSS23J65/OsDxTppvIORlsZznrXb6jpdu4zjaccms&#10;G70yVSdg3D064rK6i7opwsc/4M1eXw/fbd5UZzjpk5r1rwr8axZJHFNcYG0AkHFeaz6TE4LNCA3O&#10;SMD/APVWRqej6na/6RZSNx1RhXo4bMatP3WOLnT+Fn1Z4X+MtpcFQLxcjBHI/nXbab8SYbsLG8g5&#10;r4l0DxpqWnSCOaVoyh+bP869C8K/Fa4jCqsozn7wNexDME47nXTxKt7x9VHxVBPGSJVyB3aq51eO&#10;fBEwDAnjOPX9K8Rs/ixvQCWVT9W/rV6y+KsCDcLgkdhu6GrWIhLqaOtSsezw3aHgOGJ64qUuoXJw&#10;ffNeO2PxmtXkw16qlTgAtiuw0TxqNSSPEobd0wfwrqi4uN0NVKc9EzsDMCBznKnkCmFgflX68Drz&#10;Uds5ljWXblSCQBxUgAVNyk/7tbU2kiJCR43gn88irVuVY/K/14qqVbgtgZOMHt0qxb/3QxPHXGOK&#10;qWuqCKsW4ihIzyD1qcEEbVA9BVPcQpZTn605JQGwRgd6UFqbq6RbT5iRu7c5qOXeTktgDpnjNIlw&#10;EUYHPqKduRnwxU55wT0rXmXKDVyLDbskE8d+1DIzZJGMdOOKkkmSM8sAPyqhe65DHkK2QevP+FZy&#10;fKtw5brREsgCsME5OM+9I8yRDEjEDGM5rMn1h3fYjHJ6H1qtJdvM5fk/5/z+dZe1SNFG+5o3OsRw&#10;ZCD/AHee1RPrjXA2yOcEcAH+VZ0yzOMCPPPOOhqMWUxXABP1/lUurJhycruWbyaO4Ykwg5HpVSWK&#10;JjtSIZPUkdatW9jcOwyvTsBV2DSY5ZP3pxjrhaEpzHzWRkiwWUcRA89j/ntSJoQZwrWqkY9Ovtmu&#10;mh0OOMBlxge3+eKWWyRY+g6cDNP2Mhqq0jnT4Y00nc0Kg55IqeDQrOKPaYFIxxWmbZlHzKQBwcjg&#10;1HLiNSdox601GzFzSfUpf2dbwEFbfGc44oksysTMvPHHvU/mtIW+c/T3pk0zEDHdeDtxUzcWvMIv&#10;XUzLlSgIbIqvL984I7/hVu7bzHyQO/8AOoTEhGQcHA6Vy9bGqsVkKPIEZScHPH0qyRHtHy7QfvE9&#10;v8Kg8poGDjkZ9ecVJKU4kHQ9s0+XW5eiI3hS5+T5So4PHXis/T/hra6t4lt7uOIFlkzwOhq/BKiv&#10;gnp0Ndl8PdOy63hX5d2eewrwuIsZLAZVUqN9DowqdSso2O00KH+yLdIR1VADzWhrGqWsGlvJKAcp&#10;3+lc7rXiSysH3NIpwMDJxisDxV4uj1LSpLeylGWU9/8AGv5OqYmtHG1ZyTtJs/RcPTUqUYo+fPj5&#10;8U7i216W2huCQr9AOf8APvWdpPi+W58OiZ5SWKkkVH8Rfh/c6lrMlxcwlgZCR1Peoo/DsdhpogHy&#10;4HIBx2r6uji8HTy6MEve6k/VqksTzX0OP8XeK5VJQEEn26VQ8F6lPfa2kjJx9Olaus+FoL65LFlA&#10;JwBj/PrV/wAL+FrbSpxcA9CDTlj8PHDuK3Oz6pKT0ZF8SIpra3YJEcFOwx/n/wCvXzZ4w1i7i16W&#10;NJMAH05r6h+I9/YS6SxMighDgk9/avlbxhCi65NNu535x7D/ACK9/g/2eIqPmWpzZjGdGle5d0HW&#10;tRRwxJYDnKj/AArUvfiFLZRYkkZQo7n6/wD16xdAuFFqHZhyegqPXoYbyI9Qep3d/wDOa/WcNCn7&#10;RKx81UScbtmZ4t+Il5dybrG8yW7KwJHJri/FerazdwLvuGVMfMV64rR1vQHDmW3bY4ORj07Vm3cl&#10;7Jbm2vEV1H8+K+zwtJRimfOVk/aXepybaVE7F2uZsk5P7z/61FbY0p1AAjGB0or0rnNqaPin4h2e&#10;i6bNPdyg/IcA9frivmr4k/EmbxBeMlrMWUsckHj8K+//ANk/9gWy/au0S+1PX73y7ZWK8NyOSB/k&#10;Vzn7R/8AwQ08deErKfXPhfqDXaINy27gknjp/k1xZl4i8N4LN/7NxFbkqK17r3b9r9DgoZHj61D2&#10;0I3j+J8R/Dm/8mZpZpNny8Z71uXmtfaL4wl8qDxz9P8A69amt/sufHD4bzyW/iHwPdxrEeWERwR+&#10;Nanwc+F2peMPHGmaS2jSyLNfokxdTjluQeOK+op5hg6+EdajVUkle6aZxuFWNVQnH70fUn7Mn7I/&#10;xo1D4UQ/GHSLYPp3lkqGbBKgVy/jf4rXTTSaek5E6OySR7sEMCQR+ea/XL4f/ATQPAv7Pel+C9MX&#10;yYU01BImP4ioz+tfkp+278NfDP7P/wAdW0fSdSE41aSS5aN+qEvkj6ZNfjnB/iAuIeJa+BxceW+t&#10;PTdK97teWup9Tj8neEwEatN6LSXltt8zk9FsfE3iK4M0xKKxydzdf84rtdN8FraQ75EZuB2JrU+E&#10;Glw6/bII4wRtGcDJx/n+tdv4h+H+pWUHmwRMAe2z/P8Ak1+2U5UowvE+UqVadOVmzgV0+2RTHJEC&#10;TwVIrP1HTlaXbFb5GeOK6Q6RfJcmOa2Yc8np/OluLOONQNyjjkjqawq4hNaApKSvE4y505UjMnkg&#10;Dq3y981yuuvbwiRZJQOvG7pXTfEDxXY6LZyIdqDnlugr59+IfxutoLyS3snUnPUNkGuTnm2VH4tS&#10;l8SjEutE7vkPPHauU8eXdj9ktY45FO2MdD0rJ8ReO5NW3TuRkg7ea5S+12W5wrydOwNdFWUOValQ&#10;i1dH1L+z34qs38NR6fOyA7chs9K768023vFIiUEkcMBXyV8OPiFdaFNHGkhC7gDg9q+jPC/jZLzT&#10;4ZywJK8jNeTVq8krM6o0+dXNC48GvI5cKDz09qB4FnMWXgOe5H4V0Wg65bllecqVbAww6c11cMFn&#10;dWwlgdWwegHX2qo8rjcl6I8w/wCEWkgXa0OTzyBT4NAQxECNRxjFd5qGhfagRGgJJOCP8/5zUFp4&#10;TKx/vUGV5yD1rSLWxi29jktM8PMk4faQvqTW+lksK7I5ASevrWqNJSJvLCgY6ZHapbbRHC+YITtP&#10;Wu2NRRRGvQwJLSVZMg5OcHJ4Bq7YS3FnGEORgcHPWjU0EU25eCOBgc1lX+uGzjH2jhQenc1vTm29&#10;CLxb1Rp3/iWewBIlIOOPer/hb4jTSuIZm28455yK42O5fX5tkCj5ugXvW/pfgfUbfFxt68DIrrmu&#10;aGxkm1L3TuR4lWbKq/B6nPX3/wA+tS2+ppG/+tXnqWauWSC4s02uWzj+E1atZWuXLTOeFxnbx/nr&#10;XlzpTctjoTlY6FfEDNJjI5P0r179nHxVaz6i2nXEmAw4HTNeECNBjZOGAHTH6V7L8A/A5uA2tCdg&#10;sfPB5Br5niPko5ZN1EfacB08VW4ipexW2/p1PbbkwW14Wc/u2Hf/AD71zPijxd4d8JXUmrQ3KKSm&#10;Nue/0+tV/iH4kXw14UuLzfumKkRflXy74k8a6trWtBLy7cxB87d2RjPSvyPAYenjMfGlspPfsf1B&#10;m+Nr5bk1XExV3GL07nafFD4tav4xv2isWIiDEAjjjPb9aw9CWCzLSTHMjDJOc81nSXC7FML4BXPX&#10;/PpVVdQkglAdsAk89xX7JgOHMvwFpQhd92fyznPG2eZynTrTtHstPkdvFq1tbx5AB4/CpU8RRhgz&#10;MNvYhu3YVx39qb49xyQOoqCfV3VCyn8c9f8AJr3YYeO9j491Z30O8XxtDCuwSjJyAM81N/wnEYxK&#10;knzE8kmvH7vXrh7syGTgn5cfSpJPFTrEB5wGBwemK1ilFlQnJx1PXJfiTFDHueZeAOp5rOvviYGU&#10;iO4PPBG6vJbjxM0p8tXJ7cH9f8+tMTU5nO1ZGAPbPX9K0Uk9gcZNas9Uh8eyyZj804I7tTD4vlef&#10;93IxyOSDXAafqDlMl+e/NaFtc5YMZQT1zVxdxcux6JB4sBjALdunrTLrxvFAGV5goIGGwOtcfb3D&#10;umA+BkdOc+1YPiW7vdhWB2JJ4/PNdqT5COdp6o7XVPF0YjZkvcjHAHU/5/pXBeKPFt1K7LFIzcYy&#10;x4qDTPts6brlW4ODu71j+IbqGymY3DiMBuMnrXBWnX5WkjdpNXeh1Xgz7TqFwsj3Dg9Wzz/Oux1/&#10;VJdK0owuiyELneD/AJ5rzPwn4n1C7kS00e1Mm7guK9p0D4Qan4g0JLu+kZdygnjPbNfOTquFa9Rn&#10;ZDllBqmjw6/8S3Q1kyqHQbzyOpH4VeTxfcuNyLIxxwDnP0r1e9/Z2lP+pt1YsSQQOahi/Z0vUJ/c&#10;cLzwuK9FZjQ5LJnN7CqnseVXXiO9lBcLIAO4OM0yw1uaWYIzspXru7V7In7ON60ZJjJB5OcVDP8A&#10;s56jCcR2akD5hk0o4rD1HuEqVVK9jzMapKRwScHOevFEuoX7IPs8BJ6816da/Ay9hbAtB164yD9a&#10;19L+Ad5dFXa3PI+batOdXDwV7kqnUeyPHbS517O4E85we1atkdYkG6WN8HkY7ivdNM/Z3CoBJa8E&#10;54WtW2/Z/RR8iEDAwuK4niaFzZUah4dE93bp+8t2OR0Hb9auadcSmTcY2OSP/r17Fd/AptoOw4zy&#10;o6delFt8EZraIHyA2DwQMEfhWqr4e97kSp1HujzaG5lKYZDnGeDV3TrswOpmUAk9fSur1bwSNM+W&#10;WEKSflJXFcvrelvblnSRWwRgBjW8MTQb1M50mldnV6LLb3SjYRkdx1H+eK3bSzAIZpAQR8tedeEL&#10;y8W88kglcg8DivRNKleSIFlOQOOa7YV8Nvc5faU3qaEMAX5g525wRnrVyAiMBiN3H6VSV+BIg79c&#10;Vp6ZazTKNiA4I4I6d6meY4Wl1M3WgtkT20itxtAOau/2LLeANGrEMfXOaXTNFmmmDHGCcEEcGuv0&#10;PTbaKFVm5YfTOK8bF53zXjAw9+o9djC0fw5fQP8AK3AAxiuptIbyCLnPT+9VmJII8hD9BinMrEbl&#10;6d6+ar4irN36mkKaiZWqR30ylQ5HHGO9clq1nqDynnBPXnpXcXakNvfOc8cfhXNa2QOU4J6k9682&#10;rKr3IlSu9Dm7exuIrhTLPjJ55710ekTKo+ZyQBzg9awbnJchlJ56Y61PBqSw4CyEkc9RzWUVKOrY&#10;6dKTlyxjds6+KWDGVAJ6ZJ6mpUvAh+VVBz1rnLy9vrLw8/iJ0zbp95wccnjFQQeLLaexjvndU3pk&#10;5PT2qI4uhObpp67/AC8j6DHcPZrleGp18VTcVPa+/wB26O4stREikSsPqfSro1IRqSH4XoOP6V5f&#10;a/Fbw/b3f2O4vIw5bGN3P+ea62HW4ru1Sa3fcjruXB4xUxrwnK0XfucFTC4rDxUqkGr7XR1lr4ig&#10;VthboM9f0q23jNLeBnMigDoDmvOr/U5YxmNmxk8ntWFq3ii6iR8zkYGK2UpGHN7uhg/tN+Oob5Ra&#10;CUZ3YGTnPPFeLPbwMoDDGcD73QetXfi94qF3rbRSSfcYY+b/AD7Vykuu3Ej4gkAG4AV+scPKNLL4&#10;3WrP5Q8QKs8bxHWk9UtEX9ZsoggjiGWJPzEVueCWityoI+6R8oFM0HS47/TDNO2WIJOT+VYF34qf&#10;QNWNiqbl3cEV7rbhJVHsfCvnqXguh6HpXiO6tviFp8trCY1M6/Mox3wf519h6LrfmaTbuZ+TCpOM&#10;da+MNG1FL2K31SKNfMUhh9a+j/BPis3HhuCW4bBMY4J9q+A4vg6eLjVT0kj+ifBjHQlllfDSTvFp&#10;nfXeshRgtj6HrWZdayjHhx9MiuevfEkbjaJCMDrnrWbN4hQfckGema+JlWjc/bY7nVyayTwHByPl&#10;IPUVUur5mzls5I4/+vXMHX1Of3hz2INRXHiUqMIxwPy+lZvEQQntc07+4h3EFFOelY11DaSllDd8&#10;cdfWqt/rwdsI3ue9UP7aMmSH9SQBiuSdZSJkrlfWtLtjlg5I+tcnq+nrG5jAyc5yf89K6u91NZrc&#10;lu461gambacly3I9OprllOzujBwjc52fT5TJkgEe/OaltdOlchCmTjpV9kt1baOpOOT7UK/lv+6G&#10;OO/0pyqtvQwlBX1K0uihk3LH82Og71VbRnRv3aAHGA2QP89K0Z9SEe0ZAz0wBUQ1W3JzJKOD0Jxm&#10;hVKjRm6cbEaafLZx72ye/XPesHXfFv8AZsgtkly7MAu1v85rT17xZp9pZnMoGBjIxyPwryqO+u/F&#10;Pi+OK2jZ40kCk4I711YLByxNWzRjU5oK0Xqe0/D3TLvxI8flxF9w68Y/WvV9I+D981srm15PVVAB&#10;q5+zT8Mw2nw3FzEFJQE/L+P+fpX0BB4X0yxtwHXccfh/+qvr6WU4enE9ehhV7JOe5836r8H72IMf&#10;sgyc8DmuO8R/B+9lDA2ByB125NfXV34e024BHl9euRxWbceBtNmGCoz1C4x170nl+F5ti5YOm9Uz&#10;4Z1X4F6nJemSKxcndwAvPU/4VqeHvgff2g3yWTYJxt/lX2TH8MdFncu8KA7uDtyauRfDPRkB2RKB&#10;g4LL3rZ4GhKKVkT9Qp23Pirxv4Yn8O2RaOxYuE64PGOf6V5lNrep3F/5BR155HtX3V8R/gdZ65E6&#10;wBFJU5+U8V5Ldfsqqt+Jkt9xJzyP8+tc1TKaKg+U56+DqL+GeV+FrSeW3DyRtzjOec11VjbMANlu&#10;2APQc16Xp/wOm0+JVECqFHCkc1cT4UTg4WPG3oCv0rw6uUYhzsjONCqtLanjmvx3jw/6PbEMRzjt&#10;XL2Xg/WdS1TzNjn5uVH+FfSafBoXgzLGRg1saB8FbO1nWRogW4+ZRXXhMqVJ++bLCVpy10R5V4J+&#10;FWqTWiM8LAkYAxW9dfDXUrUENbBx29x617vo3g7T9NhHmqD3wR+lT6h4a0mdN4jAyOMDpXrfU8Ny&#10;7HS8JCMdz5r1TwtcWiGI2pGBjKiuX1bT5Y3LIpJHQV9Pal8OLS7TEYU7uhrjde+DbMzMlvjBO0qv&#10;WuWrlsJR9082WBqe0umeEwalPZ/K9qcep7U2XXY5JNpO3nGMivR9f+DeoiNzBHhsHnjn2ridX+HG&#10;rWs2DasNvfFeZUyyvDVI2cK1OOqKkV44UuhyAemaJtVQMMyHkkEA1UvPD+rWynYCp6YrOuINejyu&#10;0EA88Vx8tWPxIlT7nQW90ZSCZT9D3rSjvGjjAGOuME9a53S/tax7pbfp14PWrlxqDwxYZTjrnjis&#10;pznezGpruakt/G7bMD8D+VCXUaRiNkAJycmuWuPEkImxvK88girtnrNrc/dnBIPUHmk5Sv5FKSvY&#10;2p7hJ2WNz1PO0d6QWdq8JY7c/X+lUZG3oGEgGep9ahkvpoV/1oxnAA4/KkqkZblOo1uRatGIsiPB&#10;B6ADv/nFUEtmlUgtjIH+ePrUlxeJcA5GfrnGKm0+3UrtSMgngCic4qJi3rcw9S0mI5L7SMngdqp2&#10;dvDG+IGZDjjnoK39WtTGMBcZ61zb3IjuGiDKO3y04VHJaCZp/b76AeWkm5dvB381YGp3ottsc3zk&#10;dS1YV1cznHlgYz09KdY3snn4J+UHBGe1XzzS3Ilco674n1/RbgTFWKK+cg+lei/Cz41QPNFby3I3&#10;t0DHGa47XtOjv7RoiNwK968zv7vUfB/iAXdohMQkztzyPpXq5di258k2c9J1KE+aJ+ifgLW11fTo&#10;pGugQV4G6uujgUw7o2H1Ar5P+Bfx5trmzhRpChA+ZWPT/Cvf/DvxO068gVTcZBHQ9a+oVSFj24NV&#10;IJnWvbGMKzDoOwojRUPzDAJ9c1Uh8S2F1HnzBgjrkUj6zaAkpIDxxg9KmUom8KcjRjfICgjFKWIT&#10;cX4HrWQ2ss+RGDx+Gaa9/JKm93PTue9DqQRrySW5eudUggUYbJHQVVfXpTlY17dQaz55o5TzIPQH&#10;HFT2tlFNgNMp9CKxcpyehfLZDm1O6lY+YxJI5BHtVaWKSQmTaR6Gt+20GEqCpGM5zUkmj2sY2SDj&#10;GTmn7Kctbi5raGBDYyyuCB7jNX7fT8IodeeuatJHDC/Gcj6YP608SZwShGO1VGEVoybtPQjXTIwm&#10;S+fbFRy2wjYbVBx3I/wrThiSSEAsMkDFRtAqnAQDPX2rRJ2E2ynHAUk+VcdjhqtxkK+RjnuB/wDW&#10;pBAhYhSAc/w9TRNH5YDjjI4zTtpoLWxfhlhMfOMn8elQ3TRdgvrVF9Rt7UkecBgc1T1PxNp8JINz&#10;35CmrcnbYOVyL80iMCh24qo+HIjVc9PxrLPi3TPNKfae453VYtfF2jquXmX6MelZNSkPkktSy1u4&#10;YhRhuv8Ak1A1rIxxtwT3z1/ziobzx5o8TEiRcHHes+7+JWjQZMkkYVjjBIFE6TaVi7SvqW5LJk52&#10;5z32/wBKpspQkBjkHJHpzWZc/FDSZyAsyD05qm/j+wEhy6c++K55UpQ6FrVWNaZ2wW259x39KYZZ&#10;YeCc+4NYFx8StOXjzI8fXOP8K0/DmpxeIE82OUNnjA7GvLzXMKeWYR16myOnDYWeIqKmty7HL58g&#10;iSFWJPPIzXpHh6D+zvDgLHBKdCfauW0bwyGuEOMc9RXQeKXnsdMEUBwAmMfhX4txPxzhM1wyoR2v&#10;qfT4HJKlGtzPc8k+L/j++0y8kSF2wD061Z+C/iCbxnDKZ5N20YAPUGs7xZoX9tXjtd22Qep21r/A&#10;3w4+g6vNBCPkcE8cc9s1ji6nDOJyqKppc6R1PC4+hVck9OxkfFvU7HRA4kkRCDyTgc15JrPxMsET&#10;H2tRu44I/PrXRftex65btcR2kLkc7ABXxjrvi/xJaXbwXKyjD4PUY5rnyXh3C5rTvBnpPF1aC95H&#10;0RffEWyLhmuAecEg9O1Nm+KlusYjhulJAGPnAr50t/GOo3KFXDjaOfmp1v4zu45N0jkjv8x4r6OH&#10;AsLWZDzSbs0er+NviRJcxSQGYHI4AavJPEE17ql+zKxHPOO/+eadf+LLW4G6S5IAyW9c1STXreWQ&#10;x5VtxO0k849a+wybhehgFzRWp52ZY+VWKVzV0lbm1jCM/AHXpjj/AOvU13FLKRtkbGOg71UtNUBb&#10;G5WI7etaUNxFKMoF6YA3DBHoM19Hh8By1bniOpKUbXMa9tZC28p8o/EVjy6RJcB3DHbng4xXXXgt&#10;pgWlUDJyf/11jX95p9mfL3AFR0HpX0dKi1DQ86ale5jDQAAAJVHtg0VcOrWWeYmorX2UuxlaB6D+&#10;yB+1p4p/Z71GWzsbR7rTrhwzxhuRX3t8Ff22fAPxX08R6jIttOFG+OYjk9O/41+Ynwl0F7nS4bi8&#10;ibcR8x6+lem6dZjSiHs7ho2/hKkjP5Vy8X+F3DnE8niZx5K0vtL9VszzMvzzG4BKKfNFdH+h+nTe&#10;Bfhf8ULSSBdNsLoSp+8xEpOD7Yrn9G/Yp+CPgZ7jX9K8D2rzyMHDGEfIfUcV84fsD/EbxJb/ABei&#10;0a88QTyW1zEY/LlckD/CvvXS7iS+D2UgBRupPav5X4wyLM+A81+oUcVLlnG6abSa7NXsfoWWYyGa&#10;YdVZQWj66/czEn1K5/4RP7OqNv8AK2hPT0r8kv2/v2NP2lvHn7QGtfGybTHuNDto1Fokb5MUKD5j&#10;t9ySfyr9g9Q002+mSQwKMg/KTXkHx9tbxPAmrS+SrBrGUEEcfd9K+Z4Q4sxfDnE9OUIqXPaL5l0b&#10;1s+h6WOy2ljsvnGTas7qz/q5+d37J/hwW1tE923CAYZu9fSx8M6JqlgoVY/u85HNfI/w38d6jYxl&#10;LZcbXxtXIyQea+gPgto/xa+J2pW+kaHoV2gnbCXMsZWNeBzmv7hnmmEwOF9pXmox7t2R+K1cLiMR&#10;VtTi36FP4ieDdL0tHlWBRGM42/zrzTUfCq67o1zeaSpYoD8yjG0iu6/ak8LfFD4KTpYeMY43tryX&#10;ykuY3JCN1wQRx+orI+D+p6XHZS2l1OD5wLM2Rg/4Vnl2YYDNqSrYWopQbtdeW6OepQxmDn7OrFw0&#10;7Hwb+1Z4n8T6DfDRJWkVpGwrMSPlGcV4BfLcSMZZZGLdc5619oft9+BNP1vVobzR4EkZZTgJjp7Y&#10;/CvEdE/Zi1bxPbpcaduYP95D1Ht0r1fYXVkbYfEqMHKerPDpriY/IpJ9gKijt5JXHy/pX0gv7C/j&#10;B7f7ULOVV6/c7Ulp+x/rFjKsd/auADzxXPOnOG6O6lWVVXieGeHtJvJZkURk7mxxXuvw003V9scE&#10;+SAgIJHtXW6P+znZ6SEMsBVgRn5c8f0rrdG8L6ZpU6pgZQYJwK5KtFTldnXCUor1OUjOoWtz5TSO&#10;ig/xGu28IeJJIVEM0uQv8OcZqv4ls7FcPDjnqcYNc3daoNOcC2HzAZ+9WUocr0Zn0PYbPWrSaIAM&#10;uSOvp70+fWLRWMbSgn3ryvw/4tu4ztuSQAcjJ7VoalrU86rPA5LAdmP4U43ZOlrnolxcQfY/OhUE&#10;54yenOam0dnvP3LgcjJwOtcX4b1tryNoZFO4D1rf0rWBp0gYBm44J5rohzNkWRpa3okTyqwwpIIO&#10;QK4rxZ4QlnhZYozyRyDXdX+s2k8azN16kjioLG7s9Rl2kA57eldtGq6bInC6OO8AeEV0y4RrnPLd&#10;OuDXomqa1p+m2OBgDGeazLiyjt5i1uoxn5TtrnPiBfNa2fmSHb8p4NetRrqStYws4dRl94xt5b5Y&#10;EYYc8nNa9n9okhEkWeeBkda828H3A1zVvMZgcP6/4fWvaNA0RDpwxGcY9etOTiot2GnKZzi6pNBP&#10;88WTnkAV7d+zh43eZW0og7ZMg+xryrVfCPn3IKB8Hj5e9eq/AXQoNCSS7ni5Vc5PavjOLnReUTU0&#10;fe+Hc8RHiWmovTW/oan7RGsJZaBHaRSANj7ucV4VDoEs+mtfSR/Mc4J/hHr7811Px48cyat4oTTz&#10;ISqNk4bpg4/nUvhI2mtaC0QTayr0z2r8tpZVi8Pgo5jHa/3LufvdTifLsfmVTJW/et+PY8xm1+50&#10;xjA7ElDggis2fxsZJRhfu9cnvWt420ZbfWHTJ+Ybvw6da5i98NLcoZkkK7cnIr9vyzE08bgKdV9U&#10;j+Xc7wE8uzatQW0ZP7jqdG8TWt4m0ygZHTNT6prFu1uRHICeg29f0rzlF1KxnMUBYcnvWtbQ6gVG&#10;/cdwzmvQjFSVkeYua+qL9/55O+EE8dAeM1BBa3s8auNwJOTVyxs55z5JjYggfhWzbaQoVUKE4GCA&#10;MAU1g3PYrmikYUekTBfMHpxnNK8gtRsZjwQMkD/PeusfT0WAgIwwO1cZ4vguIrk+SCoHOM9a0WBc&#10;YNsbqK2hvaToV3qcazWeXVsEhewrobbwJrBt1cW8vIyOKv8A7MeuaRc6imkaq0IOAG3Dk+n+frX0&#10;5pngfQdRiBgRWPsvvXzWIzGpQqOKR20sLGpBSctz5R/sHWbOfYYpQMnIK5q8PCNzdjz3ic+5Br6f&#10;ufg5pdxLveBTz2HND/CPSbdQvkIB/tDtSjn1WMLNDWBk56SPlqbwZqAtiNsoBBwAvT9K4zxB8KdX&#10;1W5P2e1kYk9wTX2qPhlpSqVKpgE/wY4qSH4ZaJCfNMMbgHJBFc9XP6jjZIt5em7SkeJfsxfs3TWw&#10;XUNZtCCuOG/PGSPSvpTTfCmn6faLZxWyYUc4XHbFP0iwtNNhW1s4gBxnmtWMZjG8dB0rxalWVV8z&#10;Z1xh7KKiloZknhrThh5rdcdhtFRPo+kq3NvkdDkVp3V1bxRlpJsYHAJ6+9cF46+Jul6CrNNeIgBI&#10;Ck9TWV2tS2+Raux1YtdHjXEsKnP3s4pHtPDkp3HyxnnnnNeKah+0HZmRls59xwTtU9ayj8c9VllP&#10;k4Cg88ZrH28Ke8jkljKEXa9z6DWz8MKAxVCw7baU6l4c08blhiBHUn1r50k+PWrEhDKSfUEmqU3x&#10;e1rUZvKSduv3h/8AW605Y+nFas5546ml7p9JS/EDR7RgfPjxnoMc47Yqe0+I+iSEqxiIPQkYBr5r&#10;j8SavfJkvIfTmon8R6xbOVE8gPseKyhmVJuxisfV/luj6ZvfHegYzK8ajPyjjNVb3x7oYhYpInOc&#10;5NfN8XirWnmCSSPsx3JGa2tO1a8uWEYfcGHTNU8fFSsi1jai2Rv/ABc8ewrCz2pQ8nbjk1x3hB7v&#10;xU2Dbvt345Jx+FdLH4Lj8QELNEACScHr6967Dwl4LstHjVIkVOBmsq2OnKNoHFXdavPV6FDQvAVt&#10;p9uJzEA+RuGO1bNpZLGoLKQAMDgVsvEkqGFFyvQDufwpn9ilxlBjJyVPasIYjEJ3cjB04oZZ6fHI&#10;yhtvH3iRiul0XTbWOMN5SnI65xVDT9FEa52jHck81ebUF05ArEDb97HOBXQqymryYWsW0CRSgRqA&#10;A3BFa9hDI68ng965FvEUJclJAT7Vq6T4vitgFDZJPzfLSjVj1ZNo9TpY7do5AM8H72KuPLDAoUHA&#10;PJJ61z6eLYZl3Z+bHGD/APWqvea684DLnB7jvWMq7Y0jR1u+j8pth6Dk9/8AIritX1AtcFw7fM3A&#10;ateaea4QxAHkd+1VH8Nz3J3kDjoRXO5OT1BxfQyX3XEJlPIHYLik06ZYNTjxCJOTuXsQAeK14dO0&#10;uOQ2N9cbNy4Vse9ZUuhW6eJ00a01BizEDMWSBnHf8efxrxsdmFOhzUXfVW06Nn6dwZwPmmPlQzWD&#10;j7OM07PdqL16WOI+NXjCx0228kXJto2UM8aSHaDk44/z2rzDxZ+0MbXRhpOjAExJsWQtkn1x/n0r&#10;c/a68JL4fvV0ldTEkkj7XAlBUdehHWud+DP7M+q/Ef8A4mN1+7tYCFZx3NfL5asR7ScYPVuz+R++&#10;cW0uHlgKWMzBXhT1SfVvy6+RzHhUeN/GetQ3kInYmTO5c9M5/wAK+t/h1b39h4atrHUDulCDec57&#10;VD4P+DmkeDrNLOxsRlSCXIyWNddZaUYCAIQNvBzX1OEwqwrcr3k9z+d+LeK48Q1I06dNQpw27lC+&#10;tJZgVVT07CuU8V6TOlm8qKxCrnntXo/krHFjBzjnNYHiiz8y1k/dHG3o3SvQozftY37n57jI3oSc&#10;dHY+O/iFYarN4ikVQxPmYzUZsb+xto2e1f5xlXJ4r0XW7S1k8XiE24LeZjkcMM9676++Euka1osd&#10;wsAG6PnHY1+kTzmjlVSFJx0kkfz7R4SxPEUa+Ip1FzRk7pnhkmt6jpGlNLDLt4//AF1zmg+JbfWP&#10;EkcN9CfmfDHHHX1r03xr4Aa3Y2bHYPukkd+lT+F/gBosUMeqkfN1yW/HtXdmedUsujCUrtSPD4c4&#10;IxGdVq8ItRcOvmaek6fplsbR94ELEMyFsD6frXoEHj+1s7VLWxZRhQBmvLPH0jaFYbLeTBhOFHoM&#10;f04rH8GeJ7/U5YluXOMdQf8APrXznE1KpjcRTqxdoyjdI/VfC+hTwNGvhLe/GWrPXb3x7qbklX4B&#10;OVJqt/wm+oNjzHyTjHB5qPTtNtbi1VpEXAAyzd/rTrjSbRhlEG0DIbd7V85LLYKN76n7FHC1Lbok&#10;j8fSgZkjbgAfe5o/4TV52GM5x3rKnso1kGGKgHsefrToLS33bnkJJwccVySyyUtmJYSv0NL/AISl&#10;WUhycnnJ71BP4kijyzPkZ6/j/wDWpkWlQM4Kkn5cde1JdeF0ki3CTAIJGe1QsrqGcqFZPYpXHi9C&#10;dsdztIqo/iGSV/kfOSeAaoa1o6wBm8ktjv7Vxmq+LLKzumgJZDuIHPU5qZZbVj0MZUpJano1rqm9&#10;sSSr3xx0pLzxDb2MJL3Cp1O4cZrmvDMdzrkebdpHYngevv8AlXRQ/DPV9Qf/AFbEnoSKmOW15vVW&#10;MJU5/ZRx/if4lW1llYSxJJ5I4pvh3xPLrsoR94B5+ozXaah+zXc3Fs13eAhQM4x04ri9VjtPh3e+&#10;S5TA+X7v+ea9zC5RT5byNI4TERXNPSJ0i/DuXWlA8wsp65POMV3fwj/Z6srXUVuLt0yWByRXKfD7&#10;4nWF0qp5ocKRkjkGvWNA+K1tZIpitByOp/z9K7adTA4OXKmrlQhgVK7d2fQPw80Sx8P6fGkZU7Bg&#10;cjJrp7i6UgBpFIHSvnix+PUUDBcsgIx04rUh+PcbL5clwX6HIrp+uUn9o641qDWkj2uW4XdjeMZ5&#10;5qCS9toifMuVOB/eHArxu8+OMRjJjnJOMnjt61g3/wAdZRJ8u7GMHmsJ4vDX+Ift6EVqz6Ft9StT&#10;8yzKT06jrVmK+QruEij6mvnOw+O+ZArsVwOST1ratvjpa8B7l/b5sUo4yg3pIpVaMtme7lbW6yJo&#10;Q/vn1/8A106HSLCQndbqQB6Y49a8e0H476ZPcLH9vx8+PmOK7/Q/iXpV9Ev79TuUEfNzXZTrQmrp&#10;jjKMnaLOhuNF00ZLW6DHYiqkuk6YrZFsnTg470i+ILK7OI7gHPUelK9xGFBTn/gVTKaaKSaGra2i&#10;NhYgM849v8mm3DCM8Ko9CvrSNcqWDYBHr71WmmMuVxx7CsuZsrbcV7mT7pyWz1p6KZFx1bjIxTY7&#10;Zn5Kk84PHSp44UgyxOAfb+f+e1OlB3VzKpLQlSNSNrDqOcilW1izyMg88jjrUTXqx5yOnvmp7aaO&#10;TknBPtXdGMVscybuQSaJZ3amO4tgQcjp0rMvvhbpepsTFEuecAiumjUAhwv4EVaglRUG0qcnqapR&#10;XU1Um9GeT618A7K4c7LYcHKlVHHNYV1+zvDggQsM8E7a95jmjLcdjQwRl+aNcH6cVjPD0ZrVA4Un&#10;0PnW5+AZgQtFCTzgKR+tc34g+C+pKrqltnjGdvavqZ7e2ddhiBBHAxVO50DS5lKPZoAfQYJrnngM&#10;PLRol0KMlqrHxxqfwT1c5kOm7sdcLVS1+D+rxXAMmnOCewWvsk+ENCyQ0GPlzxUH/CDaKxzGowe2&#10;0Dms3lWFatYyeDpvZnyta/C/UEg2PZuq45+U1la18NdS8wKkbgL3wRn8K+vpfAWkyJuUAHOQTg1Q&#10;l+FmnzfMUQjB5xXM8iwz+ETwatoz4yufCGqadMN+456Vbt49RtwY5ISWBr6l1/4FaZdEuLNTxwVx&#10;/nNctqfwAjjB8iIjJz0rkrcPxmvdZk8HVT01PnHxRfSC2xJCQc84OK4LVL6Nr3e0MgzySRX0/wCI&#10;/gHcXAKhCcDkADmuG1r9nbVZHaQQZAGfTNcsckq0dmQ6NaPQ8otZobghw5+hpZYlEgdJBkEE4rvb&#10;r4KalZqwe1b/AIDXO6t8P7iykLbJMg8kVzVMBiIdDNwqLdENgJDB5bAtkHGen+etYHjDwxb3cLF4&#10;xuB6gD3xXRW2k6jCPJjhkxjg44qjrugaxO5KI3TnH1rCnRrqd0iOVdWcNpba54cnC2shKK2Rt781&#10;23hn426xpUwWS9brgqc4/X8awL7QdfgcE2+fTOef8ayJdH1m7uT9qsl5Y9F969OnVxMdRxcaeqdj&#10;3PSv2jZ1gEr3HA5yG61ueFv2jLXU9SWGXUOM4xv/AErwJPDeqNaGGONgR71yupW/jPwvqv2+ytGl&#10;QnLnca6aWLdSdpKx008ZXhpufoR4N8V23iCNX3bgVyDwM1peIbtraH9y+VBzwa+UPhD8etdsbSCG&#10;5hIbA3b2NfSngDVx4301J7l9rHpkZzXrxipK56VPFUq0fd3MXXPG8ulPli5ySSCT/k1T0j42G2nK&#10;Ss5VSSSG5rvPEXwhttZtiyMWbrgHk153q/wLubOd3tmcANjb3HNKp7VL3Uc9WOKSvHVHW2XxzsWi&#10;y1ycD1OMU29+OOnFWU3w+gb3/wDrV55qXw01aMNGrEY6YWuV8QeAPEaKwTfyDkkVxfWsVF6xMPb4&#10;lbo9mtvjFprDc9+rZPOX71s6V8VdLvFVGul5PTd0r5auvDvjS0VkUuQD0BIrN1LxF4/8OBGjjkYD&#10;gkc1rTxVSUrNDWNqRfvI+5NE8U22o4UTZyMZBrXadZE3L0x1FeCfs7azrGp6XHc6hOzMy5O7+Ve4&#10;WlwjWylVHIzyK7o3ejOyE1UipIfNIULbXAIPBArF8V61NZWpkiHQEnb3xWvKBN/Hg9APb/IqpeaB&#10;BqcJhl3dPTrTTlfUtaM8O8d/F3U9HmYxMw2H7ueteU+LP2m9Ws2bEjEhsEZ5/wA9Pzr6C8c/AaPW&#10;3d+Tk7vlx37c15X4m/ZGju3aRomwfUYIH9a6YOF9QXtXs7nlY/at1DzPmdw3tzmrb/tY3Sx7hK/K&#10;/eIrph+yAIbriy3KTyAv+NSXH7IUUjbBYkrt7ACtXKgFqzRxcn7UWqagSIJJMgc4PQ1Su/j/AK7c&#10;RFm83nPIY16Rpv7JiWJDiwCjk52jrWvH+y+JEKmzGT1wmMmkqlPsOEG42keFt8eNctwS5mXJ425p&#10;w/aMvIIzJMzoMYwc816/qX7LUrllisz14wvSuY139li72FVs8knkbPpS9pSegcqSPNLn9oK9unCW&#10;kzksO5I/lXvn7NHxoW8tohfyMpLbW3t7f5/ya8sP7L13DLuOnSDHpHjP6Vq6P8KvEfhlxPZxSoyn&#10;O1Se1eHxHllHNcrlR7nXgK6oVlPU+6/CPinRtRiTy54844GfauhnSw1eDy3dTggcCvkPwL4q8a6K&#10;oWZ5RxwADXcaf8bta0tsTOdoxwTiv57x3AOKoSbiro+xpZxTmvi1Pb5/h1p1wfMWNQfpU2geDING&#10;vGnSNfmGOB1rynTP2nQihbk46Vcl/aa0po8+cFPOexFeBW4axdKXuwZ3xzFVY2k7o1Pjl4F07XbG&#10;bzIwWwfmI/z9a/P/APaA8J2mjeI5oo0AIPPGD719afEP9pLT7yylEd2MhSBtzXx38bfGn9ta5LPz&#10;zITgr/ntX0PBWUZxhsycmvcOnEYihPB20ucO8BihIi6lc4xgHNc1qkeppMzqzKD0AP8An/OK6nTt&#10;St5x/qy5HUr2HpT7iO1ujteAN1521+64ai3pI+eq1I8mjPNzbaxcTEbnPr81b+g+GdUncbtwGDgs&#10;feuntodLgYlrdfvDB2Vtabd6bbxjYQCOvFfQUaUVA8Gp70/iOYvPDWo248yMkHg5FRQ3GoWRCF3z&#10;3967GXULG8ynmDPv6VnzafZu+5bhcA8Z5zTjSipEyaSumcvqHie/tbd3LtkDnOea4fUfHkolkLyF&#10;TnAJ/lXrN/4esruFhIYyGX86858XeAIoLlpYkyCeB1xXdSWhz1I1Wro57/hOGPO/+dFTDwlcAAfZ&#10;V/75orf2aMOSr2Pe9A/snSdMjhtSNoHUjrRceI4VOEcBu+TXKaRq811poXceBxjnPH/66rXEmoyl&#10;WMZIBGQR1/GvexFSqpWZ4aSuex/A34vwfDb4kab4qmDeXbXCtJg/wk/4V+kHwp/ak+GHxAv7Kx8P&#10;a1DJc3oG2AMN2SPT8cV+Rem3FwJjHJwMcdvbFfRP/BOXF3+0ppEbSjAJYc56c1+ReJHB2X57hHj6&#10;k3GpRi2rbNb2dz6LI8zrYSsqKScZNbn6c6zdyQ2MsLptB5Ga8f8AjtrAg8CX8u0N/o7/ACYz/Ca9&#10;f13T7rVfPaCVV2Ng81xmoeA7a8nSHX41miaT5o25DD/Cv4+lRxVPOIV3FulF76bJn6jCVNYWSb95&#10;n5R+FdBtrHW1PlLGZbncyfVgcY/Sv1i8F6R4b0bwVpWr6RZw20q6bCRGIsKcxj0+tef/ABt/ZQ+F&#10;PijTTcp4WtLe4SImGa2jEbeo5Wspfi9pXhD4UJ4XjupJZbCzWzhEjbpGIG0ZPf0r9C4949wXFFOh&#10;h6FOUKlNvSW2ys00+h4mScPYmgpTTUk9NN/mj5g/4Ke+P38XeJdN8LWBe5uRcvMyxDOQBj+bCvA/&#10;Btr4zSBbXT9Kutx6KEPAr7N+Fvwsjm8VDx/8QrNLiVlyjtFuWHOTj5vr+lTfFFPANh4pmmtEhtil&#10;sGRY8KJDnrx+Ne7wt4kS4byOGCoUfazTblJyteT1btZ6dL9R5nwpTzLMW5z5Y2Ssl2877nxrrv7O&#10;3xR8dXqC60GVgTwr4XHrnOK9j+CP7Htj4esRceINSTz3Qf6OsYwpGerH/DvXd638XfBWg2aXF7rN&#10;rG6OF2+YM5NcB4u/bT8B6ArC0vTcSAcpA4NenPxE8R86/d4ChyX6xi2/vd0YQ4V4ay/3q0727tL8&#10;FY9K1X4VaNb6TLFZQQxvBHkLIB83f0rx7X/DOlapqbRQ20QYcMqgY3d/8+wrk/Ff7c95qaPaaVpz&#10;K0i4Ekz8KPoP88Vx3g74+XA1f/SJQTuyzOc+55r9F4AXGlCdWeeVHJS2Umm7/LZWPm+IYZLNQjgV&#10;Zrey0PU9f+CazafutwrEIMgrXhPxH+HviLw9qDiLcAD3Fe/aV8d9Ma0VbicMCgx84rk/GXjTw5rt&#10;wXdom3njBzx6flX6hUhh5w912Z8tapBngN82oJaeVPCxKjrnvXOmGR7wB42AzkZr6Lt/BnhzXV2q&#10;EG8cEAd65nxt8ILGwiFzDtBGdp9f6VksDWteJarpvU8k1GBLSISK+08ZOadbavAIADLnaBkDrV7x&#10;L4S1W4lNtZws5zzkf41h2vgXxNHeBJ7GUfNgHZxVxwNW17D9pTeiZ0PhvWVjudql/vdW7V1A1eBV&#10;DM4JxyzDr3rE0jwJeRxhyjA989q09R8JTpYEo5LDnFdFLCpPVju7aI1rLU7e/Tyo5h9D71o6ZbeR&#10;OskZO1iOa8qiude03UQoB2g4wOuM12+m+OfI0/y51Uuo5zXS8NGK0IUk1fY9CgW2aEEbSQODmuS+&#10;IGhNqVuzbC3FUrXxvLKPMRgB7Dp/n+lUdY8fP5xt0kLY6AVUJumxTjDlOe0qwk8N3xkiUKMjJH1z&#10;ivRfD3xMhtoUiunUdPlHGOtcnHFFqMa3EsbKTyQx61RvtHurq4EdoNpzjjj9c1sqkErtmdp3smey&#10;eGfGVlrmpR20DhieenTmvZNV+yeFvASXFuCk1wuQQAOor5z+C3ha9h8QxPdK+0sO+MmvdPjlqb2P&#10;heygtQTHEv7xlOQOP8818Lxdi8LXlSw8pJKTV/Q/VuAMvxdDD4jGqF5RWmh434h8O3GqXr6ndod0&#10;jZyOwzWx4DkfTrtbaRso3ByMY7Vi3vj7Tr1fLRmLA9AOBVnw9r0VxexOE24cbiT0ozXH5MstlhYz&#10;VrWRy5FkfErz2OOdN83Nd3GfFPw9NbXbajHCW4P5HqT6VwtrOzyFfLH+1knn2r6JntNA163WO4ww&#10;2YOe/FeU+O/C2k2GtPBpYDKG559/avAyDialgcBGjiHtezPq+MOAcdmeaPGYT7SV15nn+pQxJc4W&#10;Ec8lvStzTIrY24LyADHTjkVT1+1i0tROdvXknrUfh3UG1GbyY2XHsa+0wmc0MRDnhLQ/JsyyfHZV&#10;iXRrxszXW8sreXYRngfdXrWla65YoCSAAV5zjNPtvA73A80IfmGcA80l34MuE4jVwT1JHTivQp5h&#10;Vb0PKcHfUpz+JbR3MMDtntgdf1pl1psOr2TExgsemR0/+vzU2g+Bp21D98G+Vuciu6svC+mQwB+B&#10;j1yK6qeKq1N2CjqfPsqeIvBfidL+wMgG/ghiMCvsn9mP4yaRrVpa6Lqd/tuWQcSHn9frXi3jjwzp&#10;N5C3kiMSkYzgE/5/xrznSPE+p/DfxjDqsN1j7O+Sp4FcmY4CFWm6sXr1FSxDws7W0f4H6bx2MMkW&#10;UcYx1/CqOoWioSFIAxnGa+a/Cv7akGpaZEildygBiX54A61ry/tL3sy7xbZB5PzdK+LrYnDxVnLU&#10;7Fj8K3uey3CLG24uuM9aWJVnI8pg2OuD0r5+vf2jdV3l0tTn60mg/tM3kF1uvbZlXplTXM61BvSR&#10;t9ew0tL2PoyC3khbzAc8ck1neLfE9v4fsZZ5JgDGpPXFeXp+1BpMtsHDOQR6d685+KH7QV94gSaw&#10;0wFCQQGOMn2xVutCKvcmtjcLCOkje8W/tVWEl1Po9mxd4mKjnjNeReNvGfi/x9qSiCUpEXyWJOMe&#10;tc14T8K3D61PrGpeYTMxY7z711kFzaxNtt4+I1GRxivOxOMlzWgePKvXxS/ePTsTeGvDzjMt9dBm&#10;TG7sK1L99Nig3W6DJHGD/wDXrEudZltuQpxL/Djim2moNLILdhk9yRmvNkpSfMyVFR0RegEDqZmh&#10;PIBAqSGdYpMKCGHQDvTUiMqCNFxknt0q0umzB1cyEYHpz/niquk7M0UeY2NLuJ5QDGCT1P1rRW3n&#10;kYNMqn161B4ahhjUPLJw3cjvjFbYsjM4EMDfOeo5yaLLmJd4nMawl/G26Ag4Oc1Pot7qEcyM0xCg&#10;/dGa7i38AvfQhGt8nNaumfCdoioljVFLYDOcZP8AkVrKtCJcYVKjtFXflqM8Hai7ssign5cEH6V2&#10;MF1wCsJBbGcVb8OfCOSyjVmjwQemOtdNb/D+JU3Bu2V5wQOKIuU1eJi1NbnN200ayqrxtknNdBY2&#10;qtCHKggjikufAsm8eWzHDZAC5/z0rd07QJYrVEZcHGDkda6OWaSM9+hEtgFt/LCfw8HFZV9ok162&#10;e468f5/ya7C20CSQBMk8d/T/ACak1DRRpekXOqRWXnyQQNIkW7G5gDxnsKUnGEXKT2NaFCpiKsac&#10;FrJ2XqzzP/hFbp7s5gYg559K1rbwRfXEQKNgYyCVwaXWoXvfBOqeItf8IxPc+UBYXUczBbY5/hOR&#10;k8ZP06enTfs7+Ibnx78PIdd1W1UXEFzJbSMo+/sIw35EZ9wa83CZvhsXivYwVrq6fp8j7viPw8zL&#10;h3JoZhWmmrqMkvstq6s7u/Z6L5mCvgfUQ2CX47AGrln4ZvEHkyJkjHBWvU5NPsmOfLA47n/P+RUK&#10;6TZJJvJHUdR15r1t1Y+Cjyo4VfDbx4Z4gfUgGtGLRlhsmnmQDC8nHtXVXGm2YUKAvB/Kuc8d6hDZ&#10;WcegR2ryzagxiVIx90YJLewA5z/jWFaapU3Js9PKsBPMswp4amruTS0/H7keezeI/Cd94jOnyXK7&#10;m/1MpGAe3HGDVDXfGOj6dpc19daaqTQM3k3MD4Jxnr+VU/jD4MuL3w0fEXhzwjeQW9nHlrkNlWde&#10;OMAYH549a8y8XfFCw1fw3NpnhaD/AImE4ET2xGTFnG5q/OMZWrVqk+bR7rTdeV10P7Y4fyOhgcup&#10;UaSvGC5fTzdu55X8fvF+p+MfEdtdQOxjF38pBJyD3P5//qr7I/Zg8IWei/CiynuGUT3a+bIpPIHb&#10;6cV4J8Nfg8ujNb+JPF9n9tSNg/lXCjaB3/8A116B468Z6PoGvWsK+IZrOJ7PzFhguCCVOflYKeOa&#10;6srxdPAQ5muZrR9N+p89x5wvieKqEcLRqezinfa97dN0e2ajceHdN+W91OCIk8b5AKoahrvhS3DP&#10;JrlqMD/nqP8AGvnPS/GWm6pJcG7vWmcxnbly5Q4P5Vjr44tY1EUdvJKVOOEJ/D3rsnxDW3hRX3s/&#10;PaXgrhYq1bGtNb+6v1Z9Eah488HWxw+rI4287Dn27Vg+IviX4W+xN5MrsCpIIQ49B19K8v8AD8/j&#10;DXWlbRfDNxIPK+ZjbnAB75IxzXM/FDxzf/Dnw5KnifT5YmzuUKu498CtMNj86xNWPsaF/wDt1/mc&#10;mYcAeHmU4Wp9ezFRaWrdSCtp23+XUyPHHjzSbLxYbqGZWHnZHzduua9D8NftD+GZNIjsW1CPftwQ&#10;T0r4d8V/Fq91W/uHbdueZmVWb7qk5AzUXgvxFrN5rcJ+3vguMqTkD/PNftWLyynj4UpSdmkrrzP4&#10;vyzFPJa2K9g+em5SafdX0fz3Prvx/wCMlu2F7Z8oSeQevfmuz+H2t2994WQyTjeY8Asev+TXz/44&#10;8UppXgGN/MBkEYLc8Hjn/CvP/CP7UWraJdDTllYxE7QCe2fWlxFl7rQpxjq4pHk8B4z2GY4mpUT5&#10;Zv7mexfFbxHfSavLpsMTOry91OOtdH4F8IOmmJdKoDYzgrz/APqrkvA/i3w/46mjv72NDJwV3dPW&#10;vXdEvdMSJY4WBVQMYr5rNcVWqQp02rcqsfpHCvDyy2vXxCqKSqO5Vaz1SGMKrnGcKATx+FRv/a5b&#10;aFO3/e/+vXTW9va3JAjYfMeM1Zn0izgi8xyDjOSB0rw7176M+zcVG5w9wmuAD5WHPGM02K41yJwT&#10;uwD3Xr/nNdtBb2bqHj2sPQ4zWZrF7bQSG3QbGxk5HB/GtFUxWiTDmstGY9vr2oWRAmbr0BHb+lLe&#10;+P3iURhgDjJJ4/pTL57i5UCKzBHYkc54qt/wh2qakm0QBgRnaVwa2Vaundsj2sr2uyG51i41m0aR&#10;0kUE8yKnFefeJPBWqT6i12qbkLggHvXuuk6JBZaFHYz243RwhRwcA1Vs9Js03z3tuPLB++V4ya+c&#10;hxVVpYuVKsrJPc/Uq3hficZkNPHZbX9tJpNx0Xqou+67M5X4WPFoqK2oErgfwrnFexya0/h/wzae&#10;KNQ0idLC7maO1uCBtlK4LY57ZH51y3h7wt4e1S5huxIqRGVVkLJlVGRzj/Oa6L43+DtE0PQYobfU&#10;r5LaNi1vcyzE28kY53opUYBGM/T3rpzHiXEUqPPh/v0/LU6+A+CamaSrRzKMouL5VFpp3tdu/lp3&#10;M7xP8XE+xvHYW+QVwN30rwTxvour+ONYaUQMA7knHQdK9l8F+Ev+Eh8PW+rX0D/v03hSOq8gHHuO&#10;a1U8B6fZkmO0Gc4ziu/+3K9WknBbo/Lc0w+JoY2rhq0tYScdHdaO260Z5d8PfhjHo8Cs6Yz1B5/+&#10;vXoNv4etUhC5YfKOp6e9bVr4dKKuwEfhVwaG7cYyP7wHWvEqzxVaTk2eY4QgrJHPJ4dVjujuXAx0&#10;IqaHwvdEBhcjd9K6a08NzcMydR/n+dXP7BlhUEL074qU66WrZnJQetjjZfD10mS87H1OcflVWXw1&#10;HJlmZzx24rtpdK3cFe/eq91paiIk4xs6YqG6ttWTFqKOLOhQQ7nSYqfc1Q1J3hG0XoBBPIbpWx4l&#10;S4t2IjiOADnnOK4TVtQuY5isiYwe45rWl7R9SuZdCLW9Z1nTZBd2t07BWzgZ9aSx/ab1nwoFjmnk&#10;UjszEZrI1a7nuF2ocg8Yz05rk9c0M6ixVypx0OOa93CYmdK13oNxsrwdmfT3wS/ahTxPsF5dYz7+&#10;/wBa+hNA8bWWs2qyRz8EDnP/ANevzS0qPWvBMxvNOll2Kc4BNe//ALO/xz1a+SNdVjlWMNtWVgdp&#10;x7/57V7lHGQmrtnpYSrUqfu2m5eSufYCXRmYNkn0B6Yq/bCCTbuI68+1cx4T8R2OsW8ZScFyAcbs&#10;11VvaSSfvF6Hpk16dOMrc1jWSsWgYiqjAI6deKiuWUrtDDnsKZLBcKxBBPBU/NVaWSZTsIIOOCe1&#10;aepEkmrEFwJcjBHzetWLSWSMA7MVXa9SI/vjg98809NWgwI4pF6cYpwcEtWc1mpGnDfbQIyCCc8n&#10;pVhLwquQ2eOxrGh1BZiADnj1HFWoL6L7hOcDjpVOUWtGbRj1NFLzYDt4JHftUsN2xAxjHftWU0+8&#10;4zkGrtmVMeTIRk9M04XbsXaxbEm/Cscj1xxSySs2Q3yn2PWmqFCct7jP51DJL8xGenfjg1pokKzb&#10;uweaSQjHPYGo0uChGXyR0yaazrjPHPaqs05jY7XB9OalysFm1qaYnRo9ykbu3HFKlyQegwe3/wBa&#10;sM3ZR8swx6A9afDrFtGCnmgkdMH86zdS70KSfQ2fPDLgj5ccUya7ijiYy4GRzmsafxNCBthb5hjt&#10;WRqWsX8rYiYtnuo6f4UTrxiilB31NS9u7DcWmjQ/MeMVl3txpEyALaqflxnFRW1rdXnzScgn7uOR&#10;V+y8MSsmXjI+bnNc7q1ZvQpOMWc5f6Jpt8CUiC8fNxwfyrn7v4V6fezGQxKAT0KivTP+EcEa4Y5I&#10;9+ntSHSo0b/VjtkEdKXsZy1kxuorHndj8FdILAGND6YH/wBarjfALQrgBfIjOPujA6YrvI7bHzqu&#10;ORwD1qeMSg7QCPc9q2pwpwWxjLle6PLtQ/Zs0RhuNmmRyCoBrCvf2XtNEhlt7IcnPX/61e5Osp5c&#10;cd+KT5Nm8kkD1FacsGtiXCk18J4Dcfs3W6RbBarweSAc4qlL+y9Z3gxNZhl7q0dfRAhjPO3A/Kmt&#10;DEcMqjkc81HsKe9hKjQt8J89n9kjS4ws1vbCNuPmUY/PivQfAPgK58IWqWrhQEA+ZRjj+lejBgFw&#10;ce+Rmq8tuspJYYJ6YNUoK2g1GnF6IoperEgjDkgfzoluLa4yWjUjHOR0oudFIJKc467QaptbXELj&#10;Gdi9c+tK8oo091obdaTp0rs3khs+h6CqcvgzSr7KGEHPqM1eBkGVYDjsO1XbDKKRgGhcsg1sYD/C&#10;HQ7lOYUzjpt6Vj3/AMAtFuAd9nDw2ct0r0mCdPL+/wAg4A70+YxlOW4x2rRU4E+72OM8LfDyw8OR&#10;gW0CxhRyFPHeughhljYHjGKueUm0sMYB496PLjVtqAZA6560vZqL3AS3tTIdv5MKuR6cpTAYA+v+&#10;e9Ns4WVjjkA85FWGv47U4bnHsOatpPcm5SnsxFyTt+tUboRDKhFwe22pdW1YSNtQ87uvSqqXCuSW&#10;PoMGsrx2RpHUabS3m+ZrVSc91HFSRadaFN7xKAR6DinR3Nujbt46+nGKHvIdm0HODzk1KV+o1JiR&#10;2FocosKc+i1NFpkDfMYFwD2FJBNEzY3DGPSp2uo0Xhh9PeiKvqiW5dyCTSbNj/x6oSeeEGKhm8O6&#10;VcALNYoD3G0Zq4t1E42mVcnjtika5R2CqQx4A78UJdgTm1Yyp/BHh6YsxskHy9MCsy++G3hmRioi&#10;Uc55UcCujmuVZCQAfr+FU2DsSQ+c8gKO1TNykrFqbT3MSD4YaJ5mwRpg9Tt/nWZr3wO0+93NBAvz&#10;DBx/n8a662SVWDZwCeprRljdgNhzkde1eLio3dzuo1pOJ4VrXwGniYmEfNggDOeK5u++ButSOxjd&#10;zjPG3IPvX0TeQSOfLZQfl5O3j/P+NOt7CBUJaBc+6da5a1GPIrpG0K9nax8oaz8A/EMhJbcRnJ4x&#10;z+Ncb4k/ZevruTcbU5zltw/z/nFfb13pVq67jaJx1ynFZV1o9mzHdaKRnpjp0rKnH2KvFWNlW5r6&#10;s+PtG/ZGuYLTzEthyMn5efxq2n7KspPNsOvDYx+dfWDpaxJtih27ugA/nVKeFC+1IVx2OOf89K3o&#10;VWqiZM5RjE+T9U/ZXkyALJcDkACsHU/2Z9StxtFmcAYxg8fpX2hFa2kifvYF5bjimyaJo10oLWaY&#10;HoK9+jiGonmSknK58Gat8B9WtWYrbygg9AKoTfBfxFHGxRJDj7oCmvvK/wDh/wCGrkbZbJevHAoi&#10;+GfhNojCbVeuQCorop4ht6omU5W0kfnnd/DPxlaghRISDjnjiue1PwF4z3c27HPTKHmv0av/AIRe&#10;DJMpJap07Ac1ial8DfB1w+VgTn/YB7VusWomd6v8x+ep8C+M8/8AIPP/AH6aivvg/s9eFSSRGo9u&#10;aKPrqL9pU/nPhbwl4cktbREm52KMYPXH+RV3Vvs1m21Ezx1C1W8G+JH1exWQKFwm4DFXfPtdRfyG&#10;jyW4Xjivua8ZX1PFXKo6MyLnWbdVASMqSMZxX1J/wSt8JXOr/Gs+IDCTFZwMwOO/X+eK+bl8JpFK&#10;ZG27edq496/QT/gl38PZvD3g6XxVPAgN3IED4xkfX8q/MfEzGf2bwnWk3ZztFfN/5Hr5JTdbMIt7&#10;LU+oRq8kdxMhYgEnPPeiK/hub1muPuiMHB7e9ZviXfY6hNGDgbyRt7jrUGm6rby3kUJkU+bGR+P+&#10;c1/C+FxdajWq4eb2b39T9cqU41KEZxNy3l0XV3kW8iDRlNqgjPFfO37QHw70jwx48std0W1dbW4u&#10;wLhP4eT97Fe46feNFdvHjIBzxXA/tAeLPBtr4clvdb1O3hNqpk3SyAdPrUYeGJxuHiowTqc3Ravy&#10;O7CVlgcTdN8rWuunqcP8afiN4f8Ah98OpYLgIrMoCNnt2HFfnv8AFn4teLdZ8W3WtnWp44JJNsMe&#10;8/Ko/wAa6z4//tFn4geIp4NO1Fzp0L4gQtw7Djd9PSvDfFniWC5JEspwOSCea/rLw94BoZTglj8w&#10;gnVmlaLWkF8/tPr22PznPs+nXqvD4STUU9Wnbmf+SJtVvZdXzJJctK5+87sTWAdDlWNjK/zFvXJx&#10;70+LxdYQRC2hcEnt39KltJbq+cMgwOMV+nqNOCtFWPltW/edyo2iyyXAcEgKPwNJa2k0NyZYlwcn&#10;t1rr9D8NS38JDryOgPNSX+gR6byyY+bHT+v4V0xpJq6M2zmZdY1WKAbJGUDsCas2GoX8sHnu5LIO&#10;CSeKv3A03ySdqjaMnmsnUPFmkafbvEJlBI45yTWqSQrXLVp8T9V8LTfaJZWKxg7cNn3psH7RVx4l&#10;vxaXU2F6HPU/nXnPibxPJqs72tpEW3d0B5qroPgPXrqQXaLty2cjANdlHFyorQxlhlUeh9dfCHTf&#10;CHiSGO51Bo3YrnBIIPHT616Dc/C7wrfhfsttGpxgbRxXyn4FPi3wuy7Jn2g8AOf5V7R4O+MOq2Cx&#10;LeqWxwcdq9iObUakFGSMvqk4baHbX/wEa4GLKAHgcDn8K5/VfgX4kszsFs7gHBAX2616Z8PPjVoj&#10;zRnUpFA7hucCvdvCOq/D/wAWacDmA8YZSvTt6Vp7HCYjWDsZSqV6W6Ph7UvhIFk2X+m7e3K/4VkX&#10;vwn0uAkGML68mvub4qfBbwtrvhu61DQArXMURZVjxnIr5Xj0nUPGMF14clhe21C2cqpYff5/OuPE&#10;UK1J66mtLE06j5Zb72PP7j4b6VbWReIjrzisibwh4eS0N1FcxuR6c+9dgPg/8TtESfT9WjlkhlGU&#10;feTwTgda5Kfwpq/h6OSweWXAf+JenNeXVq1FpsapxlqkczqfiTSdJVrKJQWGcbW/pVfw149srzUE&#10;sLpkjbzdqnHU++fwrC8XQnRNejmv0Dh2+UHgA9MVkTJNqmuQ3VjIkYSTdlDz9K4Klaq4NJm9Bx9r&#10;FvufeHwN+FWka3o9pqW1A8kYIZBnPWvRvG3wWtdX8NPpc0wIkHdea8k/Z4+MFlpnh6y066k+aONV&#10;VznrjFeq3XxekuB9gGcdVIUjt+vX9a/MMRgMTXqTlVTbv5n9MZTnGVUMLTjRlFKyv93U8a1H9lbS&#10;NLmMnnnPuelUv+FMadpQ86OY/KeCPpXqd9rk+po0fz9P7tc5rnniN9u5mK4IxwetePVyzHOVlFn0&#10;lPP8nhG7nG/yOTurCHTICDMQ2eOe1cJ40vrW1mYou7I4Zee9ddrD30zvBtUMDkE9sVzk/hr+0pib&#10;6bDdOvSt6OQ4ydrqx5+M40yqgnyu7PLPFzahrCNFax9xgA49a1fhz4RvbSRbm/G3I5UjFeiDwPoO&#10;nQtOsUZcc5YcA4rIv9Sjkc2+nDBRsEr0Ffc5Ll0sLRsz8L4xzynmuP8AaRVjqNFudNgj8tlGRxg9&#10;asXOp6S8bIhQkDP3uRxXGM0skx8jduA4A6moLGG905JXu5G+f7il+T+tfTQlKKtY+Glq9TqrcwSg&#10;m3A3k4UAgfjUWoteOphEhXPTnrVDStatNNi+aE7h9/K44z/KoNX8YqkjIo+VuVJrpjJ2JtdBfaTd&#10;TKQ53c84HQfjXl/xX8M39zvjtrdjhScgd69Jgk1m9vRbwWrBWHBz/hWjN4V1P7E/9r6Q+QDtLjrX&#10;RTrUl+7m7X03CeDr4ijKUIuy3aTdv8jxH4VSf2bMbTVEKkMMhhjP+f617ho99oF7boolQbQM/NXL&#10;t8JJ7yY3KQrHhvmwO3rUOs+B9c8P2sl1bXz5Vc554r5TMOEsRiajlQmmeZ7DEYd/Do/kehLoelSx&#10;bljQ8dSARVPVfClrLHtghADtkkLivHtB+Lmv6fq/9l3l0wDH5ee/417N4I8Sxa5YlbmdPMGCSW5/&#10;zzXxGMwmMy6q4VN0EK6qS5LakMXhW2hiSLkkDJPrU3/CLaXbEyi2TI9Ac5rpVtoCAZdpB6/NSPZ2&#10;rKSuD6jP8/euB15vdlas4u805YYWaCIZ9v8AP+fwrOt9NiiZ0cNlhypHHrXWaoI4pDDGOT/CF7et&#10;Z1vpzyzkxQ53Hpjj611U6vu6ltqKMu106znkCFVKg9cA8/41raf4SslcSBASTwMVtaF4VS4bDx4w&#10;ckn1rch8NQWkfmzNhegz/n2p+0qSl7oOTRmWfhmBY8pEpYcnAxz6cVEPCt/eTmKOP5cZBxjkV0Om&#10;XNnBIrM6sM4PPJq/eeJdJtWAtrbP1reKqx1ZKqK5l6P4Cu9wBQAEYBP+Fd9oXguzsbZZrkITgYye&#10;c9/8iubtfGqzyCGOPYOnC9K3LC9vL2Inz9wI6irco23Gpq51ekWulrjGCQeQD/Kjxe934R0S5vNT&#10;0QajHdx5trmFcCDj7uOc4xz9enHGJDcXemxvJCfMlC8JuyQfw7VkfGH4uw2/hiLTp5Y4rqRAWX7p&#10;cgYyAOlfOZ1jFCKhTevbc/f/AAf4enVVTF4iho7KLatpu7dfn8j0f4X+LjrPgOxuGjw2ZFIdgSoD&#10;nA69hgVvWNzO8gMj4Vj1B614/wDDr4l6NpvhSxsIo2H7oSPyCSzHcT7967S0+JtlKF8q3ZhweVr6&#10;PLqWJeEp3TvZH4xxRXwj4hxfsnaPtJ2+9npdmYAvmM27jg9M1neIfGOneHYjcTyhQh9eRXKXHxPZ&#10;Yz9mtyWI+6O3H+FeXfEy6+IPjqVrDSbCYLIdoVFJ7169DBYitPlaZ81UxCXwanrNn8e9LvLjybGU&#10;Njg85NX5/G2tatDcTWeriLyYwVtzGPnUnDEkjjB+nFYP7JP7JfiEahHr3jBJFiPOJBg/lXUePfh7&#10;baH4q8T22nzcaXNDIwZ9oEcgTA568sBx61xcVZfXweWJ0ZNtvXW2lj9a8IssweYZ+3joxdo3imr6&#10;3Wup5/qMtoJzp6q8sskLmSRwcKDnoc8jvXU/s5+ItO8IeH7zwjNq8BX+0jNChlw2XVQxwexKjHrz&#10;Vax8K6h4kvzHYRQ+RFGWMpJIQY5BHU8dq0R4J8H2mnDSrEQ2V08xnvbu3QCS4bIHIOMkAdM9DX5x&#10;gatXA4j6xa7W2tkz+juMsgocS5N/Zrqcibi27KTVvK6t29D1CHUreaLzY5FbPYtTxfoCo3Hrwd3T&#10;NeYQR+OtHspLjT7qG4sbWQJ9reNjJITk4xuwOBSWvxq0q0ujZa3b3Fl8+1TcR5UjnncMqPxxX2eF&#10;zrCYiyl7jffT7nsfzBnnhpxPkt5wp+2pp707t2847r8T1B7xRwGI5zjNeV/HbxVqGlXtqlpnc8Th&#10;ZFbG3lc/pXV6f440LWIw9jqcMoP8cbgj8x9a8z/al1K00/QLPWhdJmKcrtB5ZWHb15x+FVmrdTAS&#10;5HbzK8NqiwvGuHjWhu2rNbOzG+Hvihqraemg385ktTx5LnKE+4rzNvCUGifGqDUnsSbe6UiQpgDc&#10;DkHpxwf/AB2qWheKJdUsZdWtZRDFarvaSRsZwM1j6n+0Po/irW4NK0oObzzBCTGpwSTjOelfEzhX&#10;U4u/Nbbrof2Rz0cLCpJaKz5v8z1z4k+IbrU0t/Avgm0S8nupBve1yeemOOgHOf6Vq+DP2WvDsOoN&#10;4n+JCR6peSoAlswJiiGOc/3j09vauw+Heh+HfBWgw29lZoZ3jDTzuBvdiATn061r3/iCHy8tJgDP&#10;Q19lgcopqftq9nJ9Oi8j+WuMfE3H5k5YLLZOlRTd5LSU/O/ReSM2w+H/AMPNAkNxpPhKxhfaFV0g&#10;XcPYVUvrfw/aTb49NgDYPIjWodR8RliwRyAT2OK5fWNWvVDSeYcAcYNfRUKEab0ikvQ/J6+OxmIf&#10;NOpKT7tt/qdFN4pjtIXW3Cp/ujFfLf7X+oS605imBKYwTjvXs9z4gkMZUkj5cc+leNfHq2h1m3bY&#10;3O3g+/Ne3gasKFdOR8hxHg62Ly+UIvU+Xr7wLbXl15iLgHqGq/4e8JXVjqUckcI+Vv7vaty40u80&#10;+fJA2gnOD3rY8NahZTTqjqM55VjX2NBUsRaUWfj2Kx+ZZXCVKURnxG03U7/wysCBsbBtHXNeQ2nh&#10;q7tp2FzCwIboVr6UMOm3doBKqbenPBrzj4jf2Vpxb7OijA4IHGK3xlBP37mPD2dPCylBx+IxfBvi&#10;uXwrMpWfaARkbsZ9K9r+HPxMk1hVBfA2g5Xp2/P0r5dhutU8ReIE0+1iYKXAyoPrX1V8Efg1exaP&#10;DdXGQWAY+navh83qUJzs90fuXCcsRKlKUvhZ6PYa9dxWRuIyXIGRleoqS18Q6zq0/wBmRZFOcfKD&#10;/n/9VbeieBn8lYZ0YrnlenFdV4f8EWWmnzI4hy3QL+FeCqlOHTU+rmlKV7mN4d8MXjIJJ0Yng5x1&#10;q9ceAEu3Esjllx93HIrqoYVjIRU2jtxir9tCxAMwGfTH+NYurK90ZpRtZnKWfgi0tsH7Llh0J7Vt&#10;2Ph+0jTmIE45+UGtiG2g3H5gcHnNWY0tBwoG4cg1hepLVjUuhkTaBa3EPkSW/GCPTHHrWJf+CbK0&#10;hEN0VSJiT5j+vp9cD/8AVXZmWJE3BtvbIrF8X35jsBHHAJTISApXJB9Qe31rx81w2Hq4aVScdUtz&#10;77w9zrNMDxDQw1Cb5KkkpR6Pz8mZd74YNtpFnHoyoPNlXaiDlzz+vB5rA+Jya74nsLTQdWvLt7WG&#10;RYTDM25YYw4Lov68YxzXf+DtNvJ7OzTR9JZ9TtHM5uFkJ2rjgY6AAnrXMeIYPFdyzPd2/mwi5kcz&#10;EZDPxk9PcfnXxtam6cE4318rrpof1dh0q05JtLfW6vrpdfLY2tMlsbqBPsC/KqhQoUjHAPT8qfLZ&#10;CTjZg/SuX+HHiTVrnxHfeGr61j2WNnbOJM/MWdpAQ2OP4Bj6mvQEt4pUB2/Q19tgajxWFjNn8d8Y&#10;ZRTyLiGvhINuMXdNu71V9X8zPsdLjICsDnjtWpFp0SKQcZA7NmpEWGIYdgce1DSLKDt/DmvR9nGM&#10;Vc+TfvMcI4UXZ8oXqeKXyYZEIBABHTPNQyO2OCeOnzUh37N2cE+lRyXdhKFytfwQIN3PA7cZrKuh&#10;CqmQjAxjrV+8mcuUC56c/hWRqTOkZUN26GsZUY2B0rvQwdfu7FZWjdQeDjjB71xmu2+nXrFkgUY/&#10;irqNQ0Ca9fOcg9Tmsa88K3EDlsHjqKx9lCOo3F9DgNY0wxEmJB6Zx3qjDaqm6R0AOMHvmu7vvDUk&#10;qf6nlh+dWn+FVvNozXyhmjKcSocAHv2/L6Vz18ypYSN6ifyPoeHOFc04orTpYO14JN8zstdls9WZ&#10;/wAL/hKvxD0a7u7SxluXt2AMaJkEYz06k/TpXTfEXVfAfhj4O2PhOLTVttUtdwmeNChYlgVyOmQQ&#10;eQB71zvwz13SdKgudLgW/DC6OydZfKII4A46c964Hxt4hvPGXjae1k1SNLK3eSOPExcOyjac/Qt1&#10;PGQR1BrwcRiqmLxVqUrwl36LTVK2jP6P4Z4YeQcOKOJoRjiIxbsrXlKzsnJXumd3+yz+0LrGufEN&#10;vD91eP5cLlVRj6H/AD+Vfdnhq6S90yKVWDFl/WvzQtfht4g+D2tWvjzQJpJVupSq20q/M7DqR6Dj&#10;+XWvX7T9uX4uWWkrD4ei0exWEYkjmt3nl9MbiwHU9l6Cv0alxVlWGw6jKTbWmzufjOF8NeL8RObn&#10;SUbu93ONvTS7/A+3zGHJOFHrzVW/itsfKRnpz6mvhPWP20fjxrLlbj4mSRQt99bPTbeE49iqbx/3&#10;1zXJeJvjl4v8Ry48QeOdY1K2b79lqGqyyR5xwQpbC88/XrmuKvxxgV/DpyfrZf5n0OG8H87mv39e&#10;EfS7/RH6B6hZRzruibvkDOazZ7CcHOR+B6V5L+wx8QfFvjrwlqml67LLc2WkXEcVjeykkkMpYxEk&#10;ksV459GHpXtd2RFkgHA9uK+kwWLjj8HGvFWUl1PzfOcoq5LmdTB1ZKUoPdff/SM2CzmRsH73qP8A&#10;PFWfs11DgqzA45+tTQsWwWTaDyPerRaJuVIA29Ce1dEFfqec7Jkduk5Jy3GPcmrCzTW/BwR9KVFV&#10;U3F/lxg80y41LTreEebLyemD/Kt4zjHRspQb6Ep1J44y+MNjINZ/9sjc2ZMY9/8APtVHUPEFu0bL&#10;bJuODyPrWFcTatMW8uJhk9ayeIimrajVJ9TppvFFkh8t7hju7Cqd14rRv3cAB5+9msfTfCl7dSed&#10;O7gEc+greg8HwWyKzkE993asuavU1SsVaETKl1O/uXZURscDOafaWt5MQHfnPOR1rbg0O3iXcinp&#10;9c06O3aMZCkEYAx2ojSk3eTuJzXQi03QsurzkkHrxWoNKtR+7YgEr6Yqm93LGSOB6E02J76acHBI&#10;9sda3goU1orkNu5q21pbW/KFRzzg9alE24/J29+lZzSzwphyc+npUQ1OSF8FuMfX/P8A9atVKJm1&#10;c05Z4IE8yWYIAfWuf8QePNN02MiOdcg8nGc0a5JNqVq0FvKRkfMQenvXBa94R1cpJGlw46gFuTVS&#10;qRSHGDvodFbfFvRDL5TX0ZOfuFun1zW1beP9DKiWS6Q+pDdK+YfEOkauniQ2kV3llbBH51auY/FG&#10;kxBJbtssuUVXwK5lXitGXyTT2PozU/in4esztFym7oNzgc1Wt/iHp+oESpKuN3HOfyr5i+267eSN&#10;d3E78EjJY/1rYsPHM+jRq1zeEbV+9u49abrphGnN6JH0xb67BMgZZScjjJq1BqEErBRIvJGcHNfM&#10;dz+0zpvh+MpPqinjPLZ7e3WoNM/apfU7sf2fdFgSMKvJ/wA8VUa8GU6UorU+t7ZLaZRGJM8dzUk9&#10;sEQAEbgeK+eND/ahsrJF/tBHOTjLN0H413nhL9oDSPEsRe3mJVTyc9P1rpVSLjoY2hfezO+KuWOR&#10;jjjiopYlJx17YxWXaeOtLlXLz8dvX/PSi48ZWDsFgmB9yOlZva7Y7JsuyaXFK/BAx6GobvT5bZMq&#10;cjt71VTxTaFSfPAycYxirP8Ab1jOnFwjemGpJKV7lcrauNivJYU+dM9mWpf7UiZdnYHuaqz6rp6/&#10;K0sfTue9VmvbFx/rgeOMmi0ktBJPqagvIhIFK8+o5qYSjAbtjJx6Vz0N7GjmQS8D0P605tbhXERn&#10;IzjFZupK2qLdN2Ohh1TaGw3/ANaql3eTXEpCngngVSg1WwdcfaBnI71ZW9sSAFdQcDnd/hTvOa3I&#10;5HFCPZlhuPcfLmq1xC6DiTGDycZzxWk91bpEFWVPXBODVCee380ASL19cVMo6DSbexVkS6jc4Y45&#10;xjt3pqyTffZc88fSrwljZT8ynJGO9MCRSkRswGOmR1pNWdhp6jLa+bZlsD3z0pZb5WO0Nzjmopo4&#10;QCiOFH1FV4rPzeY5N2O6npRzTiFtC4L7KqFbjOAM/wCfapVvgCAG7c4/nVGW0nALHJHYYqv5kyvu&#10;YYAPbtzS5uVC5dTaj1BXUvuHHX/Jp0d+koC5yCOMY/lWQkjeXw/sT0NS2TPGx+Y4OMHOaxnWl1Zc&#10;abaNZDHGQwZcd60LacSx7+uP/r1iozNFhX6cgHtU9tMxI2tnnvXBiaqSudNKnZ2NGaKMtkv39Kar&#10;xsPLODgccdKiXzJAfMc8cVHIXiO8sRnjrXMq6m1obey0uyWZPvDd1OPpVOa1BfJUc+nrUi3wdPlb&#10;PGfpTVvVdsMMnHPaqqSpyQo8y2Kt5pgKZQckDgis+40uRW5ByB36VuS3tt5eXbgjp71Vub2NtuT8&#10;uecmrw9GE9bk1arijnZoZI2yOpPOaVGIUAt24wf6VqXz6Y8eRLHnOeG/z/kVlzS2isALhcZ/vV6i&#10;oygrrU4ruRPGxPBbGOMVDdTMh/cjdjuB1p32i3C7nnUZ/wBrHNOSewMLSNdx4HUlhxWkVd2RLv0M&#10;m9M8j5HpnFUbuZYQWnfI7AGsPx58a/BvhSd4p9UhADbWO7v6V5d4+/aNRbN73Q5VkDcqitnP0FTo&#10;9AdoR949i/tWx/iujnv1or5Jl/aP8f8AmNs06TG44yaKVl2M/a0e58k/Bj4r3V9pcUl5CUDqAD0B&#10;HFeq6V4l0NpBPHMqkr/fzXI6F8KdMsdNj0q02oEXbkda9J8CfsfeMvG2li/0eOQJjKOwwDX3+OzP&#10;CZbhPa42qoxXVuyOWjha9eryUY8zfQhsPEFvfy+Skyn5sHae/Sv1I/ZJ0yPwN+zPYXVyODA0wI7+&#10;lfnp8Lv+CfnxIvvFMX23VNiRzKxVj1AI4r9Bfi/NP8I/2Xxo1g4M9ppPlZTs23r+dfz34t8XZLnG&#10;XUMJga8Ztzu7apdFf7z63JMpx2GrylWpuLtp5niurf8ABTzwpB4lvvCev6RK8tpevbJPCu/eAcZ4&#10;/Gvpb4J2k/xF0a08S3UUlrFdoJIEcYbaehxX5o/sufsx6n4++PulTeI5/NtpdT8+7JGC3zbj3r9W&#10;NKt5dMgW30a3VIreIIixcAAcACvzPjjJ+CMtxGGeXLnm0nNqTcXpbbu9We5gK2c+znTxC5V00szl&#10;vil4ptPhNLeRR34mlNuzFgvKcHrnn/8AXX5Pftd/GTxF43+J9+2qaxObaN/3EBkOxB9K/SH9p6C/&#10;03RtU8Raski+basR52eCFr8n/wBoTwrr3ifU11XSpdsjyNu6jOTkVt4QexfFjThaPvKEXry3669W&#10;j1eIMM5cNSqKV5e7d90uhza67JcEoshbHOVPFZF+9xdzuhYk56kVkJaeJvC58zU0JCcnng4//XTZ&#10;PifZjdbNBiQcDHf8a/q2rhanV2PymnZLUWSF7O7Fw9xghhwMGu20Xxvo9tZRwdSvf1rzzSdE1DxR&#10;eNcTTskZ7EZNdTZeDLLTow9zKSwGSCKSw6pq8gTbT5UdppHxUsNPJcIdu3rsrO8UfGGO9fy7W3J5&#10;HIX/AD61iSC1WPy4bYEAkMGHUf41SlteRJ9mAIJwTgVLr047I0WHlu2F3rHiXW8xWyeUrnlgO1Wt&#10;J+HEl+yvqN05BOSM96k0m01BpPL4C+wrptPs5VXMdyOvr9axliHLoX7OlFa6sk0H4W6TaESxWque&#10;PmI6/wCc11em+FLa2cJn5TjgCq+g6lHbkR3EhPGBtJzWxaaxbRzEyzY98mkqkEQ61laKJrbQbIsI&#10;xEox3JHNXP8AhHLK3hKkgtjIwevvVRta0vfn7QAWJ4Vvao5NftpE3m4yQOvfFaKtHoYupKRQ1/Tt&#10;XtoDJp07KccYkPr7V0nwi+KnizwtbO1/eyAgHC+YTx+Nc3P4usmP2dmA46E/rVae+tnIl85VV+AQ&#10;1awrTi7xM5RUtz1jwd+1/wCNdM12WTVJ3ltySDFI5PHrmuy8A/E74deNPiDH4j1ARWmDl2Bxnpx7&#10;186Sz6b5H7u4AwPmXAJJrA1NLg3qtpd48TjlAMgmuyONxSVm7o5pYSnayP0Z1nxT8NNdiC+ZbBDE&#10;AnT/AD/+uvl/9pLTovCPimDW9F037RpkrETtHyAPUf57V4VbfET4kQwraJqVxsRsLIGYYrvfCfxc&#10;1K90dfD/AIwdLiHkF5Qd2K09pGurTWvcx9hXhL3H/XZnQWPwV8P/ABTs01Xw7ZmVjEGO1AQv4djX&#10;Lyfs1+I/DGtSXFxZsIA3P7nAx+fFe5fB74zfCP4Y6F9l0uSGWeRSZFHzkewFR+LvEXxV+Nl42neA&#10;fBc8sL8JKIGI57+1a/UcGqPNVqWfYtYt05WmtfJXML4a+DPDcQgOoXIzGQdrMASR/wDX/lXq13d+&#10;G47bdC8Z44YsD2pvwT/4Ji/G/wAWRDWvGOtJpvmkN5TZLDv0HTtXaeKf+CZnxHtbKS1sPHskgCfL&#10;x0NeBVpYeldxTdz6XB5y6keWUGrfI8S1n4laVoV68W6IruOP3gxjNFvr8HiRPM0+6jC5wwVgcZ96&#10;teKv+CdXxRsJydT8QTyKpPSLP9aytC/Yt+Kei3RjsfE/7vJIVkPBrl/2Jbs9COY1ajsou3qiXUfD&#10;Nk1wJhMfmXlg/UVzmueHIoHa6QKSBnPTNb3jX9nX4+aPATpWoRztngbyP5g15zq2g/tHeFVca74S&#10;mnjXJBiTeSPbH4V1Yajl1Ze9KxxY/HYiEuVRdvQxPEviS/W6NhBhVY7QR9cf5+tS2mlXkMIVYsNt&#10;y5xntxXOat8V7HwxqMcXjTwzc2ju5KtLbMoJz6kV0q/FDwpqWmC4s5trMAV8xDj8fSvTpYCk1+7k&#10;meHUxDqSu2U5bq60qd/PTHy/e29qh/4SeGeRZp49y5GPm/z3zVK81ldavSJNRtxDnIBkGaNQsbEQ&#10;kW9/GMdg4FU8HOK2JUm0WZPFq3CPJBp+479uC+P6VUMzyTC5nUHnIBFM0yXSrePyY51baeTwckVv&#10;eH/Ces+Kphb6LYyT5HGEHf8Ar/n0rKpB0oc0tF5m+GpVMRVUKabb7HrHwE+Hg1LSx4zkEUhglXbb&#10;zHAk6cdOa0/j74tu9S1zEuhW9jHEhDR26jB9T9aX4DTXvhbw3feHvFUUsbrIGiDYAHOD1/zxXlf7&#10;QnxBmbxKbO2k3IPlaRHyPzFfiGfZhmkM9fLUuk1brb0P6r4QyHLanDcYyo2covmurN979zJ1vxnK&#10;szNpty6FCf3ivtPP/wBevI/Fv7U413xEfB+nWryt53ktLu4Yg88jHcV61oPw+v8AXtBM2o29xD9r&#10;bailcFkIBzz1zmsqH9lzwjY6/FcXGjpDKG3KzpjOK/VOCspzHDYeWKqzs6nR3fz+Z+KeJuf5bjMV&#10;DL8HBJUXrJfkvJHb/D79jQeNfD9n4l1DU4YJJEDKqpkj8av61+xz8QLC7X/hEPEcLhTyglKdD071&#10;0GjeC9V07QYn0fxpcwKI8LFFcsOPTHauA8ZeO/j18PtZSXQPE9zPEV+YSDdjrXu4zhnFYqbqSipt&#10;n5c54Fv3qck+6Z2J/Zs/aH07TfMgsXnKpkbZd5YDmuGtvEHxT0fxO3hTxV4UuYpV6ARHnnFanwg/&#10;4KhfFDSPiTY/DHxppiNALhY5r94lUMvHOTX3VZL8JfGrxeJo3sbiWVAQ25SRwD1/GvlK3D2BTcZw&#10;sylhaVbWjN280j5EstKazsvtmq6awJUZOwnH+c1m6x8XPBHhBSt5p8is3BZkAUcV9rXPh7wZOhV7&#10;C3MZ7BRjFed/Fr9m74afErSJ9Mk0i3QupHmRoAy57g1wvh7BxV7sUsvxKXuz19D5b034q6drt411&#10;od1EN/ART+laMt/eXgJvbz92Tzlvy46VmeIP+Cc3xE8KanLd/DzxK0iZJWOQkd+nvU2j/ss/tEam&#10;i6feR+UowCzyn+QFcVbJsQp2pS0MPq2Ji7Sg2/I0Brmk2Fjse8QccZcDFVbfxV4dzme+QsW6A10X&#10;h3/gnp8StTuRJ4i8SlY+pSJCxPT1r1Lwr+wL4J0WIHV55rh+5kkJGfpWlLI6n25msMNipfZUfV/o&#10;jx218YeEIHybwDJySMnmup8N/ELQ73ZYabcLI8jbVRepOeleuWn7FHwyXKrp4Zc84YnHt1rU0/8A&#10;Y/8ABXg6R/GOiWZWWxjadUkbcG2jPT8Kutk0FSlKM9UjtwGXVK2NpUqjVnJJ2v1Zc8Kv4ft/DFrp&#10;vijwfDJLtBMyCUTc5Jxg7MdOoJ47V4d+1xoXguXwyL3TNCaW/W88izZpPmCEZPQDHP6fnX1Bb/FD&#10;Tbll0fVPCOnTKQN9ytv5cmBzwyY2/gOmK+Rv2yPHWh3nxPtdA8L2zwW8cRlljaXfhmY4GSM8KMc5&#10;NfmmPVN2cZKTvbazP7b4dwkqCjh4wlGMY/zXVkv1PaP2O/gX4U+JPwb03xNqOiCO4id7SeORtxzE&#10;du4fUY/HNe/6H+zH8P7b5m0yM4A42mvN/wDgm7qf2v4J3+nmNt9r4gmJcuMEPFEw/rX0vYyRKQpA&#10;GRzX7LkdquV0pvsj+RuL8FQwnE+LpRgklOX4u/6nH2fwH8BW2QNGiA7HYK0bH4V+DNO+aDRodw/i&#10;MYzXU+fCAG3fn3qXbaSEnzeK9e1tj55JLZFKxgtLKNYLaBIwo7DAFfNX7TV5ZeHvihqapq2nPFre&#10;nwLeRC4VprZkYZyoOUJCpgkcjd1xX0B8X/EFx4I+FWveL9MiMl1p2lT3FumM7nVCV/DOK/OywdPE&#10;ct3eaqss11eOXurlpCXkYnksxOSa+I43xqpYKOHS96Wt+1v8z9j8H8mr4nNp4/mtCC5WrXbvr30t&#10;a51Xir9p/wAPeB7YWHh9pLm5hAAhtBnf7lun51zEfij9of466LqnxB8L6OkWm6LcRJfRQZe4USbi&#10;JAoXlRsOcdNw4xkjF1TwdpEcUlpo+kFpy+S+fevqL/gmxNo2jaX4i8K3C+VqU7Q3KQkHJijyjHPs&#10;0q8f7XfFfnWRZdDNMesNWk0nfbvbQ/euL85/1WyGeYYSmpzi4/F1TaT9Dkf2fNF+NXxX8Pzx6C1m&#10;bPSm+e+1OWSJbiYgfuhsVl3ADJOBgdTyta3izStd8KXSR/EjwHc2duJQH1Dyd1uRnkeaMoCR6n0r&#10;6pmdQTDEnfsOKkNvHNCYnUYYYYHoR6GvvZ8D4GWHUFN8y69Puf8Amfg3/EYMzeYTqyw8XSe0b2a/&#10;7eW79UfJ1n8Pvhb4k0PU/E8fiNNMu7VGaztwHHn4UnbvQjDemevtXzv448XXVzqL2+qTvcWlluMS&#10;XBLHHPc9T259BX6EeJfgJ8H/ABIwfVvBFopUlibGaWzyx7sLd03n65r4o/am8JW2q/HDUtB8L6dD&#10;p+naRDFaWcFuMAnaZGYnqxJc5JJJr57NOHcVlOGVTnVtrK/vX6tN2VvI+44Y4uybibNFGOHl7Va8&#10;0lH3EuikvedzwzxT4y1S38LzR2+IYrqQsI4xgAdh6/5/GsL9mTSz4p+KFtHO2VWfzPrt5/z9K0fj&#10;t4f1DQ7MaBYJ58sMXz+WPXlvy5rG+CesT+AvE+meI1BRY5B5ox95e/14Jrx8PywkufyPveI4V6+R&#10;144V++4yt92h9wvq00Q3FyBjAGcYrL1Lx1aWbmOe5xk8cdTXGaZ8aPCniQeTa6ku9ugLc1R8U6G+&#10;tq0kV6wGcj5+Ov8AKvtqCU38Wh/EmIwmJw1Tlqxafnodrf8Ai7T1s2vEnRgBn5a4Sb402lzqf9mT&#10;gLtJ3Eg/0rktZudb8OQi2mu2kjJAUk5ArP8AD3hifUtXbUpCApJBJHf8a9KFKEE3J3MuW600PQ/E&#10;fiXTY9ON5bz5ABJXI5OK8n+IWr32oWxntoGbHQL3rr5vA1+9yqxXbCHPzqeR09PwrYj8JaHDYbZr&#10;VCzAhsZFRLFUoLe5zYmleGx8tS3utapqD6e9owO4kgphuPerf/CA+JrCZNShSYgsCyEAbR9c8170&#10;/gjw1Le+bHZxiTd1xW7beCdMmhMVxDGVxja4/wA+1VRz6VGX7s+bxGS4fFwtWVzyzwF4Xv8AxFbm&#10;2uIijoAPmH+FTa1+zS+ruy3NwMd+M163p3h7T9EBSyRVyOSlaa2kzoDzntg/StMTxJjaitGWhyYT&#10;hHJ6c1NU9fI8i+H/AOyvomh6ml2bYMd4OG5x9PSvobwt4OttL0uO3jhACgYXH+fSsXSRJasJHiIw&#10;ewrpIPEQjiVckdO/WvG+sVKrcpO7PtcJRhQp8sFZdjSg0nZ85ABq4sccac46Z49awpPEkytt3Hnk&#10;ccUj6xdOvyflxjrU+0szeyNZZmjuOoHPfjNaUTb1D/njtXK2l2xfc5PXPufwrZs9TVQsbnjIwSKI&#10;VEtJA+Xc1ChClgDjoWz0p0ClxkMee7Gqsmr25AjFwucgEZqxDMgQMD8vGapzino9BbLctJpU08fy&#10;tnaOSKzNZ0WV49u8qynIPfNa8OvWtuv3wecDBxUF7q9nOM7157+tYVVQq03GWx04LG4nL8XDE4eV&#10;pxd0+zK3g8+JfD6f23dX8TRSmSALEMNhQOvp1GPp7Vhy+Mb2wtbycoSjQkEDuu4Hb9On5V3+meH4&#10;fFmi6B4Pm1b7BFfTXV1Ne7NxTJCrgcBs7Bxnv71y/jr9mbxt4Xt5ruPxNHqen3f7m3uPI8li5G4E&#10;puYcAdieTXzOKy7Gqn7TDxbpx3d1o7ebvY/sfIMxp18upSx8kqs4x6Wv9yt30PNvgyfFN94k8U+L&#10;dWsJpBe3kcdiuzmRI1LO/P8ADvkfn0XvXZ6Z49hvZ5bF2EM8T4aB3GfqKzfg/qmpWVpJoXi2DdqO&#10;nEqRGSFaEsQjA/7tUfjrYaPZaPLq9rZ2VrOsfmIhucuAe/XOc9qIY6eFw9OVF3ilqj89x3BVHinH&#10;4upjIunXc2otapRWkdOqcbHYHXLhzzKOvGRQmvOhMYbcDjI9a5DwvLcDw1YGS5kkJtUJkd8kkqD/&#10;AJ+lTteyiXLk/iQTXvUsUqkFLufz7jML9SxdShe/K2r97Ox1X/CRZQFmzgdM8ZqT+3/NjJHf1Ncj&#10;/bKhBweGOTUtvrtsmTgfKMgLxWyrJvc5rJ9Tppr9GUZwCD8oPaqMkEtw7ADrkA9arR6tDIg3YA7H&#10;FWItZtjEFZyD0IzT56b6jdkNMC28XGWPqf8APtVG7EbZ3IPUHH9K0GnhnO5csDjkioJIIXXCtlSc&#10;57isKtRKJCcUZM1kt/Pb6ZFEge6ukhDOVCjccYOeg6fhmtx9Nt0tYvAEniPEcUjS3AtgCAxAG3Jx&#10;uI5B7DHGetU7q3e2ihvbd9r29ykjSAcgDqR9M5/CuWu7lrLxM8luXIc/fYnPNfK5pUX1iMbXT8+h&#10;/S3g5DDYjIZqLSlGbb0V72Vr/LY8z/aQ8FeNfg9rj6jomtI9jrMaLLIkmXQSDAIx67ceuaZ8Ovhx&#10;pml6CdUuJVkMcW5hLwc4znPc16J8VvDtn408IyBhEksaHzHYAbsc5+vFebvrF3r1nH4YSdYLC2wt&#10;1cB9rynrtXH8XTnt+lclJKcnRpxfkvL/AIB+r5tm2Fy7KvrOLqKKh8T2v2+b6GJ488feLPEwtrbS&#10;o1kNlujF1cynBQcIgxkfKOnoAK4u28R+ILC9fTtSRoFn+R7lIdyx5PXGRn9K7nWI9IimGm6LYBIl&#10;J2KrEnnvnr/k1paT4asprGWbWLFOV4znmvq6GX4SnTjPER5pddT+aM58Ws8rYmpHL+WnSv7vu3lb&#10;u76a+htfCb4G/BLxdbCXxd8a9YdmAKJp9rDa49SS/m/0r6N8C/ssfsc3lnaxWngg6k9ug3XV1rF0&#10;5mYZ+dwJQpPPYAe1fnb8d/F//CFTCz8M6gY7mRuI0YkgknsP8819R/saeLvFHgf4T2eueMJ55ri6&#10;TewJyVB6cH8q+uwWByxUFVjRil5q/wCZ8vPjnirN5KFbEy/7dfKvny2PtnwzpnhHwho6aF4W0a2s&#10;LOEBYre0gVFHToAAP8aL69tGfJlXGM5PNeT6L8W9Q8RWnmWFo+xhwTxzVsjxdqzZLMqHk4OP1r0J&#10;YqEVyQV/RHmOnKtLnnK99b3uegXOradFEJnmUFegz1rIuvHtuH8m3GOOOM5rG0zwvfyv/pVy54+Y&#10;5qzJodtaSKqDJz1x0qeatJKysLkpxdnqW49a1rU3KxkKOmFFXLTS5Zhuu5mPqCe1Lp1nPHF+6iVR&#10;1yDjAxSw3CXgL2F5FMFOGaGVXA9sjIqowhHWbuJe0mnyLRGVrHxN+HvhvUDozX/nXnKi3jhc/Ng4&#10;BfbtHT1rK8I/GG51zx3/AMIZf+H7cH7M0y3FpOWC7ccMCOvI6Y5/OuE8d614fa7u0uPDciS29xIP&#10;tkchU7g55b3/AC6VU/Zt8T+A7TUdd+IniXxVb2qRzLYwpczgu+AHcquSzfeXoO1fH0s9xeIzhYdN&#10;Rgm79rLvfqfr9TgnKcBwtPGyjKdSUVb/ABS2so/rc+jrQzFdyx4wOABxVkrLIMSggZxj1ri9a/aP&#10;+BvhPRP7WvfiDp8pZQY7OzuFmuX9vKU7l/4FgD1rgPFn/BQv4W6Ky22g+DtavZTyBdtDbRsPZw0j&#10;fmtfYVs0y2hG9Sqvz/I/MMLwzxDj52oYab17WX3uyPdYwEjJMZ+XniuG8d/FSDwrHIRCQynGAp5/&#10;GvnPxh+3z8S/EkkqeHbu10KF1KpBa2qTOB6tLKCQfdQv0Fcx8KPjJ4s8V/EPT/Duv6pd61Hq9/Hb&#10;zw307zMpY/fQk/KR1PYgfTHj/wCteXVcQqFJN3dr2PrF4Y8QUcDPFVnCLir8t7vTz2X3s9c8U/tN&#10;atZTCeOzBj77s5/+tW54H/ahtL22Rri2KuzYOelbmsfs5aZq9nKIIBGSvyqvc49+a57Q/gjYeGbo&#10;2s1mokLcSMu4n8+le/ShOOre5+eTb5rJnXS/HSC6UpbW5dsdI0/kao6j8RNUu4FuYo9ozj5n7Vm6&#10;z8NtQhJ1DT7LzUK/MF4IrhPEfxD/AOETl/s/Uo2iKcbWOCvoOaqdSUItyCEOaVnL8D1zSPHaPEDI&#10;w37fSpNS8e21oplnA27ep4rxLSvjTpqq0ksisD9wHgkViePfjzDclNJs7ZvNkXO5VOMHtk1zKvKS&#10;2ubqlGnq5DfiV8VYtN8avqMOBH5pDDHHr3rD8a/HtbyRbi1+5HHhQePc965vxDpOteKrGZ4rI7nz&#10;hgCxDdu30rM0L4Q67fWZttSgaMqMHOSajlc3qiuaK2e52GnfG/StS0xbWWA+Zg72zgZ56eleUfFr&#10;4keJbeRotKkIBbjHYY9v88V6jo3wdjtrdVjiYMoz8w5/lWTq/wAKzJdtKtoPbMeD/n/GoanF2lsa&#10;RalGzep4hpmm+MPGc4knmkJY8kybe3Svb/hd8KNRsrKG+vrw5xwhBHasTUfCF54fb7ZbwurRnj5O&#10;pq54T+IHjCe/j02N2iLNtPmA7e/r3+lbQqx2sZTpKL1uz17T/htpes2aKrjeG5Xdlh6c12Phn4Uz&#10;eGrQSWFzIUyGO81zOgaVqKNBe/akOOXAjJ//AF129v8AEnT7AC0uZQMH+BufbINd0ZOK1OZxjfVE&#10;OpS6rYRZjdzjpsPSq9p43vbEg3Ush5xycD/69az63pV6wmF9E4PO1+CBVHULrwveExyOik54ODWc&#10;qrjLsVGjfVFbUfiddxxHE5AXPauf1f42atp0X7mbec/X3qh8Sn0mxtd1veIQR96Nxx+teIeNfiLH&#10;pKAG53sTgKGyT+tYTr2dmzojhuZXPZbT42a9e3HLHGe5xxWp/wALf1OMBjcFfQc8V8/6V401NNPO&#10;tGPZEV3BVU5P45q7pnxI1LUw0kaYVeFJ5o9rbe5PsU9Lntdx8ddZgb5Lgt6A5Gajh+P+ovLm4dl6&#10;5IH/ANevHo/HBd8XcHfHK9OnekTxZYNOQ8JA3AY5qfax7lKkoxPa5PjrqHliWGdt3Q7evrTLf9o7&#10;VbZiXlbHbcDmvMNH1nRL5yXbAB/hcdf8mteOw0W6fi7OPrmnGTWzRLhBq9j0a3/acutoMk/HQgoa&#10;uQ/tDyTqG81GyBkAdK8vuPCOn3qGOC6GfbtVO88H3WlKbkXqhVHRu1DlWkt7lKnHqe0xftD+UBli&#10;AOvWsrXf2t7TTGMELBpCuVG3nrXzt4g8Q6lDbSf2UHcgkApkj65FcHdeP7HS4JpL+4867lbhdxPP&#10;40QlVk7EOMY7M+jda/bV1O61aHw9pfz3NwfunIxnvX0l8H9Zn1TQIbvU2xK0YLbhj/PWvz3+Efh9&#10;7vxVHrNyw84Nuznp9a+vPD/xDfRNBjf7fEPLQAhXAP61q3y6MycJTl38j39kgFuZd2RnoDWHqd5G&#10;JGjgTvzz1rzv4c/G9vGGs/2FAhJU5d1yQecf1r0+LTfNxvUknk461E1Ka0YlKMJFXTGlusb5OevI&#10;rQWwZOUUHA5IqWLTfIwVj9+KngKBQGPOOea5vZSS95mvMp7EaW00ajP1xVi2Rlj3MuCAPvdBRC0j&#10;x5ZCQpqeJlMYUoDzz3FcOJaeh00l72hX+3MsmQRgcEDv/nFVprgSAgMenQir0uno6ZZiMjn3rJ1O&#10;ymgkLBzjAwBzxXLSi72ZtOTSJVVh8ucj9DSSxuRvL/MfbmoFnKoDJjOOlNnvI0yc5zxiu32dO9mc&#10;6nPojjvit8VtG+Htk02oXaK/8IY814P4o/bMmlnaLSUZwTgHp+WK3P2uvAF/4hgl8QpKPLi+YRAn&#10;+n0rwrw5pEUsYlGmcqcZz/OvWyrBwxNRxcuW23mDSqu0nY9Ptv2jfEV9C9zOSqjlQwPHPaqVh+1R&#10;qUN8T5pZem0gD8647XNNvbnSZLK2Qwu6kBsYx+IrA8PfD6ztEY30zNKTyc8j8+tfbUMqwkWla/nc&#10;t4WFrR18z1fUP2ob+9aOO3O3I4K8j8jWT4q/aF8aDR5RpgdiUwCOCPpXk/xH8F3thpU2p+HrlhJE&#10;C2zPQY7Yql8PfiVaJoBi8UXf7yNTlHIz/n/H8tpZZl7vCcbedzN0oKajJWv1PNvix4s+KXiLxCbm&#10;91K4WMv9zJxjv/n3r2/9jHTdE+JmtQeHPEry5twASwPP05rkLHxR4c+IF7LbR2qFFJAJ7Vr+EfFI&#10;+GniX7N4SCfa5uFUg8Hr1H868utlFDD/ALynL3Uc1XBwceaEtD7gi/Zz+FgiUNp0OdoziH/69FfP&#10;sHxn/aEEKBdNlxtGMQ5HT1orh9pS7HH738v5HzbdpLYXP+jPgce/ev0h/YW0nRPGPwMsxdWqrIhK&#10;bgozwB/n86/ODUvCviK90oy2d2BcCT5dw7Zr6i/Yt+NHi/4I6CbPVUa8siQzbD9098fSvkfFbJ8V&#10;n/DUqNBXkmnbv5Hp8PYynhsZd6XW59sL8GfsN0L/AE6UlgcgEd6r+PvCWu+JNAbQ9VtGlgKkMjDg&#10;j0/KqXw4/a/+FfipVil1qKCdhgpPIAc969M0jx14b1cK1nqNvPHJgqwcYxX8eYnh3E4OpyTcqb7W&#10;/wCGP0mlmtRtSaUrHz14V+FVh4A8S2+t6Zo0kMkEwbKg8+tfTfw/nTUtKW5jiyZH5UjmpI18PXAD&#10;SWtu2epAFTvq2j+H9Nmv449iRg/cwOcda9LKsDiKWIU8RVTivk7GOY45YuKajaR85f8ABRHXpr/Q&#10;bjQdJR/LjhC3BIwVzgY4+tfmR+0pqMngLQbfUFjYNLcBEOMcEEmv1W+Nml6b4p8C6k+qRh7rUI2f&#10;eTyOu3/PvX5zft1fBfxL4n+FuzwpYiW8tZhIkSry4HUD8M19DwbnSo8VRxNR8qlU0e2myOyvBTyK&#10;eGirtL72fLUniR/FdsYZ5AocYyD2rF1n4TX0cY1OylEhP3UDAn/69afhP4W+ONPYL4h0u4gZQCEM&#10;Zrr77QtS0m0jS5R41bG0lOtf2Bg8wp1Y2k07+Z+T4ig49GjzJPFWv+ESlvdWJ44BK+9dJovjC31h&#10;1e6kIyQDtOf0qDxfbXNwdsrIy/xbqx9A8Ca59oa901d6sMqmeAa9JxVSzvf9DkVRw0R6npsGjXEB&#10;kjkDEDPH9eay76Fp7po4IgBnjg8/T9a5610zxhAnl242dt2eafJpPje6ACXuxueR6+2KcsPDoQ6s&#10;mdFa296JpIWkjwOAxrb0e0hs0/0ybJ77W614z4o1bxtoF4hnupQA2Ccnn1rpPBPjqK7uIY7y9JEo&#10;AkEhxg4rH6pBu3Uz5rnoupX1taQtexklME+5rJtfFo1KYo3mK+3jCkZrSibTLixMdvcRySEZCbgR&#10;7U7w5pd5c3AS6sY44yB5jKf6VDwLl0LuyhaeJ4mvvszT7WJ4Yk4p9/rd5NO9vCjMsbAPgZ7Vo6ho&#10;fgnT386e9ggKD5pGcZ9+9ULjxn8NNDc2sWsw75nyQz9T0zn8qX1CUdR3Ek1K1ivYLeTT5QZ/lVlX&#10;gmtJ/wC2piNPsNGkYD7rv05rc8NpomqPDkI5ZQ0bZBB9CK65o9OsYwZpEXHYketdVPLqiSb2I5lf&#10;c4nw94X1dY2e6hPmsMHd/n3rZ07waRMtzOg3LnAYZ+tbFz4h0a1i3nU4FJPI8wVDb+JdEhInfUY3&#10;3HgrICD/AJzXZDL3FrqTzJsW18OwtbsksaEEk9KzdS8GaJcq0ct1sPoHxjNaeoeLNLS33tfRRD1M&#10;g/z6VwviPWvDxvHlm8YQxuw4QSD8+ta1KNSnH3Y3GrPc6DwJ4C03wj4kj121uftG05EcvIPt/n1r&#10;6q+EP7a2m+APKsbnREhjQBd2zI4r4r0P4m+DtKlP23xIH2kbQDnP611GnfE3wFri+Wupozdc5x2r&#10;z6uXLFay91+pcKrpLljsfqd8L/28/h34gWKF9WhjLAZHmDj8K9k0D41eBfECqYtbtnDHBxIARX40&#10;WPifSrZRLp+qJGNxzmUZroNL8V6rqSNDpXxBubVyuIzBeMNpx2G7muKWVY2i9HdGijCt8K19T9hd&#10;e8QfDWTT2n1XUrNIsZLvIqjFfK37S/7ZH7JfwsnGl2HjGzu9Udiq2enEStuHQEj8Oma+DPEekfEW&#10;9P2TxH8WdZlti3K/am5z7ntiut+BPwU/Z303Wo/EOrwtdX4YESXcpkO7PXLEn/8AXXZhcooYyXLX&#10;mo/mc0nmuGfNSilbu7/hoes+Iv2xtb1GzN9onw61aWNwfJd7YdPWvHNR/bG+LF9qkkeqfDGeC2DZ&#10;LTccf98mvqJvG3wa8MaSL10t5fLj+VCAckew/qK+Ov2sP20/CGp+I0+GngPToDfXk4h3xAbIVYj5&#10;s9Ca93EcIZFhcK686suVea19DnjnGZSqqM1Z+SJfFfx8+Fvi5I/+FifDwSFARnajbfzxWDc/Ef8A&#10;ZENoyXGmz2Q5/wBSDwPorH+VfVfwW/4Ir+FPih8M9M8cfEb4s3El9qMC3At7GQYAYA7Sc9fwxWxc&#10;f8EZv2evCWt29nqNrPfPM+E+03P3znpgYz0r5PEU8voq9BSXzOxVsVW+OC+aV/wPhO6+HnwM+Iup&#10;fafAvxI1C2U/MUliY45/z+Vep/C//gn2/jnThqGj/FCW7hxhtkWdv6n0r7g0n9iL9nz4X2bWNp8P&#10;7OIqOdtmOc+9dD4e0Twp4Ht/sPhnwzDBBnJCoFB/AV5zxmJg7RkzaGHo2u4r5X/zPiC1/wCCWPja&#10;S6aXTvHMgwcKrQ9Rz6H+VesfAn4NL8BdNu/DmupFqtxJOpN024NFjqBz+fUflX0pc6zdx2ziOKKE&#10;MONi4rzC2+IEVsX0PU7G0mjW4l82V4AZM5Ofm6ivmOJ8xxUsEqVSbSb39D9W8Mssw1XMKldRu4ra&#10;769TiPjtp3w/i8J32s2UM4kEWY4pWXJc9RkDpXxrr8d/4e1T+0vEmlZt5n3wFzw3cfWvo79qn4ga&#10;Mjx6Polq8Sy3BMivJlcADAH4n8q8u06xTx1c6fY6jAsoW7jVUK5AG7FfmmFnJ49S0eq26n9F16bw&#10;+RybvZp772SIbn9orw9GsZ1RVtfJG3bs2gY4/pV3Tfi74P8AE0iyJrEDsBgZfp+f86+oPGP7DnwB&#10;+Imjrb634ZgiygO6GMIxI7nbjP8AnmvPdT/4Jk/BK302WLw5qN9aSniNku24OfQ5r+jcLn8IUIqp&#10;C2i2P4bxOFqSxMnG1m318zz6y8Vxq4Ed2pRcYwcjFa7614PurSRtaaLAHV26Vi33/BO74o6JrCr4&#10;Z+KLTWhYBVuYSSoz6givR/Dn/BOfV9e0ZYvEPjthMQQ5hg7H0JPXNexheIsDB3u/uOGphcQl8H4r&#10;/M+aviPq/wAAv7WaOY2/2rP7lgy7sntk/wBK5i08ZfF/w65ufAN3rYgPMKW7OVI7Y4Ir6y8Mf8EX&#10;vhvY+Ih4s8Q+N769kjcSiF8AZ9D1zXtHh34W3Hw7lXQhpFldabAm1HaIB1UdD05/SuLMM8jiNFSi&#10;13aux0cHUm7yfL6a/k0fnzpf7Tn7Wemkh49ZdQ3Wa2zjnuSK7fwz+1D+1BqOYk0+6ztIzJYP1HXo&#10;OtfZ8HiL4Y6tfzaRb2lgbuHO+32oGBBxyPyrY0+PRLVxINDgz1L+Xj8vevBq46hUdnTSO+OErQd1&#10;Vf3f8E+SPhf+1V+1nceMB4ev/hhLdwGbZ9qFnKvGevsMHvX2z4VlvdS8N21/renC3uZYwZIQPun6&#10;1Rs7zRA/nW2nJGT3CgGtG2ubiUkCckdcmuSfs5fCjWCqR3m369DQhn2Rs0YDex71CL64viYxCwUH&#10;rg80WQErCDBBJ+8D3rXsNKWHMgww7qKzUXumU5xsM0qyu0YebGD6VL4lPl+Hb3zDjzbYxKoOMl/l&#10;A/MgVo6fqMCp5bwgHohrlPH+pXOo6jD4cskY7HWacKOpz+7X8wT+Armx1eGFwjk/6ue1w5l9bNM5&#10;pUYd7t9ktWzy7xBpHizwj4jlsNXgWYRMY5prSTeqsBgg9Dx3/rXzd46+G+pfF79pGx8KaRqEVq2o&#10;S29o1zIpZIGdtuSF575xX3HoWjSwxXCTxQmZYiV+0N8oJU7s/SvNNH+Gei6V+0jotkLW1WdNTSc3&#10;NrOHVyq+YfmX73Civyyvl3JjKU4p8spWafS5/V8c6lhMvxEtpwpSaa8le9j1/wDZ7+Dmi/ALwMvg&#10;TRdWudQaS5a5u725QKZZmVVJCDhFwigDJ+pr0dILqXBRmXnn3qNbGOFhJEvIPJqeO/lEZE8GzFfs&#10;lGlTw1JU4qyR/G2MxeJzDFTxGIlzTk7t92yaSG4lXO/2wKW2hnjI3vnA4qFdUVk+RgAegJqvd+I9&#10;Ks1D3WopH67m6f55rRzjuc6hKWxe1iCw1HTLjStWVZLeeBo54pOjKQQQfwNfnf4+1fw94R8Sa/Do&#10;t089pbX80VpLIR80aHaMkfTr3FfbPjD4r+ENN0C9uH1yBmit2OwSjnjPWvzS+J1xq99AdMtrva15&#10;Id+1vXOa/P8AjesnTpQS1bfr/Vz928F8PONfE1ZytBKN+3V3+42vgR8WF8V/Ee40jUAnluD5WV4w&#10;DjA/A19YfstTWXhD4w31vMArX+kssbE46MrH6j5K+ePg18Lf2dPhf4Pl1zxd45ju/Fk0RNnHZ3RM&#10;doxHAIX77ZPPO3jHOa7bxtq3i5/BUPijwffGDUobRkinDY2kqcA/ia+foYLFZBiqFasrJu/mujv8&#10;nc/Qc1zrK+NsuxuEwEr8seXybteLXzVj6+8XfGz4c+AdPl1PXvENvEYwSI2k+ZiOwA614V4u/wCC&#10;iWkWdxK/h3Q5J4VbCyF9u73r4nkT4j+L9R/tHxtrV3dS78ujSHbnp68//WrrtK8O3axA3soPoCMD&#10;pX6tVxkLJQ18z+csFw1iKjcsS+S3RWb+fQ9m8c/8FDPHmsRfZ/DmjCBucNncRkfQCsfw9rcusafL&#10;8RfG07C/u1MpZxkMQoXH6AVwNtaafEyqqqWZgOh/z3q58ZvFd1a+FtO8I21usBlXLsvXb2r4/ifG&#10;ylQjT67r8kfqnh/kVDB4upiKcm9LO/3/AKHm2tazP4i8Ravq8kheJUfax9zyf8+lZU+jyN4YW7gt&#10;wgI3Djrz/jUd/rUnhvTbq0FtlpkK9OBz1rQ8G3d1qXhGSCWNgE+6GyOOvFfC11GnRj5b+p+w4fmn&#10;Nt9TzrSNS1LRr0XFvcOAGBABNeneGv2gjbWa6bql4okQD5j3H65rzrxXoGvac0j6Xo1xcqVLeZHG&#10;SFHOc4rnvCnhe78QST32pxTw7AFT5cc96+pyadKviYq/utan5Hx3kX1nLpOMF7SL0PoS1+KPhzWP&#10;mu7xWJOehODjmk1D4vaTp86WlhayyOx+Xah5/T1rxKDwrq2lyG60+8LKDkLIOtbek/FPxD4WvoZp&#10;fCtnO0JBDeSAeK+s+oYSTspXPw6tk+YQWsLeiv8Akz27R9c+IN8gubXwldGNk3BvJc5/TnpUt9F8&#10;VZQwTwdckMOvkMc1N8KP+CkPw+jZNC8ZeF1heIbDKiAgY46V7p4c/ar+AXiq0V7bxTYxl1HyyMFw&#10;T9aUsroX1R58sDTqp/vXfton+J8y3Vj8aba8EsPhCcoByfJIHT68etXY9T+NcUQRfBk+04z+6bNf&#10;T8nxO+DF5cKp8XaWQ3QidPy4Nb+k3Pws1S3D6f4i0+TPTbKvSoWT4Vv4Tz/7NSbSqP8AD/I+S9Ou&#10;PjHc3eybwdMq4HOw/wCe1dXpQ+KUQG7wlOcD5fkP+e1fTM+jeEBCJLa/s3bHUMtaOg2ehyAIwgYk&#10;cDg8Up5Phea3KzShlvs03zy+5HzGL/4mA4bwVcADJP7ph/Oqkuq/Etl3f8ILdK2eMRN/hzX19FYa&#10;WP3S2URyeRtH41r6f4f0a5tQrWUWSQcbB15waqOU4Nq1mbrCv/n4/uR8RT+PfGmlFf7Q8I3Q5x/q&#10;m/ljikvvjTdaTbedqPhu7jTOGPknj65xX25qngPw1Oo3aZExHcpWJrHwr8JaxbNZ3vh6GSNgQUaI&#10;EfrUyyjCrTUpYSTvap+H/BPknwz8dPB2uP5RvfKcHBRhg/lXY2nijQb2IPbapCSRnDSAYr0jUP2I&#10;vhTqN699aaNHA7ksRHlQM9uKhf8AY88G2iC1dZmTs0cx/rzXJUySMn7k7LzMJYbFp6OL+b/yPOH1&#10;Cxkuw41mI4GdiyDr/nNa1n4qsdggF/GR2IcV0s/7I3gme6FpBeXkWOpMv/1uK4rxF8Efh/4euL61&#10;tHuJ57dypae4bG4c8BSK8vMMHDLqDq1Kmi9T1sj4bzbPsX7Ciku7vovwNK9vbaVQ4vowDwBvx3pb&#10;RWunjt7acZmcIpB7nivHdUuvDlpHKZJrlXhc/KL2XA5/3v8A9dQ2nxD0HTLuK90tSskTApIZ2JDc&#10;88n618nUzmi3aCbbP1TL/BjN4YiE8RVjypptK7uu3Tc+l9A1k6J44/srVNUgSPSkkgiE8yrtZQxJ&#10;GT2Ofqa1vGvxq8LyeFbGBNeivby1vgVhSfIRQDngfgPavmOH4j22r29zcXDb2Uhsu5yx749a1L+7&#10;kl0iK+0KALK6gmAkMSef/r1nRzath8NOmo3Ur7+f+R+7yyqNSVNP3XGyVtFp/mdV4I+KFpL8RtQa&#10;w020hmezKJFfTAK480kLk9TggcdlHvWD8YvDeua1J9qdkMt4T+6jXCxjPr9P5V5xrUepavqMYu7I&#10;29+smYNyYZT2INe++Co7TXPCVi/jKaU3McWyd44+W9D/ACrjoKWJwzhLdao6JYWrlmPeKbTjJJWt&#10;qrLv1TOPtPAV5BoUV/eeLphJFEqhbaU84AAAAwNtTWmrNd27QTyEyQN5ch/vDHDH0z/PNZvhjx7p&#10;v/CyLrRoC9zYQblCknCHON2O4rH+O+nan4au4fGXgKGa5ubgFbi0hbO5Rk9PXH861wCrTqxcW7N2&#10;sfCeI3C2CxmSVJxpqNSK54vlS82nbuu99TqTHcEblc59qWOKfJd2IG71rz3wj8V/Ec1oBrvhm8gb&#10;GCDCQQc45rYg+LGmgbb2KWEA/NvTGPTpX1FTB4unpKDP5K9tGK1djtYpHZjHG/fj1qxbecJB5j8d&#10;SDwKwNC8XeF9XG+PWougI+fGK2r6TTrqxZNP1mMORwQwOOK5G6ilaRKqxva5dGrrAPmfGDkfMBVL&#10;VfHtnp0Bneb7vXjPPauO8Q+Gtdmh2W+s7gTkkZGBzWdPp+pWlk0dxJ552nBPrVezT1cjanecrJbn&#10;feCfFuq/EDXV8P8AhjSGu5thZoiMBl7g1fuZdI8JeImj+IPhW4sdQgDyPBeXBEbAHI2phWGBjhy2&#10;cZrmPgb42ufhb4m/tazw7tEyXRaLcuGUgqR3BDMpHoa4746eONU1jUNe8YahqIkaRf3RD8CMjOMn&#10;0wPyry8ViMNFxdL403uk1buf1b4b8JYnIsBJV3Z1EpSs3dN7R7aLc53xn8dNb8R+JNaudMWK306S&#10;4ZLaGFQAeTu4HAA6ADGMfSqXguaW6PnX+1IQSf0rgPhT4m0aTw3fXGsuu9dQZk3DHykA9c/Wq2s/&#10;FLXfEGoJ4a+HekzX89xKY0+zRllB9yBX0OV4BVqC9nC83uz8Z8TM5zGtxFXwlao/ZU2lGN3ZKys7&#10;d/M9h1zxb4E8MItxf3cW8gkYbOAK8v8AiD+04LqdtF8G2s10zDaiwpkZ6c44/nXoXwg/YJ8ceONR&#10;XXfjLq8qxuoaOyiPAyOh/Ovo7wD+x98JfBM0b6b4Wikmj+7NLHuOfXmvfw+UUab5qsnJnwFPA4iu&#10;tbRT7/1+Z8d/s8fshePPjP4rHjv4k28lvbJIrxwTKfnGc9K+7fA3wj8OaPpqaTJao8McYUKVworq&#10;tL8D22mxeXZ2yRIRnAGOMVpx6XHZ42NuO3njp9a9OcYzsnHRHr4fD08LG0d+5w3jPTNT8PtBN4Ms&#10;Mxh8Oi4GBzXR6B40SO0SyvBsumjG+Njkqa34oLIASYUnu2BzXF/ELRfBGn6gnibVfEUenzowPMoX&#10;djtzxWjuloaNO91r5dDt9Nhu5oxKV+9jFacemRbNrRjfnk46V5p4B/af+Euu64fCOmeK7WW6X5TH&#10;5gByDg/rXqhvbGS1FzbXSPkDGG4qvdS1Zm1eV0cp8ZPE2n+GvCH9lR3wW6umAWJVJzHn5vYD/wCv&#10;Xg/iz7LpkB1TRtRuLW5cYt7i1kZJI8dwVIPWu/8AijqcUnjh3vZCYhbqcN7D3rzuy8YabqPiM/a7&#10;YPbQSAGNFHzLkZH4+pr8v4lxtTE5j7NS5baL/M/pTw3yShh8gjVS5uf3paK3ax49rvx81C0kvItb&#10;uJtQvWmaNknlJaVuRvPf3zVrwh4n1G11B/Gl54bgjs9rFdNtCYoo4m/gXcG68biclj1JrU/an8O+&#10;EL7xFa+MfBnhgWSLIhnjLZ3LnDZPpSeGvDOufEO4t/h74IsY3ubxf38kjYSCPu7H0/nwK8/Cqq6n&#10;LSfNNO3qfd495fTwUa1SHJC2t9FFLfbQ4Txt4uXxZ4xn0Xw1ppub+dQYLPTYHmkI64VFBbvjpXXa&#10;B+yF+014sjtZIvh2bWKYZa41XVbeARD1ePe0y9+PL3e1fafwm+HujfDjwbZeDtKhjTyLaOO4kijC&#10;ee4HLtjqSeea6SYw6fl43zgn5e9fb4fhfDOPNXk2/LQ/CM08VMZTqOll9GKirpSk3JtdHbS3zufM&#10;3wz/AOCdoXfP8XfGQcMqiG30F9oU/wARaSVMsPYIvrntXunwg/Zx+CnwVlbUvCHh/dfOpVr+9mM8&#10;xB9C3Ce+wLn0rXe7vmBK4Hc5NV7jXJLG382eYIqgncTjBr28NlmX4NqVKmk113Z8HmXFfEObpxxG&#10;IlyvdLSP3L9TqpdchBZFx9K5zx1e6Eulvc3kqRuP9W5OCa5u6+JOhWkrqlz5zg8hT1/OuN8fa/qf&#10;iiS3vbOB9lodwgIJ3k9Bgda73Xd7Hz3so7s6Dw38bbXStQfSddRY1zhJZRw3PfI9K82/aQ8Oad8W&#10;ryOTwcgRyMSSq4AP49a7K18Cp4u0QDxLEUkePkLxs9K8s8RSS/C7WJtDs7W8uXjGY5oVP4A05OUl&#10;Z7DXuLfT8UVfBn7Pl5p0g0/UdQUyR4IEL/MPrmt69+GPgvw5ere6s0ZdFGHcFif6VxXhnU/iv4g8&#10;WTX+oalJawSx7UUjcQo6HiuztfAWoa+hm1jUWmkU/KJJCpJ7cdKhOK0QrRb0TfqdRoujaBqlhGbC&#10;KNlzkFSp/wAK2LbwhpLEl44kJXGGQr+ori9T0/xHoFhHb6XpkrKi43AbufwrCv8Axr8UtNiE0cDe&#10;WBwMnp9D+NKVSMd0zWKnKyZ6wPBemPJ5EUYw3HVWH681Fq/wv0cQKskEZd/u/LtxXlug/HLWLK4E&#10;ur2zxshy2Af5GpvEX7YWg2c8STzKy52kqwyp/Tn61m61KT1K9nNPQueNvgPcXVpI+nSMD1VGGc/l&#10;Xjvif4R+ONKLXMKnEZOJEY/lXqcX7VGjuHv7u6ga2AxuJAx+uaxNb+NemeK7GZdAha4RgeQmcce3&#10;Ws5OnJ+69TZQta54tcfHH4oeCVNnPJIUQfJvz/WqMv7SHjDXJRezJlcgE7Bj6ZFWI/tPjLWrmTU9&#10;LmkVJdscKRE7vxqNvgX4n1nUBqUKpZ26txCzkMf0xW0Yz5dXYxcqV7Qdy5F8dfF2pOgLvGoyMoRj&#10;/P8AhWrb/HTUdNtPO1q4b5RhSZMdfw5qvD4D8mcabd2wyo27wudx47jFHiD4Lahq2iy29s43kZwT&#10;z+RrBtt2ZpGK3icP41/aL1G6ln0/T7xmWUEId2cd/wDPFYvhrwV4++I95H5VvNhmysrjA/z+tbfh&#10;34O6b4H1kah4qtjMEkDKGBA9x/KvV/Dvx88AKg0LR9I8toeGYRqQuPcYxWtNUovTUmo5yjrodD8P&#10;P2fZJ9CisfEt+hwgGPMPT0rpk+BBSE2+i2uYhwxAU9a522+Nuh6Jbre3GsxmIHmIyYxn2P8AL2r1&#10;Xwf8UdJ1jSo7uzkjCSKCCVHOfccVTnGS1M1BxWh5ncfAK5sY2WWzDFSeWjK4/pWePg1bm5ZpfMjD&#10;diMjvXv0XiLTZrVpFu1PB+XeDmuD8U/EnQNPLG/slVdxG9RjIrKSgtbmkeayVjyvxJ8MJtKt3vbe&#10;7iZFBOCSpz9P89K46bU9Y0py6sdmPWtb45fFXw/PbsPD1+X3KTtjJPbjiuD+HniCS51GHUfEwk+w&#10;KfnRuuOtKEJz2XzLn7OHxPU6ay+Keu29ylvHbySNK5WNSP1rY+Itv8StQj0+3vJXt4LpuX6YQdeM&#10;+9aWtePvgtFrVl4g0lNkVrak4zn95nPrXj37QX7V+oeIbmKHSQRBbZSIAA5z3z+FdUKCi+5zSqOa&#10;ab+46v4sePfCvwz8JtY2DC5nKHMjHnnPPSvnjwNB4u+KfjxP7LtXcGXJboFGc89qz/iF8ULrXtOi&#10;FwN0mMMCvTn8/wDJqx8Ifjs3wvtpFh0iGWRxzK3UfqPWu2MJcrdtTnk0nbofU/hr4f6n4YsvPmfz&#10;JmXkb+/0/wA961fAvg3xjrWpTrrmqSxQZ+VGGBj2Brxf4IfHrVPHfiJrWTURHJISYYH6Y/EmvTvG&#10;/wAWfFPgu2SxvIRJJcDMRiH3u1ebW54z1Wp101CUL9P63PpX4ca18O/hNHHdajMgl2gNK3bP1/pX&#10;vfhHX9K8T6THrFjKrRyjKkN1BFfm9aaV8afifZxwR20q28jKSZAfu9fw6V9QfCXxD420fSLTwveX&#10;iRi3jA5PJA+laU60o/GjOrSV/d2Ppd7aOVMRfNnptNVxZhWwOg9K5nS/GUun2QF5OCwUZ5/Wrf8A&#10;wmMlwpkhiJBHcfrSlVpTeplGE47HQRxRrEV3jvjn2qaO1ygKnBJ/GuWg1u/uPlPQHpzz+FaVvqk6&#10;4XjjsDXDWhTkdEHKJp3m6BcE8jt61m6lNC0Ikdxxx97+lRapqH2eB7+7vAkaDLMW4FeU/EX9ojwJ&#10;4NaO2u9bWSa4bbHGp6npn2rKjBRkazfNC7O/l1WFchX3H2rPudQd32IMg9eK4nSfjP4ZnjWe73Qh&#10;zwZQR79a67SfEXh3V4/NgvYjkcDd1rrUG9GY81nZGNr9jFrMTadexl45PlIZeMelY9p8HvDaqIk0&#10;1V/4ABziu1knszMZLZ0dcYBGKdHK8kgwBz0rSnHld0yZydtTz7Vvgj4enDeVHtJBxwP8/wD6q8q+&#10;JXwjuPBumXXiSWZFggUkMDjOK+ktShnmTYi4Y4xx0NeKftbfDfxj42+HVwND1J4Ut4mMqRkjePTi&#10;u2nj8bS0jJhCo4q6Pl9vizo2oXp0mSYbg23BbORWja/sleK/Hif2xo1jMsMpBVUXt/Svm/xDYeJ/&#10;But2+oXFvMHt7oFlYcOoboa+rfB//BS2HwxoWneGtE8LMW2KpJXv+HWvSWcYidNKpYznipTXLLb0&#10;uenfA/8AYEGh6Ut5r0axSt94uOT61sal+xbYWPjODxRYzRt5J5RjwvvXafCr4+eJfiDoyX39kTFX&#10;TLOEBXJ/WvS9Hs5by2FxeBlJHTv0rGpiKtbR3aOZzVrN3OdtfC+lw20cUkMO5YwGxF3Aorrv7IsV&#10;4MR496Kjmrkc3m/vPihvhjJpyMs9tuXkgAfhXafDnw1dXli2l2tqqqx+8R789ann1W5MyyXsCsg6&#10;oOOK0NG8TS6Y5ntIlUdR83SvRx9P61TcdgoQjSlzGjZfBCF7jfKFVlXC44J/Gt/R/A/iLw4iPo+v&#10;XluqNhFinyAST2rMX4iz+SFlK+Yw53EDFdn4V1e31DRDfG7yQfXrXxONyHD1FaqlJeZ61LFSlK0W&#10;VLfx58VvD955EnjK6+XkK4zkV9O2+neItY/Z9fUro+ZfSacJBJt+8xGen0rxj4feDZPidFNLaLGZ&#10;LWVV+bGSK+g9KvPEmjeHbfw7e6PKttFGEcEcEAYr8O4uxuUYLMZ4KnRa5U05KOl2tNj6nBUcRVox&#10;qud3fa/Y+KPFPxg8R3t7/ZuqalLHtYLKpXHA6isLxZrFjrbr9ljzGpGNy9T3r3v9pT4Cab4/uY7v&#10;QdLg08xy72mwFL8c9OteXTfCnSPDUeNRv95QYwvOP8K/NVjaHwvVp9vyPvsNDC+yU1v2PJPFHg2H&#10;xFdwXotkBhU8qo5B/CvPP2h9E0PQfhpqN3fWUZlhgZ4RtAIYA4xXtvjbxLoPhlPK01NzkZJc59v5&#10;18h/tZ/FO91mxn0a0WR5JYmjZI2PByeK/QOFauYYjH0VTurSXU4MxoUKuHm52SszwnSfFsHiq8V7&#10;jSpAN+1lfjPSvQ9JWHSbFJ7a0CRYzhBk+9efeENIGmy293qTAO7j5S2K9u8Gf2Drcf8AZdk9u9zE&#10;uXiLDP1/lX9WYOVaa1PxnERowdonPaTcW2r3TWUVvIXZchgvAGO/pWpF4dYK7LGx29TzW54zkHhP&#10;RpXg1G0s3IyjORgDHPFeX6L8atcuvE76Po9t/bEjg+XZWNu0jyHHQbR617SpONNObsu7PPdRJ2Lv&#10;irwXbahe+XeT7YpMBDsyQaybf4S2PiEGz0C9HmwjEkhXBzXocfw0/au8XWP2vw98CJY0mI8tb2ZE&#10;Iz7M2fzHFS6f+yD+3BrCgQaHo/h4k5aaa9Qkj/gGaHiMFD/l4mCUpP4X9zPJtY8DeOPAGJ2uElQD&#10;5AZOlQfAbU/jT+0b8RW+G3gK1MO1ytxcEsVRR1JGcdq+ifCP/BNH4za9Ebn4lfG+3heX5ZLe1iab&#10;ap64LEYNfVH7KH7J/wAHf2TdElXwxZtfajdZ+06pOB5j5I446VyYzNMOocmHbT6s0p0KnN7ydj5r&#10;8N/8Em9S1iYXfxH8d3t8xYExQERqfUHOc1N8RP8Agjb4K8R6Qy+ENS1DT78EGKeacOo+oxzX3Fde&#10;JIXP+jQquf73aql140e1TFxLGMEc5A//AF14EsTJz5pTZ2KhS5bKC/U+DvDf/BMv9p/wtosPh+y8&#10;babtgY+XeSTOH256Yx7dM1u2P/BMz42auofxR8ZwhPLrBCWyB25YV9d618WLa3bbFbGdn+4I0zn8&#10;axL7x94rvkJtNOSMAYZdxJ/LFOrnVeEeRVHZdhQy+D1t+LPnHW/+CWlrf6LJZXPxR1UTFMLMsgCg&#10;4PUAZ61R8Mf8EzNa0GwbT7z4zXU8RfIOwFgPTknvX1P4ei13xDbede3bKWYgoDtA5/Our0PwrZW8&#10;Y85Pn9fX35rKjj8bN3jN/eVLDYaKs4o+OJ/+CbcE98sq+PtXlgK/NGpUA/Q44rrNC/4JrfDu2lhv&#10;LvQZL9xjLXN3I5Pv1x+lfU0um2ti4eGE5Xn5jmr6ajqM9u0UEQUOPlUCnOeMrNqpUk/mKMMNTV4Q&#10;XzR852v/AAT9+CEdsbe9+G9ipzkElgSenWsLU/8Aglx8JNSvjqOhxXelPyf9Eu2x+Rz619Tw6dd3&#10;/wDr4D5mcHGa6PSPh/qN2NsaSFmwDxilD2sHpJ/eKXs5bxX3HxfN/wAEuPCl2gju/HGruoHOLgDP&#10;qchay7n/AIJKWc2pQ3XhD4qa1ZlcblkuC4z7dK/QPT/g/cELJq91HFEv3tzAcUt1qvwY8EyfZv7Y&#10;OoXCHmK0zISeuMrwPzroUsdNaTdvUIywtOWsV+p8U63/AME0virD4SktvD3xUa5u4oD9n8+2yrHs&#10;CSa+YfAfg/8AaU0H48XPwh8dWSafqFrF5u1gcTLyVKkE5yAcZ96/WC9/aA+z2sg0HwjBaQBSVuNQ&#10;uAB+KjkfjXgHxY8OeA/G3iyT4n+L/Hul2eppZGCO6tnRDEBkjkknjcfzrXD4pYaonXrX8rno82Or&#10;xtRpP5/8E8M1D4EeL/EOgvca94gFrvJTc0oHHI5yQPevNE/YR8Gahr66uviSa6lifLT2zbirZ4GT&#10;7+hNUPiN4f8A2i7j4g/YPBnxWj8Q+HxNvD+SYSq85BYqA3GcEMQfavf/AALe2+h+Fpz5YRjtL7+p&#10;IAyf8+lcfFfFVJ5a54PWzW7vb0PteC+D6uJzJLMKdk/xNr4T+F/E/wAM/Fej3Hhr4s61bxRSK9xa&#10;trkqRNGP4Si/KePb9a7v4I/tyj47f8FGtE8FeME/s3RtAVrWC2+0FlnuGPEjEnrjbjOevvXzJ4++&#10;KF5LqhtrC5lVkU8Rtg5OQP6V4j/wh3xS8P8Axni+MGl65JbXYmWTDIVwV6ZwfmrjyLiTAU8jbxEr&#10;VG7/ACOjjrgDF181pU8vp+7Fa2730uf0beKfA/g3X4D9vsYDuHDBR+deQePvgVosBebQLtVJBwjE&#10;Dn+tfDngj/grH8edL8JR6f43TTNQv0CpFcRQPGFUAD5gG+Y/lXJePf29/j38TpzDD4iltoSB+5sM&#10;x5P1HJ/P865cXxTldRXirvyWp52W+FPFNWparKMI927/AII+q/Gnh/XfD0v2Q2McrbgNkdyjMP8A&#10;gOc9Pavnb4iWPiDw/wCJLy5FqWh88bxu+ZCwJxg1wHhHxx8aLS//AOEpistRlEL+Y9w6uV5/vHpz&#10;nqa9C13xlqPi2CG716MNfOzTXsm4fM5wOnQBQAAPavms1xlPMMNyzi1bVXP0zhbhTF8MZnzwqqpF&#10;q0vz7ngvx5abXdVtGs0JcDDKB0r0v9mH4GRSWNp4+8U6nII0uN9rYxx53lTjLEngcduab4t8NWU9&#10;p/ajWIP7wKjhhnGM4r3b4R+BNY074UaHc3Wjzwx3FoZkZ1OMMxIIP0x9K87hzAxq4pqUbpanp+Jn&#10;EWJwXD9Onh5cvPLlfpZ3sab69YzEEGU46A5BHPekk8QaZHMh+Yc8g/zpbzSDAQsowe3PauY8XxOs&#10;yoHZI2B3EHv/AJzX1uZ42pl+HdQ/DeHskWd41UL2v1NqbxvZaZcBpEcoxwDn/PvXYeGPGmlTQqk0&#10;wVT36cV4HqviJ4LuPTDLkeZklud3pXWt410TR7VZbzUI1aIAAK2SOK5ckzyeL5pyaSR6/FnCVPJp&#10;0qdFOUpb2+R6/c+ONMsywS4VlZeTu6VjTeJ9EuZWEuoR9Oct/nHWvFfEP7UHg7RoiYikr46Z79K8&#10;88V/tN6hrbSf2TAtsuOGCgMR7V6GJ4lwWHWsk32Ry5VwBnuZNNU+SPd6Hu/iP4Z/D/xPqb6rHKbS&#10;4R8m6spCjt7Eis3xj438XeBFgtNH8FPq2mxoBPMl1+9TH+yRlj+Nec/s+fFDxTrnieLSmVrlJpFD&#10;71ycZ5Ht3r6Zs9I0e6Igm05Ae5aP/Gu/LsfHMaXtIqx5PEWQV+Hcb9XqyTbV7o5jwXrum+KtOi1S&#10;2geLzAC0Vwm10yOhz1rutK0m1uI9m5FIHY4z+FZGv/Cyy1uOKTTdTuLCaP5ka3IAc46MuMEcf/Xq&#10;Xw7oV/4csZb/AMfzWywwNzcQMwO3oCwI4NelGnOOyR865Re52Gj+FNGUGea4UcZ69/8AJp85srFw&#10;YWDKOpHNO8NL4C13TTPoeo291Hj78M+7b7HHSm6poujRQmNH2scEbZM9vSr5Go7IzTVzPuL2J5DL&#10;GwIPAC9qzPC7Ge1bU57OLzruWS4mmkGGCDhFGegVVHT1NWjZaDbwMbiVww+6fNxn8K5u+8THwdaT&#10;xXtkbzRiS42ShZbbJ56j5l56CvGzJSjFTa0W5+icAYnCUcdOE3ac7KN9Ou3q+h6f4G0nSNb0nVNQ&#10;itYpy2+KFrqFXK5HYep6cYOO/NfPt3oWseAv2uPD/g+/1MXMSRfaPONm0DKCkuMqzEgjb1z0PQdK&#10;9d8LfGL4aap4QN5oFrItxYvlrdVzgbR+8DKQc+xHGOpr42/4KM/Ebx/rHjpfE2k67daJe3NlBbrd&#10;Ws5MiRfPg7uuWViOTnB68V87jJZfioUHF3lzRaa9dbn69VhjoYbGxcWounNWdr35bKx9v+N/jn8J&#10;/h/YGfxb44sLMA4UTXSqcjrwTmvKfEv/AAUn/Z10q2lt7PXJb14cgi3t3bP0bGMfjX516T4P1W9R&#10;dQ8U6re6lLIuXkvrhpC3610CeFNNvYxZrCql+CAR/SvsJYyly+7qfgeG4axHN+/kkuy1f36L8z3/&#10;AOIP/BTHx34i82D4ZeEo7VCCI5r65Jb2O1B/WvI2+M3x/wDHV9JqPjjxjcDLZS0sWMaewO3nH61l&#10;WPgyXS0WFEPBwrDAxxWpplrc2kmJ2HyruOeARiuWpjZQi5SaSPZoZBg3NRpwc5dm/wBFYteCV17X&#10;dfjsJ7qdpHLE75mIOBxnParE3hRNc1a6QqzLG5Q7W4z3xU2pa43gPQV8bQRRFXQxxODhs49O35Vl&#10;fD34h2sOjG6ubVp55JGd1jcE/wCeK+MrYzCZlnkJyfu01u9r9D9WwWT5hkvCdSFCnyyqvVJa263+&#10;X5m7pnwntbab7UID5meNwyR/WvTtOXWf+EDuLWKXAVAWQj7wXj+X868/svjDoKbEvrG+iXGGJiBA&#10;+hBNd98OPHfgzxRLJpNtqRKSoBIhUgoDwTj8a6OIZ4bG4L3ZpyX366HDwhTxeV5k4VKTjGa7aXWq&#10;2OYGjw38HnxW6rI4Jc4/i74P51WuvDF4OYwdqr0I/wA+ld/J4ZHhK5l024uYy6MzoJDgsh5Bweow&#10;RXO+I9djtNPmW1nhwVONrD0/WvcwWKTwEJNa2V/Wx8pmtCVPN6tLm05nb5vQ8+TxBolt4iTQLa9R&#10;7tRvdd2cY9azvjbaeNPElrD4v0WxaRbS2VG54+VeozxnvS+AfCvgjxBrouLsyQyOo3SQyDcScZOS&#10;CcGvWR4P8Fjw62if2pfPD3RpFIPbrt9K+IzLGYjHVnWSsl+h+u5FlWHyvBqjdty1bt37HxdJ4q1H&#10;W51e8EyFThwx7/Su/wDA3ixdM0OXTPsIcSKShPVT69Pb9a9ev/gx8LLcFY9HLFX4Uvx/9aqa+FvB&#10;FlFMtloSKYoXYH1IBPf/ADzXj1sbGcrKLPp8PhVCCd3ocLp3iXVJdPksLPTsLLnLheRkYI/Ks2LR&#10;ItKRpLtyFPzEMcZrsNX1SHT4hALZId0e8BRgFfTj6frXkfxB8V30t3JFAST1VE7k+g71WHnXnJKK&#10;JxdGgouU2kjobGa21y6cWkOYowAwAyDmtKbwjZumHtd7emzrV/8AZv8Ahfrmo6HNrmtaPMjSSAxo&#10;wwSMdT6V6e3w+l87zDabQTnGBz+lfoGCjWhhIKT1PwzO6mHeZ1eT4bnjMfwi8KTDzhoMbSSdf3dW&#10;7b4O6Q8fkxaeYARjKcdc17ZZeDrS2hIa2Jb1xmrVt4SgGZWtXYY+Uba708Rp7x4clhJbwT+SPm3x&#10;J8DbHd5UM1yGOMESEAD8KyZfhlJoZxYa5exH0W4avp/W/B+ny2pU2qocDLYHHvXmHiTStJ0C9kkv&#10;btRGMnIfPTP51ftKkftHBVy/A15WVCL/AO3UeWXk/wARtJXGm/EHV4WUDasd2/59aTTPil+0F4Yc&#10;S6d8V9TRyAFNxcF+Poc/571oeKvid4ctJWBsPMG7COepx3wBzXF6jrVz4lvy+naVNGD0M64H4Dqa&#10;J4ms+pVLIMvekqaXpo/wPZPhx+2/+0b4Q1FY9b8Uwalb5+ZriLp+WM/416vof/BUbx9Y30env4Og&#10;vlwA8kYZADgeua+efh18Nbu9l+16qGOUI/erkHp0HavUvDfw+0e3gwLJdynBkeMc/SksZVTuX/q7&#10;lMYWTkn63/O6Pao/+CnusWESXGo/CeWRD94wTZxx6YHvW1o//BU/wHdoseofDfV0duoSIH+o/wAi&#10;vGpPDsEcIjeDKdxt7VYh8NaMw3m1GcfNgcV0RxtTrFHLU4awMn7tSS+Uf8keieIP+Crug/2g9r4U&#10;+FWpXAVjukmQp/Qiqul/8FVZJZ86j8JLsAEfdk5/lgmvPG0fS0ZooNLQdslPelTwxpiMW+xLg852&#10;deKJ41/yoVPhnCretL5Rj/kz22X/AIKX/DXVYFtoPh9qBmMeSXRQFIHTJPNedeIv2r/gL491J7zx&#10;BZa/ocxcmWW3jDJL9SM4+uDXIXmiWoOILJFOMZ249qy7nwNHqUn2drdGZzhFA5YnpXDi8RQxMOWt&#10;BOJ6mXZTWy2uqmBxMoVNtEtb/wBdz0nwhrn/AATz8aB7TWPFmqxXMhHmPc38ihjn+7gAflXeWfwi&#10;/ZAi0wn4Xy22qXbYL+bqBuCic/MAxO3PHb1r5ovfhBo9pMY77TVilU5YmIYB6GvXfgV4P8NeEtH1&#10;XX9DmnleS3VGMxGVAznjsMn9K+WxmZ5H9TnHD00pW0dj9Dy3ION1j6VXG4yUqV03G718viaPSPht&#10;8DfAnxDGq2Fzf2mkpDOi2f8AoaS7uDuOCynAGO/8q1fFH7Llh4AsoNX8J+IIdSuTOsRtvsfl5znB&#10;GHYHkdMd+tfEHxO8U+LNV+JV9qug+MdT04pMYkWCdkAC5GeCOp/nXbfs2fFH4zaV8WtAHirx7fan&#10;pTXyie3u5t4PHyk5GR82KnL8Pk08oXtf4trt3d09/TQrNK/GtLiX9039V5kraNW0Tb0v57ntHiHQ&#10;dH1aeXUNbCQ3cDYeN12lGU84HUHOeK5vW/jBPYxJ4W8KWjzyZKjylJJ449+K5/8Aax+L3xC+HPxE&#10;ni8PaBo+pW17czzXEer2pfLE8bSCCOD61zv7PPxt8YfFnxvD4R8TfD3StL+yFprKfSY9gBxg59eg&#10;ryqWTVKuFlioTSWt11dnb0Ppo8UU6GbQy6tQlK9rPTkV1f18jqvhN4av/DfjSe11uPy57gec/ncF&#10;gTkYzXtXw40a38T/ABE+1R2UcsGm2bLIzAFVkcjC5/vAc/iPavMv2qfCeo654I/tnQZpodUsEKtP&#10;DIQW/Hr0ry79iX4+3Hgbx4+n+MPFTRWeoIYr5r65wquvKuS3ft+Nb5PKjTxkaTWif/DGvGf1vF8O&#10;18TSdpcrTXl1t6rY/QCDwHosu2WbRLXHfCiszxN8DPhp4ks3stW8K2To4O5vIUHP1xmq1p8YPBSa&#10;et4viqweIj/WfbFIPHbmub8TftQfDqzm+yWOvR3UxYjbBIpxx0r9LniKdOHvM/lb6vVqu1jn9b/Y&#10;s+DBLnSzdWMnOPs85HP06fpXnXi79ivUtNge58KfEyWN1JMa3YUjAzgZHT0rs9Y+MXibxDKW0KeO&#10;CJlGxnmHPToO9V4km1YCXxD4xEr7RvjWUAe/GeK82pXpV3ZU7vzRE8mwj+KC+V1+R8pfFLRv2nvh&#10;xcn+zSmqW6nP+iksW/AHP6cVzdt+0N8bdJuY7DxT8OtQiiOBK5tWPynv0FfdukWHha2VHRbaQn7m&#10;91YmtpdI8L3AK3mlWsu4jhkXFL6nhZw/e01r2IhldKhVjOjJppp66nkvwf8AAiXeoadY+KZIrSK9&#10;k3XE8ilwo687c5GcDgHqT2rzP9vh9JsZD4G8CWFpKlrEsd9eaarbJmbJLEsevGMAAfL0659wh8az&#10;+HdHk1ZfDNvqUVxd/YdOtWTJmndiI1jwRzkg+nTNVvip8Bhpf7Mmv22q/Z31yRBf310gBPm+apKK&#10;3XCp8gPGQvTmvkoZZTqwnGC0XvX66bLtruf01iOJ/wCy1h6tV+9Plio301+KTW/u369T5O/Y9/ZP&#10;0r9pHx1e+E/Emp3FlaabapczpC+PNyxXaTnj/wDX6V+hnww/Zb+C/wAINHi0zw34Us43iQAzNErO&#10;x7knqTXzJ/wTgvLTQfif4p8OrbMZrzSreaOY9R5TSAj/AMiivrzUdcuLdWUMhJHzcgcV9TkVWP8A&#10;Zsbd2fjniFRi+LKtTks2o6/JfcTXVnpdrl7OJQFBCjAFZF7dSQOTABvzyMVj634u0vSrSfVNZ1OO&#10;0tYV3TzzOAiDjqe1eJ/Er/got+z34KEuneGr+fxHfpx5OnAGMHpy5IHX0r1FefwnySirq51nxh/b&#10;T+F/wO1I6N4y1Ype4yLeNTk1xukf8FMfhJqazGSxvImj4RGh+/yTxzj0r4O+Pdx44/aL+LE3xHuo&#10;vsVtczbobUzbzCgbhQfpWzb6NBaZkvSoBUDkDp2qK1WnRgkndnsZZkuKxk5Sr+5BbXW/3v8AQ+n/&#10;ABn/AMFOtRa8eHwR4TVIxwktyeT74B/rXz78aviz8R/j5rYv/EfiSW2iAAW3hmIVeeRjJ+v/AOqu&#10;A1+70i1udrXMwYjJUA4qjYeINItr/wAuJZWOeHPvx/Wsr1Zx5ou3yPRhgsqoy5Kkeb1en3IsQeAt&#10;a8LawniHwt4wu7e8jOUeOY59exzXtHwh/b++Pnwv1i203x9dPq2kKwWSccyqBxn1Jryt7lXInimG&#10;T6nmnBbS7i2XO5y33QOf071nHFVl8ep11MjyjFX9lD2cns4v9Op+hmn/ABp+Gfx58O2njDwV4gtp&#10;bhIPLu7RmxKuTwSOvXjmuK03SdT1PxBMdKs5pliyZniQlY/qegP+Fcd+wt+x/Adc/wCEp167e1nu&#10;YvM2GVlEaYLZI6EnNei/F3UdL+C3iG50zwnqckkclvuuEkcfKxGO2Mn8K+Bz6lhKuPWIhfkej238&#10;vLzP2bgGGPyzKnga0lKaTcdHZRffszM1DT9X8ZwtpWg6HcahKjeXujtXaNHI6M4G0dQeSK9x+BXw&#10;fT4VeGwrBJNUuzvvrsL8x/2Aeu0dh+NYn7MOoeGL34d2raXrUUtzcyNPeqHG/wA1jzn6YA/CvVjB&#10;KkihZsKem419BkmTYbCL2+8mvuPzDjrjLG5nWqZdBctKMmnbeVn18r9CW3mnihLgkNjjJqGa/uGc&#10;u6lsng1MbWV3EnUAc4ou2ESBjx3HSvpbSasj8xajEiXU3jUBU/Ais3UrWHX0NndxkICS2ePw4qd7&#10;+OQGKBDketVp7xliOxsbu2K0TXcnlSlojN/4RnQdNuQtnpsYYEc7c81qwLaJH5Js155cbfpVaBpG&#10;kDyoR6H1NX9PtVkfcInYY+YAU07ibsRxxPPNnyiAMYwOlWJPD2jTy5utPiZifmYxgk1prawTL5aw&#10;4wegqxa2irODPGQOmcdTVp8qMZT5ndGcfh34Mu0QXelxYGSCUGR9OKxvEXwo0U2U93pmpSWwQHH8&#10;XP413Dl1mVI4gVPqOn+c1OYLRlCSRjr84HvWi5XujPmb9T5S8U+M9U+Hly08WvLPbRklwkmRgDup&#10;qhrH7Snh290FbvU9MgmiX5XkjwCMnrjtX014q+FHgDxNuGpaJG5f7zrwx/EYNeCftA/sS+FdT8PX&#10;t94PnlhliiZxAi4zgcgHI/XNc9SjNJuDOinV2R4P8TvjR4Sgge9sdWRI8fInmc9K+dfiV8QbbVbp&#10;7/SJ2BjGWT/np78cU7VvAOn22t3Da5qV46RuUVZFOCAfUfT0p+l6Pod7LJpuk20cm4/6vG49PesY&#10;U6dOXNLVnVzzqxstEZXhDUNX8aajb6Rc6y+ZSMQRNgLn1r69+BXwPaXwxFba74wjhiVPljikUBge&#10;uScZyDXyfqfwN8Y2crarpmmtbgfMqE7c/Qn69qraJ8Zfi/8ADK6FiviXUdPGcEOzFD+o4rspyou3&#10;Kck4Vb3kj9A9PtdA8AXMcNnoEH2YHaL1IQMnpyFP616JYeGPD+o6bG95FCXcFh82CM9sMK/PXSf2&#10;zfi2bdPtb6brFujB3EiKTkcjnAOc123hH/go7ew3aWeueGLtXB2lbefcB9A2a2Uot3M5JpXd7f12&#10;PtOf4M/D++VTqelQsegmaMFvrlDmvPviH8NND8Ds+pWWrTSW4GQgPzIPTDda8jX/AIKB+E3t5Llx&#10;d220ANIybMH8M5rPvP22vB3jOzNvFrInc/KIrgAFvpXPXmlCyiaUYxc78yNfx/DomqaVJdaTdRT4&#10;U7kkXaen5V886trmlaDqUpW4jildjlMffPoB6/4034xfE2XUNcVPDjyWskuFcRnG9j0H05riPGPh&#10;99PvLSR9fW81fz9zxw4dI/QD1NctKg6k+bZHTOtyKz1Z6x8OPhlrXxa869luPstvGhbY8gzJ3HGe&#10;RXo3wlNn4d8L3IufF625gvJEVJHyDtAwNpINeLeFNZ16KUpctLCIIyryrKIjgDnj/P8ASql/4n0f&#10;WbH7La6kI33FfK80nJ9/w5rr9mkrW0OXnk5X6/1/W56Hr37Uuu6brU1na3ipDGcBgxw3P1rj/Fnx&#10;98Y+Ophp2lmTyJCVkn6AVydxpuhzTRWPkyPJF80pYnDZ/AGtG48QWnhawFpJqOmW9oyEyIpVpDx6&#10;Yzn/ABrJYeg5K+vkaKrUS7G/4X0K3+1JZatqUTvgO0rkbSR254NXviR8UgNMXw7pWnwfKmwCMDnt&#10;njFeFeLPjAHufsmizlo0Y4kQkbqy9N+JGtvdNOsQlYfKm8biv0zXdGlNq/Q5/aQTOzfxDr1rM8M6&#10;uN3LRk9fy61y+t+MLe6nMV8IlXd0A6Ypr2XxC8cTiK0guZGc4KqpAH5Cuh0D9kH4n6/Ct1Jp0gR8&#10;5yuTn6YNNKEPidifaSlK0EzzrX9btZ3aKwG5cfex+lVvD2m6xr1+lnYKxZ3OEC9cf/WBr29f2JvG&#10;2nYjnsXdtufLxx+PpXonwV/ZDudMkOra3bsbgE7Iouij6n1xUzxlClTvzF08NXrVFFR1ZxPwF/Zj&#10;8a6nq1p4gNwbIK+dzNtJWvqvw/8ABPw/Z3UWq65q4vpYVGxJyDg/rVzwB8Hb21uQ8ULsFUARKcBf&#10;/wBdexeHvgxpsViJtRz5rcgA5FeO8VUxUro754ZYZ2mtTnvDWkQahfLbW0xjjH9xP8+tei6d8PdC&#10;0HSpde1O5+RULPJI2NuKd4f8EWujyqY5MfN0HFb+ptY3dmdOvIFljbAZCQQcVtT91anLUcpSPKoP&#10;jz8MZL+bT7PXlaSLOI5sruI7DP8AKtTwJ8cdc1nWY9Ki8G3KWzv8tz5fygeufSuW/aL0L4G+GoLD&#10;TdR8KhNU1abyrKSyTaQ3qWGMfjXNeFvAX7SnwykOo+F9Sj1jSS2+KwnkUyovoD3rWMIbrQzlKaWv&#10;4fqmfSl/8RPB1hdpp93qtsk+ACjtzmuS+OfxV1PwV4Xh1jwlp4vDPLtd1biMeprxrxL4h+HPi+6Y&#10;/FTQb/w9qbnabiUsiA+uemP06VSPh74l+EbB7/wb8Q7TxBo7jCWF3KGz16H1+mK5q8FJe8vuNKcr&#10;35dfTf7mL8Xv2h/EyaTpmjXz+c+sXawpDaXR3DOBzjoBmuu8Q/s5fDfW/D9p4hvdRWzu4IFc3Esm&#10;4Icd/auL8GfDjw18W/FcMPirwNqGi6haHctzGf3YYZwVOMV6P4g/ZT1DxXYvpGpfE7UWs3XDwq33&#10;l9CamlRhb3WE6knurr+u6ued+X41k06SXQdPtvEGmwgp59mwLgA9CBnmuh8J/Djxd4n8PNqnh28u&#10;9InyR5dwCBn2B64r1f4UfCnwf8FPB6eE/DkbCGMksZWyXJ6nmt241W3jiJRERQ3RcV0S5Vpcz1b1&#10;/wA/x3PPPhh4H8d+ENHe28Sa3JqE7yktKcjjsP5V1thcXcE4M0bYH5U+58V6faJ5cMhkZj9wDPPp&#10;UEd/q+qOTHaGJDwC3XtUcyT0YW901Ydd0yOPF5hSD17ms3Vdc0i6ElgkIlVwQVZMhgaamlIJy98j&#10;PjoMYwP6037Lp08m2KHys8jHWqcp+hPunkXxZ/Yu8HfFWCa4tYktpny20HA/CvmL4rfsH+O/AFvL&#10;faJbNcBCfLlTkgfrX3+dOeOICCaTBPSg6eLm3aCVgwI5WQZFV8iGoy3Phv8AZn/a58Y/s62K+E/H&#10;3hqeS0jcq07jJAB7+2BX2f8AC79tP4AfEbSI51120t3CZkjmkUMO/wDjXPeOPgB4B8c28lpqegW+&#10;TkGVEwTXz/8AE7/gmxpl002oeCdelt5ShbakhBz+GK6KWKqxdnsZOg18LufZR+P3wVz8vi/TyOx+&#10;0rRX5oXP/BPP49C4kEWtzFQ52n7U3IzRXT9ZRl7Op/KekT/HDw5JCLa+8XQQqyh9it8yD/aGMgU+&#10;3+JtnfWAuND15r3bxmF8j3r55+H3xW8IfErVV0v4n6Ra+DPEmnALcx60BDHcc8Bd4BVvVWr6K+HO&#10;heHdW02O1t/DkU6xZ2X9m4eFzk8jZwCTX1EcFDEUueMtezepzOc07MjsfGmqPdBLrU5GkA+VJM8A&#10;9OBXqPwi8aaxdwyaffMzLt6r0/D9K45/hlHDc+cyP5hG6NSvBU/0p2i+MvFPg7Xv7ETwtNcxkZim&#10;ihZsjONoIB5+tePj8BNUX7rujWlOXMrs+mP2QfGuh/DbxbqmmeIfEcwTUVR4numwqspPy5+h/Svq&#10;2/8AiD4d1TRDeW+twOqx5ZxMCAPU18BeHLO68SMuqX+nz2shXm3k4dfr3/Ot7U/AFpqFrhrhFDLg&#10;xg9c9Qa/FM94Fea46eJp1OXnSTTXbrufV4PNKVGlGFToe7/FH4s+FNMjkebxBbBQp589eK+Z/ib+&#10;0L4Ulla307VxcsWIH2ZS4zn/AGQf8/SsHV/BPg/TLxo5LK2MsZIDPjLfn9apXfhOPYZrWKKJWOV2&#10;x449uPavCy7wrwNCtetVcvRW/wAz3HxO6UbUo/NnlHxQ8TfFDxtqC2OhRw2dovBvLhjvxnPCj+uK&#10;5pfhtodu815rDSXUyDMlzIv+sbv9Oa9a1LwzdIr3BkyACS2O1cH4p0y81UyQ2QJhjH70qSD9K/XM&#10;jyHBZbBRoUkrdXuz5vMc5xWLvzz07I4BPCfh3V5CZNCGFztIj7j+VKul6b4fkc6BBb2srIVmmPDE&#10;fWuhk8H3FtJut5pQrHlXk/kaZJ8EPBWtiS81WW+DyNl083AYgcHvj8MV9zh9HY+cZ4x8Vvh9418S&#10;6VPFb31zdRTrh54juKf/AFqwf2c/2hvHX7EfjNP7R0Cx1XR79gLpjbL50fPJVyNwYehOK+ttH8Oe&#10;GfC2lwadppjWKMBUWRssOOeo5NeffHX4beC9Z0Rr668PxyyyzBdyqBkn17fjXqVMJSx9H2dV69zK&#10;LnSnzI+s/g7+1D8CvjPDDD4F+JOl3t7JAskmnrchZ48jkbTg5BODXfyrdrIBdx7EBGN3Q1+NGr+B&#10;dN8A/H3RNJtNWn8P2VxcW8j6lBdZ8gF8F1K8rj69q/Vfwb498PahoVp4dn8dQa0bW2jjadNSilkl&#10;Cr99ghzk9a+JzCh9Qrezvex6tCp7aLdjubvXfD9hL5Ml5H5hH3A3X/Cqn/CZ6heQC20q23bJOrOF&#10;A9+aoW3/AAj98QUt4RFjGANpUjH49qvw2UCSKllZ4DLywQY9q872lSo9Hp5HQnSW5Qu38S3DnzJv&#10;K3ZIaInH0yaXSvDNw10sl1PvDcl5m3k+vXgV0byQxwIHiaTkYRo8jNLDJ9sl+ywaceuF25B+lJ0P&#10;eu2U6nYmh0DTpHQ25NwQANg4A962bbw3aqojtrdEZuozyam8OfDfX9VnV9N0yVDJgA5IGa7rw38G&#10;7jRg154p1a2toVGfNnmACnnrntxXVTjtdHLOfZnn8ejXtjKUt7HuR8veup8N6DrN2m4aXI/ACrsJ&#10;Arrota+EPh0yEX0urSrwFgiyjH/eOBjp/wDXqX/hdMtrCtv4f8L29iMH55j5h+vYV2U4U1O5i5Sa&#10;0Kmn/B7xTrZWSa3FujYDb+OM9f8APpWjq/w18EfDa0tNc8UeII7i3nujA4tW3tGwBPIXPGRiuY8S&#10;+NfE+uxCO88RzyxMCWhQhF9xhQBj61yVzHFeRC3uJrkqp+RGkJAPrzWzqU4va5PJJ9bHpFz8WPhl&#10;o0xg8PeGZbw5GJpyEVuOo6n8xXIfE/8Aah8TeEPDd54kttGdoLWDJtNKsjNcNgH7qjJY9sAZrEOh&#10;XQANtBtXIJaVu1TppF80m9rMxoAPmKnD1k61S+iK9lDa58D/ALQv/BVz9oO71z+y/B3ws1fRIfOY&#10;Nqvji3nRWA4CiNPunr1PpwK4Twv+2J8evFmpI3iX9ozTrFHb95Z6PZxxhfYPIC34kda/SnWPD1hf&#10;IINQ0i3uUDDCTQKwB9s9K5vXfgP8IvEMe/XvhloN0wTAabSoXKH6lfauiONw1GF61Pmt3bOnB4Sr&#10;VxCUHa/b/gHyXpen6T8S7WQ+M/i3qGurLh3W41R2XPY4jIUevSut+G3wN+HENysWnWa3ZDbmZmLj&#10;r7k/5NehXPwW+HehanLNaeDtJFsrfKkNjHGFHXoqgH0z371zureP/C/gPUJofDumw20aKVIhUDP+&#10;TXx2c8X4eVOdHD0Untc/cOG+Cpuca1fXqbvxKstA0rw+n2WzRCowqRrjP5duleD+JfidfaO8ukSB&#10;gj5Cccciuh8VfGO48R3YE4AjU/cLZrz/AOJ+t6Zq/lrDBiRQMMSM/lX5zGVSpNqb07H7dgsHRw9J&#10;Lk179i1oySXLDW72IZBDEHp1zW54f8KeKvjNfSjwrBHM9qwSdM425zgkD17VyujePPAWkaZFH478&#10;SW+nW2AJprgnAHqAoLHp2BNd5pX/AAVC/ZJ/Z/8ADo8O/CXwrrfiucn9/fWOlmGJ393n2vgdsr1z&#10;0r6bKsqljXZ/CfnXGPFkMiSjRXNWb0W+nc7nwp+wx42u4Un128WJTgsjdRXtPwo/Z68GfDO4h1S8&#10;0cTzQkfvZVyp9Tg18X+Kv+Cy3x98XK8Pwg+A+m6WrRkLda5ftclT0DBUWPt2JI59q87f9vn9uaa4&#10;kute+NK20kjZEFrpVn5cY9ADET+tfUUcty7CNPS/3n5bic84wz1NSk4wflyr/Nn6o/Hr4lQ6z4Es&#10;vh5oOhWdsL+6WS6uI4lXMcQLbc4zywU/RT614Te6EYtdh0i1ujK0qgYReSTXxf4a/bb/AGh4tbtr&#10;/wCIPxP/ALXtI5d5juLKGID6eWi4z/WvoX4SftUeDvFPiKLVLfH2lwMpG/Q4xwfrXDmsqdSV5K67&#10;9kfc8D0/qGBdG657ttXTu+mtzp/EPhnxnoXiOe1nikktYrgLySVxnGa/Tn4IWegj9nbwtb6nawyB&#10;dDiwsi5yCCR1+tfAPibX/EA8ENr2qaVBBbSyLJDN5vzsM5y2fWvo/RP2utAm+E+naJpTW91La6ZD&#10;ah4plZSRGq5yp9a3yeeCyurUqXsnG+p5fiLhsZn1PB4anFX52nb0W4nxP8SfC+41+4gsNMeFoZGj&#10;kkh+6WB54/rXz78WfiB4e0S98m21aNhuJTnpx3Hat3xBrF5I82oXLgGdy5J9Sf8A69eC/FfwnqXi&#10;lLvUrKYoU3MpX0HPb6V8Zm3ENbHTdK2j/I+74Y4EyzLJwrXalFLruzm/HfxEvbjW1bSpgw3Bhj61&#10;i+N/F9wdKV7vWZAz48wF8YPesjw7uivJotSkLSIevWuE+Jx1LxVd3lppF2qra2+9kJPzHcEA/FiP&#10;yNc+XUalVqlDZn0Wb0sJh5OpKKbj5Ha+HtM1jxlM1rojCZlJIEbgkgdwAa9c+Gn7OMF9IknjTW7W&#10;3BOPINwqknHAxnNfE/iD9n3xvGv2jXLS/X5AWa3LbcEeveqWkfAfS7tXjn+1K2c7vNct9OtfXYPJ&#10;cBTkp1nd9rH5ZnPEnEWJvSwfLTj31v8Akz9dfhL8N/A/w+aO402+s4nZT80kqLjjOckj1rv18TeH&#10;ULSL4o05wDh5BcoQo6dc9K/F4/s76HcqomvLrGMAJMw4755q1p37N/hnz1XZeLGeSxvHP/s1fV0M&#10;ThcNBRhFpen/AAT8zxvD+cY2s6terGTfVt3/APST9hfFH7RXwH8COtt4x+MfhfS35IF5rcCMwHoC&#10;2e9eXfFT/gqx+xd8PLUwT/FOHXbhxgWPh+2a8Zh/vL+79erV+dWmfs/eA9IxMIcyLg/vGDnPrk9K&#10;0rbwZ4PtF8uTRoywORJjlj74xmt3mcV0ZhDhCpvUqpeib/yPqC0/4K1/AHwnqdzffCv9nvxOsd42&#10;+eea3gtfOc99vmEHtzn61y+p/wDBWT9pfxPdSr4X+DOhWVqeI5b+8eZyuePli6H8a8Xfw9pFvbom&#10;n6bHGx/i2c4zx/WtTw5ocwugxXAB5CDGaylj6sldJHRDhrLaVlKcm/kv0Z2nin9vH9rvWHMeiW+m&#10;WpkUM5Ojv+6J9GaQhh9QPpTvhd8c/wBqbxv48tdM+JHxYa4sZ5CZ9HgsI40K7SdvyrkDj/GpPDuk&#10;rq8UsEEbGW3QsF29gf8A69TfDsWXgrxxBr8+n/aZQWCh2wAxBAOTnp+vSvks3z+rT5sNFLVau3c/&#10;SuFOBcvxDjjWvhd0rvdd+h9Efs1+ILab49aZ4Z1u+ZLO8R47pR3TjJxjnHJ//XXnf7dtp4ev/jJN&#10;pFxJLcWtrFCbdQTGeE25IB9QcVtfs/aW1z+05pPjbXL+T7DPbOr+UMG3O3DcD/vr35965X9vBrPW&#10;PjHPr/h+1m+xJbRRREJkkLGoLt6EtuJ+teJgK9HB4SDlZ2lfz2Z91m2CxGYYupRpu3NTt5br8Tid&#10;Ngs7rbFaNhBjjP3ePetE+E4ZyLpCSd2Mbhn8PSuI0Hxg1splkgQKhwyA4Jx3q14y+NyaNoR/sW+t&#10;7a7WRWQyRFwq9yR16fzFfa4GrTx8eakfj2cQrZLWdPErVfj6HeWHh2d7vy5InYDuT6Vd1i3srPUb&#10;SFRuO9hINvQY6VzXgv4pfEDxJ4cF/wCHvDtvfwBQJb6e5SBNw68DcV9cECtN5tW10WF7f6aloVDE&#10;SW12k8UxIGSrr/gOtLNMFOeAnDrYvhzNsNDOKNRrT/gfcXPEvgaz8U6WLD7bNGA+VjL7kU/TPFZN&#10;r+ztry2aSaeglUHkwvgkcc4NT+GPivoWq+M9Q8EMkkN5piI8gmwvnhhnKKTuYDoSBgetek6T8T/C&#10;3huSE67r9tYxTXAMZu51jyx/hXceTjt1r83+qYzDT+Fn7lTzXCYujanNNep5dc/B74k6I7eXY3ig&#10;Z+SWMkE1a8Nv4z8Iastzd6fAezNFGAx49R+FfUPgfxzps9rCLDU45POXd+6dTxnGeD0rr7mXQ7u3&#10;D3WmWcwC8CW2Rvy3A4/rWzo1atN2dv69SoYqlTmuaF16/wDAPnLxD4j8IeM/C5OuWbS6ogCQmRGL&#10;IDkblYdCPwrgbrwPerasun+LHmDxsvk3KOuPxPA/OvpXxmdAk3SwaLp8ZACgw2UaEf8AfKjJ968T&#10;+K+vzWVk4t2CqxO0IMfy/GuOGPx+Wzap/rYdbJMrzmK9rTXzt+dj5u8KeIPiBofi670aLSLrNlN5&#10;TSyEKkvGQU9RjFe2+D9d+J2rRIq+F7hj0yGXGPXOevNcl4F8JeKfGviNtWGmTC3mckTOh2kDgYPf&#10;gV9BeEvAOr6ZDEllayqqjLeYQuT269K+ioYZ4mipTi1e2x8Xic+r5fWlSpyUlFtK/ZaeRxM/h74h&#10;Xi5OhFWJI+aUcfWm23wl+Jt9IyRfY7YOpV3Zi+QeowMfzr2ux0q7SFReKMjHBPBrSt7ZomZ4EjyQ&#10;cKxzz34rop5Nhea7TZ51fjLM3GyaS9Dwyw/ZRivpftXivxPczuw/1UCCOM8cDuf1q+/wD+H+hKv2&#10;HwxFHKpwZmXcx/E817tb+G9QubRZ53KIRkYXFcr411Xwx4OkMur6sGlMfmJbcbiPXJ6DjvivYjlt&#10;PDwThGx89W4gxmPnaU3J9jD8F+D10/TGeOIKnBQY7Vs3D6Lbxb7yeBCBwGYD25rwvx5+0XrvjK/n&#10;8L/CrR2JhbElxBKTF9S+Rn8OvbNHw+/Z48YePkOr+Ptau/LkGUdZ2VPoACCee+fzrppzdNcqR5tX&#10;CSm3VrT5b/1uet6p4h8HWAbz9asoxgnaZVyfWvOfG37RPg3w3ay2+mo1xKGIRFA6+oA69P8A69dD&#10;afsj+AISovtSvGRR0Ny2AfxJyO9att+z18KNCUiy0JJZccyu3zH3J/Gt060vI50supO/M5P+vQ8J&#10;1T4gfF7xbZiS28Oyok/+oRrjac9squSOCKzZ/gF8V9ft/tPiPWoLNZeWEYyygnplgTivpW28NWdh&#10;MYbOySNI8LGFXoPrUGo2CupR23bAPmHc9RU8sr3kFbGJRtRjb+vkfPvhz9mDT9EcXlxPFcTH707g&#10;s7HOeMnAPuKlvP2ZfC9zrX9q38t1kH/VCYqgHrweTXskNoI5toTKA/xdc0HTftkgWL+E4ITjFWtN&#10;UedOq68eWe3bocN4S+GA0KcW9nCzWgU7fMkJI/nXbafoCgCFrIqMDANbWm6WlpGIoy5LHkkdDWtb&#10;6RCqiSRSox17j6irVJtXOqlJRhZGLaeHY3AWSJVI6YXNW08MwNETLEi84HvWxb2aZVIwxfPzbjwP&#10;erraUijzpTyOcbuD+FVFcvQbqPqcTd+EJIMzJAJAAflXrVS30SDAzHtHXGDxXo8FrO8Ya1s96lsf&#10;eziqOreGrScfaGGwjAZTwCauKjPRnPKo4vmicqng0Xp/0dUYbMg4yR/hVW68MR6XcrvUAq4ZcADH&#10;NdTHb32nrvtoj8v3ufb9ar6gj6lG4uYSj7TgissRg+alKNt0duAzCMa8JPdNfmVb/wAHaf4pgVpG&#10;2SFR+8QZDcd6wZPhr4t0BpvsCyPbv1EBPJ9x/npXWaM01iyIpaRQOCOtdBpd95GolopsxyZZizYr&#10;8ixmU1sPO0k1r8j+isvzyhiaP7mSemqZ4J4r8PwXJaPW9GR5AdoaSLD5+o5qv4C8H6efHGmGzlmj&#10;C3sbyo8YKqAwPJ/D/Pf6Z8nw7qUqxapolrc8ciSMEkVPD4N+HcmB/wAI3FCVJ/1LlSO2B19arD4X&#10;F0naEk/L+rlYjHYaomp02n5WPnT9sqKy1PxEzxxmYRThOF4xsUZz9Qan/wCCdfgRLX4lal4x12x8&#10;3T7SyZIw4AZSeMn8/wD61ej/ABT8K+DbGRrjT7K5uHWMktczlsYHbp0FdL8C7HRPC/wR1vx/fWqw&#10;TXLFbaNPlUgcZPr/APWr0sqq4uniqkJaLVvqjyc3wuX1MDTqKHv6RT2lrp/mZeua7oN1r2oaTcCL&#10;bcu0Zjbn5STtP1HFfHn7TH7PMOleK5zHYOIJ23jy8gdc5HpXofijxrdzeJZvFdxcPFCJNtrEh5YZ&#10;PzH2zXTeNvFumfEXwhYNEyHUE2xK2Pv+9cmFxc6GPhXa6/mzfN8FRxGV1MPTlf3bS7Jpfj5nyHN8&#10;HLloPJjmv0Xn5RdOPx6060+D/lYCTyJtznMp47dc+9fRk3gULEs+qREcYaSIZH6dO9U5PC2lWwIt&#10;rBXBJLMDmv0b6zXcVqfg8cBlsZX9lH/wFf5HhcXwh1SAb7PxRqMAyT/o1065Pqeak/4VNq1vJ9qf&#10;xbqkp2/dN4/P15r3B/DGnyDzGtSvHTtSzeFLMxABfkB+UKuMD60LEV19o0WX5XJXdKP/AICjwweE&#10;vF2l3YuNP8ba5auBgNb6i4x/Ouh8H2/xY1HXrO2b4q+IpEkuESRH1OQgruGQRmvUbfwPA8n+oO3H&#10;IZeo/wAKZpEFjpWvxzNZlIVY7XC8ZPQ9OOua5cbmU8PT9+W+x6mUcMYLMsSlSoxsrX0/yNL9qSPx&#10;xoej6Bo/g/xjLaSLardRXdpKVMJOQQM4ORgqSO4OCRzXj/h/VfjnfX6aT4i+PevXNnJIPPtZ7hik&#10;qjnYcnocfSvafinoFn8R7A39p4jZBp6MsLY3Ark4wuegz0z6189Pp/xAmupYp4ZBHExVSnyg+/vX&#10;z2FzOVGlOlSaV9X/AMOz77G8K4TH4unXxUbuFkt1bW+y8zv/AAv8TPEPwl+JcfirwpqKLPHEY5Qw&#10;ysinqDjtkD8q77Xf+CgfxBuy9pa6RaGVV4llV2Q5+jA14XYeD/El643xS7c/M5zjH41sR+EdO0W3&#10;M2pXJLKNz4OP5Vz4PHVMJHlhUsux1Z7w3l2ayVStSvNK19U7FD40/tCftO/FXSJ/COreIdMi0q+G&#10;HWxg2krnpk8j8/xrjfCHw30vRYFtp5MvwZGTlnbvyfejx547spNTFtaP5UcQJBXvjrgUnhXxXFqz&#10;ILTzJR3cIwA/Eivr8LjcTicKnbT0t95+S43KMsyLM3GC9/zd7X7HTG0tYJvJhjMaAYJ+n9aragts&#10;IywVmyMZ/wAKuWdu11dBpR0PIzjPtWq+j2Tt++SVB/ACmcU3LVNidVTT1PP9a0W7mi83S9vmE5Jk&#10;A4/L8KyJ/Bvip5RLF5XXkqOT79K7yVJp7+4ttN+zpJbT+W4lUkEDucd/apNTutWsr+IabaWc0Tp8&#10;868FG9MZ/WuiE6i0SR5dV4du7b+Ry8XgfV30zN20gdhnzIx044xXU/s5/DzTfFHxRs9I1fVHmt7b&#10;M0kTIQHK9AfbpTrM+JWlE2o+IIBCx4gt4Ocdsk10fgXU28J+JYvEdjCjMgKuHULuBHPOPxrDFSqv&#10;DzjB+80zry6phVjqUql+VNXv2+TPr/w/N4j0eNbzw1CDJtAWP+8B/MV5D+0la+I9F+2eJPEumT2j&#10;XEe5VmXBJ9v0r6K+AdwviV9BvLjw9FeBEEr2ryBVmXrtPIxnPr7V8+f8FJPiVb694k/4RrSNKFlD&#10;C21rdGLBMHlQT1GcflXwEsDL6v7SUnfm0X5s/oDB42Cxap0oLWOsvLou/wCB8j6t8Qfi98K/ENv4&#10;8+GPiye0nzmSETHbIQe6k4r6+/Y0/wCCnHhf4rTw/Dj42axB4e19cRxTXOFhuGwBwxwFJ9Pyr5C8&#10;QeHb7WZogNNlZVQDzugHX8+tcz4w+DU95btqQgaKeIZiuo2AORnGa/RssqUXgaaq9vuP554qyn6x&#10;nFeeEVpczuuj/wAmftJDdG6tPtdpr6Sxkbg8ajDD6g1lajrF88jRQ3G7sW2d6/OT9k7/AIKe618D&#10;re2+FX7QOmTahp1sRFba5b5eSNOnzgn5wB3HIx3r9H/h14g8M/FHw1aeMPBmpW17p99CJIpraRWU&#10;g+4+tenKjG147dz4VynCbjNWa3T6GFc3Wu28wEAcd87c4pYB4iuW8yF1I45INehReBoXjZSAC2Du&#10;JxtrR0/wto9gwhhhz843EknNTPDd9AdeMVZHntlD4vm+ZYcjqAqY/wD1mtfS7PxVZYkdNsbE7kZP&#10;fFehTf2TaLtFuwCrzhRisTUtWddwSzJw3CjuDUvDun1MHWdSVjEj1K9glLj5ePQ1rWVrrUkP2p9g&#10;D/Nknnn2rNm8SzWxZBoqqTnaWPJqnL4o1qVNrMIwD8qdKmCjH4mW4yeljoLxr61jaQX8a8YXIwa5&#10;3WfGOo6fGyrcxyHIzt6j64rD1fV9a1CcQxyqoU/ORn8qhtdGnRi13ct833sH396mUrvQuNJR1Zdu&#10;vilq9vD+6jDYORhTnPFfOf7Zv7W/xI8BXFl4N8MWD7r+1Ml3PFksFLEbR6ZGfevouGws4SVjRTgc&#10;kjNUrzwtoV9e/a7nS7WSTbjzHiBJA7cj2qU5X95lWjHVbn5waj4s8T6xa/Z4fCLwRvw08keSMnnH&#10;HH/1qfo1h8OPDNlLqPiOS+MyKWE1vbtGytjjGDk1+k0Wh+FAm2TQLEhR0a2Ugn8RVK9+Gnwi1iHy&#10;tQ+HOkyEtyxskJz69KXs77SLdWXKtD5D0T4TfEa2/Zqb4q+JdSuILiSMtaafNCGLofu7iOVyuDkm&#10;vmzUdO1u6mnk+IzxW6ZJEcJVtw59/p+dfrfNb+Gp9Cbw7f6VayafLH5TWssY8tl/u46Y/wAK8f8A&#10;jD+wt+y18SNLln1LT20WQfMbvTrnZs/4C2V/StoU6Kle9jL2lTl0Py98WR+BYrP/AIovU5YbkPiR&#10;pZPkx6juDUHw98W+JfC98bm0js7yUn70yb2A46H35r3f44fsHfCbw3rBs/hR8W/7VlwPNtJrR98X&#10;OOcZyPcDt04rD8K/sifF/wAPFL/w1qVjDsPyvMCc8d1YdD3BrodSlGnZSvfuRBVZSTUbeh5l4q8Y&#10;abrcmdbedJGJ3QwwhU3fQe/rVu0hn0G1F9aeH5LiN04cJnafUnBxXstj8CPin4ggbVrqPRdRuLOc&#10;CS6tl3RqRyYzhBk9MjPrWr408A/HTxtpL+D5fCvhbRNP3AMbexWIjH+1Ixk/Ks41oKNr2G4TlJ6X&#10;+X/BPnDX7a7YLqt1r9tCyR5SIzbjk9hjPNY6a3El39um1PZKnIKduODjNfUHgn/gn7ot7OL3x94v&#10;a5jwCLfTV2g+xYg/5NdRrf7DnwpCLb+FvCMpI6vdXm5m/LApLH4anpe/ohrDVZ9LerPkv/hY14Jf&#10;NS5muyw53MdpGOmKW1vPFviZkj8NeELkXIfdutkZiT68D6d6+vfCv7DKW1yrW/hyHDHASKHe2M/S&#10;vYPBn7Dv9jWJ1CaAaHbKAZ5p5PMkbpnaFJA/Pv0pxxnO240389gdBR0cvuPgHxD8Kv2hbrR21/xF&#10;bSWVuoVf38oUux/2Sc5rH0r4P3txq9pp/iDU5pWuW/eLbRGVl46AA8nNfefxI+C3grWZB4f0S31D&#10;UI4iHLyO3mSOAegXoPbArb/Y/wD2X/Fuj+PLzx3428H2lhZKGXTrO7i3zJ6HJ6cDnuaili6lR2ik&#10;rdtiZ0IQjzS/E8Y8Kf8ABPH4Wab4UsNZ1u1vpL65iEj28+AVBAwCB0P412Xhn9ifwHpqR3en+AZJ&#10;CBw86Ag/pX2fqHw98N30puJ9Oj3jowq+9tY2dn9mt9pIXbkjHFTNV5ybcxwqUorSOp8s6B8AjocW&#10;3RfAUKFjywgyw/Hn9K7Pwf8ADnxVbS+ZP4UJHYOOF/D8q9yhAVdiyIpHUpzxVLX9ct9AtBOQCD1x&#10;yeaznCFOPNKTsbUJV8RUVOnG7fRHm+qfCtZ4pdT1q3JcIf3aIFGcVwt2NQ8NzSA6dGsAB2qijJ+p&#10;616P45+Pvg7TNNe1vHuPMlBCeVau4yOpOBwP8K8V8b/Eu0msHmsL0EEEj1Ax6dR/9avkc+xykkqE&#10;j9c4E4erxnN4ujbtdDfD/wAbJPhl4kuNV1nSbqTSrhsboIS+09zgA/nXcXf7aPwxuNAfUPCkpvZw&#10;pxBOChU46FTgjn2r5o1f4jeIdVtZIfteyFSQq+1cRDpet+JdVEOjWEstwzcrEvU9/pXPg8zxUMOq&#10;cVdnuZrwZg8XmUq+IklFdFp97PX/ABt+2P8AGDWFuLfSdUt7ASkrG0FsCYxnjvzwK2vAPxY8Z+J9&#10;Ohh074rPbayEy1lqkKssrexGOPpXh3iHw/4m+HOs2kPjvwbqckdwgeOK0QO0gJwAMZr6Y+Gfgjwv&#10;8dfDMGl65+z5q+kW+0LFrFyEtpFwD8w2tu9OxzkfWveyqGY1LyrXs/I+F4wjwxh6EKeBs5re17W9&#10;V1IdY8aeNNQ0waV8ffhhdTWsP7yHWtKHmLGT0bAIZazfBXxVvNY8Vt4I+DHxUuL57ePc1pqWnyEI&#10;o7GTA9vfmvZ/hF8AL34ZS3Ec3xB1PV9Ol+W30/UyHEQ/3iMmvRdM8DeEtEla/sfDdlbTSj5pYLdV&#10;Zueegr3owS0PzZzTd/8Ah/vTX4nzn8UfhP8AtE/Gzw2/hDxXfaNBazNiW4gt3aTbntuGAfxzW78M&#10;P2VPAHw20DTtKurTUb2e0+dpJLuTa79SSu7GM+2K95vGhtUPlLjb1JrE1DxDZD91DE80nUMg4HtW&#10;E3KCte1y4uE2rq/qZE8NmsWYbGSCRQFRohg/5/nVc+NNS0GbZdQtLEB8xX735VZuYtbvZw7OsETE&#10;FVByfzq7p+jWtvxcx+c+RuZhmsowrSemhrKcFHUyJfifaau4t7Cwm3kdZVK8/jStOdQTbqgZR3WI&#10;YBrV1XRNM1L5Bb7GxkOgwRWWNO1jS4t8Mn2mMfwsMN+dW4VPtO/y0IvBr3dyWPUNMsFCQWJyP4mT&#10;k1aXxMduY7cAAdMc1l2viTR7iQ2N6xhnP/LKXjP0q0rLLFvRsBmyoBqotrZmeieqJj4hgnRk8ts5&#10;61CniSyhcCS0fgdhUSWupQvuikHJzwKntrGS4YyyHGFwSR3/ABpXqOVgailqMn8Y6fuECBsgdADz&#10;TI/FayIsQidG6sdnQen8qsy6VCE/drtbBy2M/rUltZ2cakyYwoweOa3UKr3Zlz01qkVZvF1hCRG0&#10;MnJJyQe9Zs/imIyOVRyD1BU8VoX1laTS+apVgT8qkfnVMeRaj5UQ54IJ6DNRKnVT1ZUZQZmt4vUM&#10;R5Z6/wDPM0VuAaYQCZI+n9+iqtLuPmj2M348eD/2atU8A3fiL9ozwl4cudDtU826v9dtY9sPOB++&#10;IBQ5PGCDk8V+R3xB8Y+B/GX7TZs/2EtG1Pwl4fjmCm+sL+8K3GOXnKSMWjjA4CnqBk4zgdfN8DfA&#10;/wAVL19B1f4w+LdXjSXd5d3rD3EbjPXdtZCec/ez1xnmu28O6N8P/hA154e8L+EQLSIoss1pcLEk&#10;zYBKzSkkggngEtjOMCvuKWA9jO9aorLtqeVzxbtBHtHwet/EF7fwajL4hu7q3jUR3VzcqFa4cAbm&#10;2jIBYgnjpXrlhqOgwXSLMPmbhEc8k/hXzvq/xHvZfDtidMgvNKR7JnEelv58bZIxtIK7pByecjk/&#10;WrHwc8a6Q1nJc6r4o1CWc3JWE+JrpUIxn5QN3Y5znmu7F5ph2uWC021IjSlu2fWXhyfS7tZAkex+&#10;mWUED05rS1eO4ezETXKgog2lx27dPwrynw203iLSUW8vpocZMUlq6lWVhjPzAgjHIrY0TSofDNvJ&#10;b2Oo3k/mMC32i4ZxwP4V4UfgK+Bx1SLrSVj0qUVyJpmR428JeGp3uJ7yQyGaTfIBOwjY9zt6A1Wt&#10;L/SvsCRJMgWNdoSOT7oA/LpVbxlrLxE281rO7LzumIIPsQcVxWr6nrX2QzWMQhyvJSMYxn/PavOp&#10;w5XdLU6Lyas2b3iPUdNS4Jt9WyqnL5+6Pz4rKutUsUQraSLErJnMe07veuJvIfEsk4s7qQDf82C2&#10;79AcV1HhzwtJf2a29/hsLjbI+xTx7HI/z1r6OjOo4rQ8xtJmTJqs19eSad/Z4uM5DOBuCn/gPQ1r&#10;af4Uv2sFuHWUBxhFGAEHpznPX60mr+LvAXwruYtO8U+OtO0uSU71tr+7SJpATgEAkFvrg0+2/aK8&#10;Falp+ot4O8R6V4lubO1ea20DSr2P7RcMqnCYJzzx0UgZ7110ua+pd1a6RbtPDriTqqALnJi+YdPX&#10;mi88D2F7ZMb62aVXUfuzGDgjuc5ryDwp+1rqfi7xVE9rqvgjSLdo1OvWvie0ktJ7B/8AnhG8l2hu&#10;XGDlxEiDGT1C19B/AbSbn9oOy1DxT4B0rUJNKsLwQT63DE6WUkhByI3cbXxjr0PYmvQw9dxnyinF&#10;21PLPFf7N/gTxhay22reH1ZZeQGQBQeoYAcfhxXi/if9gvRLbUnv/DGoy2kiNmH7NM6MD7YLYP8A&#10;kV99Xnwy8IaBaONX8YRTXKthoLTEjjHqVGB+NZd94h+G/h+H7ToXge4v5yNjTarcogU+oRM5Hfkq&#10;eMYFeryQrK01f1Rjfk1R8KaXpH7ffwVhuR8PtTvvE+mrjbZaiGuniwOCu4hh9ARn0ruP2fv+Cr3j&#10;7R9ZtvA/7QXw5s4IpLr7NJqVpvgktiGCsXikJDbc88r+Ne1/Gn9p7Vvh34Qu/EOq6gmm6dBhbiDR&#10;bFfMKsQuRk7iORk7uhNeLWHhP9n79onT7nVPDFmb7zgTcaidIlRGkYcq0ske1pBkZAJIBHIrzsTk&#10;OV4h/u/ck+v/AADWni60fi1R+gXw9+OH7GWstFpFr+0T4c1zVZjmHTdG1COZ5DjlBg9e3Br0GDxl&#10;odlE03hbwXbbUHyXF6dzL+C/41+Mvjn9inWvAetJ42+FHiJLNtPmWeJZpCwR1IYEbsnqD1z9K7nw&#10;h/wVC/a2+Bl15HxZ0/QvENnO2xJAi20zDOSE8navpndGfrXiYrI8dgo81ueK6/1/wDohiYVdE7M/&#10;VDU/iP8AEW+hMNnr406EJiWKwiCCQenIJzxngiuZuru9MwutQ1C6utx5NxKzkEn1OcV5V+zb+1ef&#10;j74Bi8d2Xh77JBNIUkt1u0maI4z85QYU4I4POOoFeqQalpepRKrXkZ/vqzY259q8eM03y7NHTGDU&#10;dUOsrry7jc0Dn1zIP0qy+sMrBZpXABOFc81EtvpUSmSK4AcngqMEdfWozJprsXEnzrySec/TNNjS&#10;XY0bJhKxuI7hmXPOQeB+FbUOpJGoQgbRwF28muMk12PTpS8VxlC3RV5H5Ult4zuZ5ysch+Q/JlTm&#10;qhNLQl09TvGuYJVKBBv28b+tQTandSBAS7DoCp6VgWmqXF0Vd5yGcg7Af1rRjur2JyZ7Rgnfvx+F&#10;bq6jcmNO8rFk3kETM0UbMpbqw5FQ32q6Na2MkSyklucFTlfb/Jp15rFtDbPsiYMAMOMdcdODXFeI&#10;72S4DnecsDkhcD9K+bzjOKeFhybn6bwhwhVx9q7vFJnA/Evxjp2mx3ESTYZc4APJr5h8ZeILjU9V&#10;eG2O7Jzwc4r0D9oC9vLTUmggk/1nLHdnk5zVL4C/DvT/ABrrsc2qnGThie3HevzPXEV3K5/SFOlT&#10;y/ARbfRHGad4O1C5t/tcsLbcct0rg/iJ4ig024lt4iS6fe9uf8+9fQHx71PT/hhM2iaTsAIyCD0H&#10;4V8m+LtS0HU9fMurXjlpWLLHtIB/KvXy7AxxFXkl0OLN84lluXKtsnt8zkPHNjrfxHuF0661iZra&#10;M7mhiG1B+Pr74q54O+GVt4Vie20/ULiGOddtxHDcuBIPQ845rctNe0RFK2FnOFHHmSRhF/U5NQaj&#10;calcArZs0YcEB1PI/LBr7Knz0qSowdon4xjcVhauMeKceaffdr07fIt23haCwgdtNlWOUABBI5O/&#10;/CsObwfc3lxLNezJJK7AlsAgegH+e1WP+Ebur9WSSa7EbLy63B3DHsTgU6PQbeC982G2y4AKkybs&#10;eh6+3at4QtszycVmKqtcyKo+H4Wc5h3M7gspAIOB/n/Jr134DeD30jxBbTOZQ552kcYxWR4Jt5Hg&#10;a61Gy2/ZgAm8/ebscema7PwBrD2/iWK5kh3N5h/HPFeJmOYWk6K+Z9hwxksq6WMbsunmfSv7Tvia&#10;38PfALw7pa3GLi4jZruVn42EYUY6dc9u9eQ/s4eIbbQ9ajFtqWUlky4WbIb6jNdj+1jo8mvfDvSI&#10;rRGklFiu9EbPOc8fhivCPhra6lpetw28NtKsocYO015OKxMqkJQ8kvwPssJl6lGnUbejk/vZ9heO&#10;vFk39jotq3DY5Xj/AD2rnVvmutGaIjG5cMPUf5zTLPSdavPCkTXsJY4B3BCc8f8A66zPGHiHTvCP&#10;hOSVpgsrr8q7xkccmvk8Php1arUtz7OeJo0cCmzyD4pT2vg/UprkyFCy4XPG7rj+teb/AA68RaZ4&#10;lk1iKz1iOO6eWJY7e4yGkG8k7SFIB4HXHfnPFdr4mmi8fuYriCOcFukqbgR+P+ea41vgX4d0nbP4&#10;alu9LnR8iWKUSIT2yrc5z6MAM9DX6BkmAWFpPn3PyzP+J6WMxMYw2W7PqHw/pw0rSLQ6zYziZrKN&#10;pXZcAsVBz6EVjeJPhp4L8S3bSRaZHDLIM+bbfJkn1xxj8M5rwWy8T/tA+C711stZm1O0xuMltcls&#10;jrhkkAJOOyhh716n8L/2l/AfiWEWvijTW0jUYAq3KS5jaRjwW2nG3ntgY4r35cp8rUbl78JKXp/k&#10;Vde/Z48T2Ky3Hhi9W8ROfKZMFR6bu5/AVyN9peraA3la1pk0UhP3WQ4yPfFfU+j3HhbV9Px4fvoy&#10;oO4CXgvnjg9Dnp2qfxD4G0+5sEj8ZaK32d13QGeA4K46qT976iqcJJXTOCdWLfvHyfI9vdMsv3Tj&#10;AAXpx0rS0vR9OmxeOocr93zSR+leueIfgV4W1iSWPwmslo4xsckspPfhq4vxJ8BfiFpe6SMCZNuN&#10;9r1/Lt0qI88+hy1K6itzmRDBeai0VtaRhQCD1wTXSeE9InuH+zrDHCCvUDr7f/rrP0LwnNoBEF7J&#10;csd/IlJ3D1yW5ruPD8VtMfnhfaB8m8n+ddkYXVmeY67U7l3wzpFh4ele6muS8kyBUUEYxnJGK6KT&#10;4aWviEJd6dKsM2d21h8pPp0rOuNNsnWE28DCUo2WQZFdP4T19tL2213A5X/noF7e9fE8SYCrOvz0&#10;1pbofr3A+bUqeBVKcrSu2vM3Phx4T1fwHePrF5pN7ckWzqps9sqFiRt4GNoxnPJ57CuZ8fR6/qV9&#10;Jqt94dlYsv8ArZV4GO3Pt/KvV/B+s2d84TTrtC+04XzMHpnv9K474y65dX1tPHLes/2cAYaXIU98&#10;Yr5WrCuqCu9uh+gUq1OeJcnFXfW72PlD4nWVh4euLm7Ey/aLiQkRo33QT09K1NE8ArcxozRmYMMF&#10;AgNcr4+jv9c8cwaNpsT3M8tyuYovmO3dyfYAc19N/Dr4Z6hp1ks97apLOwAclcKn0zye1fZ8LLEe&#10;wk59bH5n4jxwv1mlGNm0nf8AA8Q8c/s/6xBoFx4g8Aane6ZdIjPcWFuHeO8Uc+U0YHzbsYxyDk5B&#10;rb+GHhf4m6h4d+02vwUh0a/dfmnnvja2z5A5aIBmDf8AAT9RX0A/hyNVKXTYPZPKKkfQn+lW9Mtd&#10;DhdxaTsvy8Qy9FPfBPJNfbe2lOj7Oep+SRwVKhiFWpvlflY+ffCv7Ol5/wAJHf6r8bPGNn4hS9kL&#10;RaRJpSvb2rHAxG8u5+ABjGz1xXQS/s8eB7PV7fUfBnw08H3Ean98NXsW8xOc5jkUnYeP7pzntXef&#10;EvSon0o3YuRH5bcyOwUYz2OazPBd/po0rybjxHYbkZiBHeoePQ88V4lem3X5Yu35H1WHrSWF55Rb&#10;K/wP/Zd8KfDnx9qXj6z1V7OHUYRGPD+jtJHaRNnJmO92Jc/7IQAcba9jbQYYyPs+sXqZ6D7YxPPu&#10;ScVxFj4t0CwaOK58TWkQYYRmuVA/nzWZ4u/aP8E+CbgQ6j4kSXdnYIoyc/TOPWuerh471En8kelg&#10;8djaj5MO5Ly1Oz1jwvbGUtdavfSDncGn6+vOB6iua1b4QeBfEVwJtStLi9RTg29zfyFHHHBUEA//&#10;AF+awrH9orw9rMI1K38Pa/JE2SZhp5MYB+hP51v+HPi/8NtSVP8AieziVufsxiAcn0wfTmsI4ChK&#10;XNyL5o66maZpGLjKpL7z1vTPDOhaJ8PbK00nS7S3jitwsKJGAFwTgDArFe1HnnzL1VI6sp+97HB4&#10;P61LZeLvDWpaT9lsdetk8tceXdXAjYcZ+6x5/wA81xXiD4mfD/Q3kN74xsQkJ+cxXIkwB3yua9ys&#10;4QhFM+Vw1GvWqz0bbfZ3Or1fVL+GLbZywSIDyCT24Hao9P1S4vWSWKIKV6r2ryzVv2tv2f8AS38k&#10;eOLSSUf6xoRyD6HOKseF/wBoj4S+I76G2sPiJZzPIxCxEsjdeM5GM9K51OnzJ3O2WXYyNJ/u3b0Z&#10;7L4oudduPC1xZ+HXAu5Igq5kCEeuDg+vt9RXyx8Y/hv8WW8QwXfirQbmbRg2ZotOlBkk6EknkEn/&#10;ACK+kIvGegrbNLHr1lIsSbmC3SnA7HIJ4rhviR+0D8K7LTLjSdT1O3vXZf8Aj3JyhPUZYggfz/Wu&#10;2ryS1bPLwM8Vh5OEIXTeumpyHwZ8Y/A/w1eRaYukSQ3KZeO3kiZZYmAzzGQQx9yx6dBXuVj4n0Dx&#10;JpK6npF6vktwCwICkdsY6/Svgjxnq0Wv+Kxq3hGe7vpYSGmigt2YRqGBzuHPcjt2r234afHPR9M1&#10;B4NW8QSzWs0S7LcltsDHkja33eeDgdq54y8tzvzDA+3i6i+JdP8AgHvdxqck0ZO8MijAPv8AhWVc&#10;6r5riNrZmAyMq3+f1rD0/wAS+H/ERjltPFkEyyZKW/nqrY/658MPxFa1xFaS23lRykhScEDaPzpO&#10;U4y0PAdJx0ZLd3nl2pkgmUsTj5RnB9DWTqPmSzN5TiPcPXqKrX1nclT5KkgkFSjZz05xVdJb2OE+&#10;bGMAZYdc8j9aftdCKkW1oRPpdwZWRriRVzksQOvpVmyhMcYaK98xiOcDgfrTU102CDz4XlHOREOa&#10;vabc2dym+2tyFZcybzjHvgVrTnBuxzPmRd0lA6ERoSTjAPGa6CxsZpow0keDj5tw4/zxWbpSRySq&#10;8VjLgDgovyn3zW39qvrOcsYSm0Y2FgQCO3HNbLSzLjU0J4dEtvKaMXAyF65HH61asvD8TwhbMMzE&#10;fdxwfc1Daamk1wPPAiQDgxJtyMdP6fjWvbeIbW0kdI7qNURBhp1wSPUe/wCFUpwerdjGdSburFM+&#10;H9SACqjcLgiMD0/z+VV5NAupyZng+TOPLYdPfIqt8VfFvilfh/q9p8M9etoNelsJG0meSFJFSYAl&#10;QysCCCcDkHqa+Xvht+2b+1N4r8CQa0PC/hTxncozLfaD4ZS8i1y3lWQoVkgijmVBkH94yohA4PBp&#10;29pdwOWWJdN2ke9fFrxn4S+Cfg6Xx98QdWkg06KVIma2tmmcSOcIuFHGSMZOAO5FVPCHj3w/490G&#10;TWbbSNTtolI8sXkCqZlIzvQozI6H+8GIP515r4j+L+ny6RcxfHf4Y/EbwU9xbsbi81Dwd9u0+AFc&#10;FvNjWdDj/ppHtHcEcV5lo/w//Z202PS779nj9sy2F1DctJF4Z8V6k0ljqkp3fu5LSIQtFkngLGeO&#10;id60SrSg1JWfnqiPbqFRSjqvI9S8cfH3wjF4jsfCPw6+MlhHqiyyi50zSPDcuv3EgT76+XaFmgK4&#10;Jyw6Z44rW8T/ABS8UeDr0TfFP4aa/YeGy+2LxTZW6Too/wCes8Mbedbxkc5ZOO4HSub8S3/wg+IG&#10;r6Z8L/2nPhhP4E8XSKV8N+JLK+CQO+eHsr1NrRtuOfJkUYOAQxIz7Z8JfB/xH+HfhS60z4o/F9fF&#10;UEGWtNUvdOW3nSD+7PIJGExAPL4XPpXnYjBxcPf1XY+my/OqvtPd37ni/gfxj8TrDxZq/ia41HUf&#10;Fnha/uM+GdW8G3drdwW1v2SWAss3mep+f2A5q94n+MP7Wdh4lhT4R/Cx/EWleUZNRXXdIOmuijBA&#10;jeWVfMZsEYEY5A+bnFex+Cfh58ONEubvxD4D8M+HrNr+UPfX2iWEMRuWBJBd4h85yT1yeT61ueJP&#10;E3w7+Hmnx6l458TaRpEVwxW3l1TUorfzmxkqvmMN5xzgZx6Vw/2dQ5rqH6fkfQriTHL3fbO/nr+Z&#10;84ab+0hpHxTM+mat4x0PwvrEB2X+ha/MbKeBu64lIDnn+EmvSviB4kk0T4R6T4aa4jt4HKRzyo4V&#10;WViMvknGOc59KxtT8cfB7xF44m8XfBH4OaL401G9eGPUfE+l6vpReJgojRCxmM5dVGQgjxheDkAU&#10;/wDai1zS/Ddto2la5oE11BGmLuwtbhI5CmMNtLgrkZyAcA4xkV87mmCoUEpU9OZpO79D6/Is2x+O&#10;v7b3uRNqy1ul27k7fCXwpq2i4h04z21xERHcA7gxIyCG6Z9Oa8Q8S6Bplu0ul3ZuriCG4aK5TTJi&#10;JmAJVghQg7uOgPUU/wCF3w++C/wv+J9n43/Z38T6lYtPCYtR0jxPo8N3EsRHIhuGl863fccsqEq+&#10;Bk/KBXX+ONPg1e8vNX09be3mmDTH7LHsTdnllBJwc89TzRns8FF0nh5KTi1suhhwhRz1xxEcbBwh&#10;UT0k9b97eZxnhLxh4x0S1lh+HXiGDx1pNj8t5pGouLbXdPwQCrI+0SYz/Gqk9ia838dC8+I/i6+l&#10;+Hnijzb7ULhJH0jVbi50/VtLC43xwA4jK46E8Zbq2a9Q0r4UfBP4m+NP+Fi634u1PxRrkapG51CQ&#10;WRiCsTtKWkUAdSeu7eDgDNet2Wh2epMn2yBfvYTC85zxgmvsaOJoVKcZ09br+v60PyrFYTF0K0qO&#10;IvHlez3+V/1ujxzw3b/GOW90/R7LwIbHR7ZMXt3ruqxy3EigY+Tymfc3TliO/GeK9Gi061gXbcx+&#10;UT8uSpxz3zXbP4Jgjs/Ntbo+YMkAHjH+NQGz1CNCt7aM6dlZev1FCoubu7IuGJdPRNv1MA2Vpp9i&#10;1yzJIoQlCvJxjrzV34bppl2stpf2Vvcx7FAiuINw74PFQ6po0l67wW8Els2cYjxtBHsTj8q5W08N&#10;/FTw5qDXWhyiWMgqyqQQQM87c5B+hrwc6wDrckqb2ufe8IZnSwzqQq6c1tex03imz8Pw8RaFaRFV&#10;wQkAHOevp04rgPE93bWjSC1tIgGOQyqOtdBJbeP/ABCZI7gWQkC8LM5VkPXDADOaq3fwd8V6sPKv&#10;tbt7YkfMYkMmD+IB/WvlZZPWnJvlX3n6dT4hyunBXqX+88z1jxbqCx3EI4UQsVz+Xf615n4s8XyS&#10;7rCy824kYn9xEpZy3HIA7cV9GJ+y3olwWn8QapfXe0bjFuESNjk8Lz+ta3hv4KeFtHMiaL4XgsvR&#10;khUn6luT+telhco9k1znj4/irCtNUVf8D5Q+EnwW8U+I9WuNc17TSgVQIoJlAA5756161pvwcvre&#10;2864sI1CLnag6/TH417lYeFtO0eOYTRJuIAVmC5Pt1qG58P6e7/bVQhsbcR559AQBjt6V9RThy0k&#10;r/I/JszqxxOMlUnq2eA67orQaxDoNs4tlNsXEiwGRlkzgBvQEdM+hpdX8B+P7jR2k0fV47i8B3TI&#10;9mYgV9VbsfY+le2poukpdtd6bpcfnMf3khXcfQA96gvdEvJg5vSFV25QShW/WnzRikeNOk23rufP&#10;d18LfGMFwksOovFAeWVYkJLnr8zZ9ak1Hw/e2stnpbSFHmZleSSInbjGCR9e9fQ9hpOmT262yxx4&#10;jbmUHduP1/DNE3hvwrfXrObJWlC7TLOBggZ6Z4qlXm3rsc/1Ts/vPnqbwN4ktNOlksNctJ7w/Nbx&#10;PbMoYZ9evanW3hTxZqkVvv197NpABNHHboSzexYHofTFen+K9JiXxf8A2Jok12LI2hF2+nSoDbOT&#10;1y2P4ew9uKrQfDy5uNQ03TtA8SXqyxXqM8txtYyoGBKtgnkjjcBj+VTOtaPNJpdTbD4SdbEKnBNt&#10;u2jPpPwpr0fwf+DtpqCahK13FZQx2zlgC8mMZOP6V8p/Fi61HxxrE+qX96txM87vIytk+pJr6T+K&#10;PhmPWfDVposwaSCKEEqGK8/gc14L4i0jw34Kjukh0wBpYvlKuSVOe+fxr4+pWhOM1Ld7H7ZhqWJj&#10;Vo+zei37vSyXoeTeIZ9TgsTaaHYpcTxueN+AoyenHNcbrq/ESSAiVYYAcB94O7BrrLhNZutRm+w5&#10;VJGOCDwM1JH4avIUZJrlnY/fL9CPQj8a9PA5o8PRjCpFOx4ud8K/WcXUrwqtc2qX/BPKPEvgGG50&#10;l7TXNRjZZ8EgPtYe4/z3r0z/AIJzft4D9jrx1L8LviRJcy+D9RvBmZiXbT5Cf9YFHVDwWA+ozk1x&#10;XxAXwfoutGzkBEhTLES8Ennpn+VeUfFIaXLaxTR22Z2kwlwGxlR2I/Kvs8uxEasV2kfk3EWXtUpO&#10;TSnT67trsf0FaH458Pa/4ag1vQNQiu7e8hWS3kiIxIjDII/Dmq8ni9FUxqrISf4jzXxx/wAEz9b1&#10;jT/2UPDdpZaxPfxsjkrNIH8n94R5a46BemM8YP0H0Zb3Ouak48+P5WIORkH6c1dWs41HBdD5SlQU&#10;4Js6ubxTLGpSR9wYZPHQetU31m5vPlinCjaMMx5NVo9MmMa8uwU42FTzWhBaQIeI1BA+7txj3qee&#10;Te5o404IpCG8S4ZmbeD1JPBqRrqCJds0ILHoUFXmt8S7lt2I78EAHH8qCyxY823BBOSqrnFFnchz&#10;TVjKudMsphlY3D8dR/n0p9tax28WJV4PTfzt/GtKSaCVsQt5Y427xjn8KZtYP5EtvEzE5DA/yolD&#10;qT7TUq2+mWjKZDGfl6MWwM1maxqPhDSJA+paxZ2+44VZ7lVJ+mTn8q6Ga4to4fssoDIeDEwGD+fW&#10;mpFp1pGY7bR4F3L8wWIKelHs1Yz9pJs8+t/H1vrepvpHhLw5cyFG+e6vlaKDHqpAO4VFrl94+iv2&#10;06C1uIdygrLaaWwjPt5jBgT7DHSvSYrWJwHktI4gQcbV5NOkEeo7dlu3H3ywOBipcVYv2h5Ba+C/&#10;FWpaq15f391JHIFXyJpJCox7NhevY+1XdZ+FGtTQGOx1I2UG3ErtGiDHQ9D0xXqX9n6cgyJPnB+b&#10;KDJ9qS48O2WpIY71VdDxtLkAVPsI2BVpXvsfPOseEvhx4WjkMcl1rWoH7kdoAE3cgZPpn09K8/i/&#10;Zy/aJ+P92lj4gktvC+hRvwyEiWRevyoP/QmweO4r7Dg8D+HYWCWOgWntiMc/j3NSwaAIZC9uroH4&#10;yWxn6Z7UQocjvuVPENo+d/EvwB1fw14Dsfg18JvDssltbuz3d/NNlp5CeWLH1OSTTNC/YeTRraHU&#10;fFOuW6zkbnLTOVXvjrz/AFr6Mi03UbRmjjnGGA+Zlz/LpRew36xBLqOCdSMlcZPWiWHhJuUtSYYm&#10;cUorb8TzDRPht8OvDti1lFfy3jjAC2VqR+R571csPAVk139o0HwNIh6edqlwX+vycD9K7+yikXaF&#10;sfKVW4wuR/8AXq48kKx8vlvfirjRje2wVKslrucpZ+DddsYfMu79ePuQW4CKOemAKZqfgq9110Gs&#10;6zI0f8NtExUY712HkzXOBGwyOuD0qFQRcmKSyfKD/XZ6VTw6T02M415NamLofhPR/C+Dp+iqGAIZ&#10;2wSf8Kg8ffGP4dfCjRF8Q/EDXbTSbJpBEk91IFUuR0B9a6G61CKztWe6udqhfmlkwqqPcmvJvi3D&#10;+zF8fdF/4VV42+Ieh3huJ1kjs7HX7cXAcE8AKxYZ74GSPSrVNRaS2IcuZ3Z6L4W8f+FvHWiWvibw&#10;xqcd9Y3iCS1uoDujkQ8hge496tXt3DKhEgCRqMly3b1NfL3xp+JXxE+BvxH034Z3Hi21+HPgBbSO&#10;HQ/Etp4YS/jdgADHM8jhYQOn3cepHWm/A/4vftA/EL9oyf4Y+F/ib4Y8d+EdKto7nV/FtlpRiADj&#10;IhRopDGZSc9AQArHPFaexlJe6KK6rY7Oz/bC0Hxh4l1nwP8ABvwLrfii+0bck88EMcNqknIG6R3B&#10;25B5A7cVmJ8Qvij4kKD4g+DpNGnjbi3s7wTREf7TbQSevtzUnxx+CfhH4B6vc/HX4f8Axfsfh/Nf&#10;TRx6hZ6jam4sdRkySB5aHep+9ygOBk8AUaV4m8T6jBHceI00+ZpIxJ9p02QtDMOCGQnnBB7189n9&#10;WeHwiS2e5+g+H2FoYvNXOST5VoM8YNoR8Om5MG6UjGGHOe9fMfxM/tqw1N5kykEjHaF7V7F8TvFp&#10;j1M2ludqAniuJ8aW6a9oBDKCy8llHIr85jL2tVzSP6Ww1COFw6dviOD8I+Etd8d6gml+G4Ipp3XP&#10;lTuVUngckV9c/s6fBG78H+E45PHui6adV8wnZpyHy0UfdGSck46muH/Yz+F1nA8niDVoPnkbEJI5&#10;x2r6fjg07T7bznv4kDDAUsO1foGS4GFKgpyW5+BeIufVp5lLC0pNRjvbqzPfTNBd0+0aHBJLEcxv&#10;LArFfocVPNqTxndHCqoAc+lVdQurh5W/smza4GOWOQmfXNUksL+8Pk6lclUJ+dYmwAc+te1KXRI/&#10;Lfj1ky/P4mjs4y7Yc9lQZY/hWZN4n1vUEZbS28kYyXlPP4CporHSdMkMcBVSBkOx/rVG61LTY5A0&#10;95GrseqScn9acudx1dhRUU9Fchhk1C6nZtXv2l5JAYYB+vrVn7cbVQEjxngbF61TXXNBaVo5Lxw4&#10;OCFBPH4CrP8AaNo8ai1tJZFPfy+Af6VnGMUtypLo0L/a2pqPMRVQY5JXJP4Utvfao826RlK4yFxQ&#10;sOp3eFj0dmXP8Tjp9KR/D/iO8i3BEtlZsA5OT0q/3q+G5F4rsXZtXnMeXtNrY4BOfxqnLf6g0ZaR&#10;NoY8AN71FP4b8T2KAvqm8+m2obnQIZYxPqd7dn5vmVGIH14qZTr7NGcVTvuRXdpp2ouBq8aNgcEj&#10;kH69qoXl1caKA2h30NwqjLR3DfMB6A//AFqHtbOORfsGZBg7lkBOfxrV0/TZoU2zaTHIjHO9QAwH&#10;ofpU01Ob0KbUdzDs/i9aTXIs9SsJ4JmO0RzRlNxx2JGDWp/wmV5Fbsx0p/vZGcACrmqaSmoxfZrq&#10;xRo2OT5nPB9P/rVi3nhm78PxvdafrK7dob7HeSFgenCnqP8APStFGrG92TzQl0JJPFmvXU21Yol7&#10;tuIJx74ph1bXL4KlzfxQr0LRDqPxrFXxbZ3NwdPl0eWyl3YMl3gRt7q2cH/9VWZvDstwv22a+aZG&#10;A2xwvhaUfe2dy2rbpI200Wz8oGTXzcykgrFA47+uKdL4Uv70+WIhbpg/MxyzHH14rO0W2ubRNtrB&#10;5ZVT948k/WtRdU8RRRiUnodoDLnGfSuiKitZIyej0ZWPw3ION7HHfzP/AK9FTf8ACRa5/wA/IHsE&#10;6UVpzYf+UP3nc/OnwH4Km0uztdU8QX9zDeQHKW0V6vlMnbd5caFvXDFs+vOK1f7Wa8lFzP8ACaC4&#10;nLESuwjUgZwDvZRu47DP411ugeBbmOUXGozI0HVYyACffnOa1prbw/pKrIlkXIBysVqzyZ9Aqgsf&#10;wFfX1Y1pw7HmRcYvuW/BskE8IiGktvYcA4KL+g6Vp2/ww8J3t99obTbBmkky0E0ZZGJ64TG38ceh&#10;rxzxd+1nbfC7xTDo1/4B1OB538t73V4WtoAAfvAhXcgf7oq1e/tCa/c6tabvi9p9gbhg8Vvp2grK&#10;pQ8De7O2F/2vlz6enlTfKuWW5vFNv1Pqzw74MtPLRL13BQDEUUhEY9selab25t5hCJRJnosZC4/n&#10;mvNLL4oeItD8Hx6hZWNreXLKpDXcpjjkJ/i6sfwzz6ism/8A2hotd0ltJ8XeJ4fBWsBspJuVUlGT&#10;gq0nDL0zgg+9ebXhFy0jqdNJNxev9eh3fxAutB020a+1y7gsosf668lVBnH95se/5V5qfHfhq80j&#10;Utc0qO8vbaxs2nlMelXGHUA4MbNGFfOONpOa0vC/j7xD8XYR4X8VfCfUPEsUxNta+J9K0hTYzRfx&#10;ObmQqiLxnKsQzLgZIFXfBPwyi+CmuX9v4/8Aidp8HgcJus7GefzJ4pD/AAAkBFXPq/PpkZp4XDT5&#10;05KyCU4cri/iPJPhv8RNT+NtrLq3gifRNFmMrCK1vw9zdqqtj97EjRbCe2GYYP5ZnxW1747eCrmy&#10;8I6hbaXry+IrhLaKw0Fp7DU3XqWj2yyuUIByy4Iz+Ne+fEDxf+yhovhK78a3/wAPvDmsWFtbmR7/&#10;AFWxhuUYqOSAqMXz2+bv61578GfjNr/xE0+bxr8EtE8L+BNKN08Kw6Ho6R30gHR5HhKBCT03eYeO&#10;te66cI2s9zgV37zjZeZ5/qvwL+NH7JFxc/FL4aCLVtOv7iIavpesuLieFFz9yYMHIXcQRzgHdyBm&#10;vSPCnhX4IftLeLPDnjPxL8SLbUZdCvIrs6f4b8KzQ3LOoyIZdSkmdREDxtSLB/vA4rX1j4R+OvFV&#10;vJc3nxX1I+buLR3On2MsbZ67g9uSynuM4PfOa8o+KXxb/aZ/ZlktZtQ1zRfFOhzzCCMtZi2mizkh&#10;QsbAdM8gEe1dcKEYR5pK66kQ9pKVk/e/P71+p9g+KIfA2t2Zt4/hj4YeABhG+p6XHeSID3zKpTJ6&#10;525HY96wJviFpeuWIs9L8d2t9aaSv2c6dYagskVmRx5YiRtsWP7oArw+Twh8atQg034z/C3xVrHn&#10;6jAtxe+Fte1JntWRxnYqhVERAIC4GcHk5yThat8B/iL4h8dQ+PPBOhDwFq5Ytqd8mprcRXYA5QwR&#10;KofcepZlPqD1rVKF04xKXupu/wDw/mdPP+2LpN3d3Fh4C8D3euOuqtpwsk1CCK9lmU4Zo7bLOY1P&#10;JdwgABJwOaxvjFe/EnUPF9ve6J4/sLSF9KL3Hg+6kmjuQw5eXzNOlWaXAwu1GZMg8HNdZpv7Nvw5&#10;1IDXfiLotjqevSMTc6rpto2nlhgDb+5k3YA9WOe/pXR+H/hn8NPAkks/hLwnYWc9wMXF3HGXnkHY&#10;NK5LsPqa9CnQm42b0IdSPRa/1/Wx86tY/E+405YtN8K2fii5knDjT/Eeha2hjB4JE+ozeWgAJxjk&#10;9w3StbS/2atd8D+I5fEPwr8Zy+GIdQi3anpFvbLc2plx95FcgIRk4JBx6Y4r3y70mCYeXH8vzZyH&#10;z1rGvIZJZPs252U8blXdXRDCqL11J9o2fPHxh+K1l8NfDZtPEGoajNBFmG61CVEeedif7saIq+nA&#10;A6fWuT/Yy/ZO1b9vH4gTfELxn4hs7PwnoV0I5dLW4/0qVPvbEReVBH3pCQOw6YHq/wAavAvhe6sJ&#10;ZtYtMPJkGJl3JKc5OQfWvm7w+ZLT4lf8Ib+z9YeJI/FDXJigGiXTRIHz6AFiB7YA/OsM8oVngk6c&#10;1GPVPqzShyyq67/kfsV4T+G3gj4ceDbXwx4H8Ow6XpthDst7WyiIKgDtwWZj1JOSTyc1LNommSKZ&#10;209mBGV3rhh784P515h+yDpX7U+i+CIrj9pDxZbTTtEFtNONrG9wgx96WdD83+6QT6nOa9dN1cXA&#10;8pQw3Hnd1H51+fSpq+u56cZWVk9Dl5bHW7RXTT7lmBJO1yBtOPWsd9au45jDdRzoxHzSKpZc+nX/&#10;ABrtrrTonJ8/gscdajj8KabOhaaUSZGBHIMj6kY9a5KlOfN7p0RqRtqcXb6RqOqTC7TWWeNgf3BR&#10;QAfw5rb8PWZsJR/aoEqAFgFTnHp1rWk+HdmGDWdw0T4+UI/A98UyDSdb0gF44o541+8wHI9vWs1S&#10;qxfM0VKpB6Jr06m1bXuj5SOC0k4HBT1q5c3MmUMb/IRhtwzWVZa9pceIp0EEmefMXj86peOPiD4O&#10;+HPhy58Y+OvEdtp2m2i7p7ueQBF7AcdTyAAOTnFdaqScLIrDqKrxTL+r3i3F0sTEBWI3EgAZArlP&#10;HzWtpp8k8cwQhTjHv71538O/2tvDXx116SDwPo10mnQsdl9c4RpuMZEf8IPXk59QORWp8UtbuE0K&#10;REZg2D39q/LM9rNYqcZH9ScG4Rxy6klozwjx7enxBrMhmbOw85Hf1rY+E9tqFhqDTWRZcDj8up/K&#10;uKfVlh1WaWXI/eclh+teyfBdLLULJ7uCEEpEdxwOc8f5+teLRpTULrqfcZjWo0vcZ4l+0cusSatL&#10;quoSN0KrnsK8CuoZdQYyoyIoYnJOSa+hP2tNfiuJn0ewj+ZHIcjGT7V4fo/hG61SISSWu+NZMszc&#10;hfb/AOtX0+QxlTrWetz4Xj2uq2URSW1jLNosaFZ5gqqcbpuAR+P8q3tF0/T57dXEiyADDqvPP4Va&#10;i8A+HRO8cmlLMZn3yllyowO3p+FWn0qHT02aZbFIhwAo2jvX2HslJXPxF16qZzuvN9mZraGLKKeS&#10;OOOe1Ztut0ZxdLCVUADngn8c1vXk2m2140Lxk8fN15P1/OoJDZXgAt7srycJtwatxsrI5udynds7&#10;j4PTWOt2VxZ3ZxceaoyxzxXomg/DDVotVh1JbUNEkgJ2D5jj+XWvOPhVo19b3LTQoeo3FuMjFfQ3&#10;g3Wo7aBEkmMROMhxg18Xm+HqwxLlHZn7VwbjqMstjTbXMuho+JdWm122hF7oL+XDH5aqOuMdfqKp&#10;+EPh/b63q8N1JYrCkT7jkAHGehrp9S8UXD2KrIyFHOCSBz64NaXw/wDs8iGK3ky2/k+x6V8/iHV7&#10;n29H2fs7KNvnc7Yy6Rp+gOksSZWIgA4444r5H+Mmt3GveILm0RXjtxMVC9q+sdc8KT6ppwjCnLrk&#10;kHnFfM/xW8HQ6T4zTRC2Hkl55x3H6104SlU+sQuupyYp0KeXV7S95p/I5Hw/p8VrKnykJ04rp7Lw&#10;/aPhmgZ88EMO9dBbeAodLXfLAjbByOmcU6+ksIoCqW+wY5QetfolOlJfEfgsq6baRjXOjabBCdtq&#10;pI4wM+3+FYWuyaTcIkFxo9pdKh+SO6gWTyz6qWB2n3XB9617+5sXlLSMQgX+/wBeD2/z1rn9TvdN&#10;IIhLBscnHH0rWT00LjZrUhtdQ1PSbhrjRvFMulkf6qOWI3cOQOBtaRWUH1DnHZT0rodE+P3xJtPL&#10;j1rw+dYCfIJtGmEpIz18lgr8j0DYrjXNrJOu3eSOhxVm2t9k4W0V1PB3Lxn8qhRVv8inV0s1f1/z&#10;3PoP4cfGL4eeJoSbuOSN+okUmN42z0ZXHr1GM/SvRdM07SdUK/2fqUV1G4yWKYZR34H+TXzJoEWp&#10;3LK84+0DABSePJx6Bj8w/A13nh2/1XR5I5tMvZLRwchJiXjGPQj5h+tddKo1HRHm16cZS7fie7R/&#10;CTwX4uGdYsI2Xd8hZsMewA/U1U1z9lS0uIpX8D6hGoVQ3lTgnt0DfWuU8K/GrV9NkiHijR0k2Efv&#10;4W3rjuRj5h+Q7V7L4A+MngnUbyCa21MREnmOZ8g5/HiuiLp1HaRwzdWmvc1/E8g1L4c+JfBhS213&#10;QbmIpysyRkrg9wR+PWm2smj6gD5qqACQ+B3/AM5r6E+M/wAUdC8MeFhqYtLLUp5oitvbW8obJx1I&#10;5YDkfWvg34y/HCW68Qy2Gmy3VxqVwcQabobhArehKgkfTr64rizHDxj8GrPqOHqWNxdLntyx7/5I&#10;9ul0jQ53aAIFj5yWxXEeMPDHw5tbi5udS1CFsgeYs92Ru7AcnpXl/gj4XftSfEV1Nvoil25dWiZz&#10;GOvzOzFc/wCcVrav+x18SbufzPG99MygZkSIMAuf93b614M8FVktYfgfYLEwwb5J4q3kn/wTT8Oe&#10;LfgzoPiCG20eLT0kLqT9ij3dD13KuK9Xt/jP4MCq39v24DN92RCv4cjmvJ/B37I3w/0zUI72Z7me&#10;SEkkSNxn6HPv3ro/E/7PHhTWcR2EEluQPkaJvT8D6+telgaVShDV6nyWbYvL8XiF78nbqd1dfEPw&#10;7qkTzJrtqFByJDOMKOOK8++KvxQ0/R7YWvh3xBukL4a5hGD7KoI+b/61U7f9nfV9LVktfFt+YyRg&#10;LKWwB6gnFTQ/s7wW8iyX18LiYcpdSozOv0G7H6V3uo2rM8+isFTmpKV/l/wDyzxp/wALE8d6G8Y1&#10;Oa3jlAFp5kpknmz7FhtHv09M0z4c/s969DN9u8R+L1DEgAlmkbPpnIA+vPSvcf8AhWmj+HtJa5Mb&#10;TzsmDLcNnp3Ufw1Fo1gkCeYbVTgcAH7vvXmYh3rJo+iweYylh3Cnt6GTo3wb0NbZba4v7yWRuDMs&#10;zqOfRc9fep7H9l7wJPdtPM1w7PIM7Fiz+DMhf8Qc11ujqJJzhSNp4U+v8q6PRrK/bUY1QEpvyF9P&#10;wq1eo0jH6xWo80+axu+Hfg54CsNHjX/hHbaVxGBm4Uysf++jxUOr/s7/AA21yR7mTwtbwzSRbRJF&#10;1UewOa62z8wkRM5I2gEKnFXYY7zeI0kbj7oPOfwr2owgopWPkquLrqo5c7+88quP2V/B88f2Y3l5&#10;5JH3PNYDH0DCuK8R/sX+AYdY+1XDzSlztP2hFm2rnjb52/bj+tfSCQXKBpZYmD9M7sY+lcf4pu74&#10;am6zxqseOSDndXJiqceW7R2YDNcdGdo1H+B5A/7Ovwu0uyTTF0YM5+6wnKAY77Yyqj8BWJP+xp8M&#10;dRnSaKKVMndIfJjGT/ssiq4/Fs+9etXs1uyPiDaWPLBc/nVfT/KE/F5MSeSe30rgSpXR66zPGwXu&#10;1H+ZxU/7G/hme1VYPibrNvF5e1rSO4d49v8AdHmOzD8DS6b+xf8ADHR1QyX5uTn5nuYzkKD0GWKt&#10;26qeler6bHbsQXlkGRlieAKtRQ2UTh4h5uW6luAP5V6NOMJHkVc1xzdnP8F/kcHpHwP8CadOEtNJ&#10;e4XgL5igL6YwgANM1r9mv4ba9btHdeGxE7k7ZVmYMufQsT+vFepRvJbsXjEKg/7PT6VBcXcTMZzI&#10;Bknk9x9K1UIxWxwTx2JlO7mz53139jbWrCd7vwx44ulgQkx2sc+1tvoC4ZM/hj6V55qviH4pfAnW&#10;X/tvX57uEPxCbjG/ocMBlT+Xr0r7CTWfORoEiwDwp2nH615H8Tf2atN8calLrEmpZd33eRMxC7vz&#10;6fWuarGLirI9XA5lGV4Yhq3oZvw5+LGqeNF086rpkaw38TNbOiFHyuchhk8ehAx/TrtSa2kIt4ol&#10;EjDLHd0P4j6V5L4l+E/xq8GQwXei6whh0+MJaRKocRp6KeGxWFafGr4m6E5n17TxfFWOUzkkDr12&#10;n+dcvM1KzNcVgqeI9/DuNvJntskSvGUS2LHHLIMil0uJbPCRP8wOC38XTGT615Jpn7W2hzakulXG&#10;hXFlcONrGYZRTycjOOOK63RvGQ8YOZ7fxJBHwNqodrMfbOM/hQ5Rh0PHnha8HrH9T02w1RtEUGSV&#10;WU8uWcgkf1q5B4pt7u43Wkby54GBkAen6VxNjp1rJMsOoXDy4wcMeMfX/IrqtM1PTLCILbW6oF74&#10;471rCcm7XsjBUopaq7N9YNUnCm2lW3UgbRJ/9fNC6bYrc/adQnknPAY7sfQ+9Zlxr0c6YaQoCM8k&#10;YFVoPFFn5wF3dqykjbhsg+2a3vTl5mbpyWx2lnceHtOiRbW1RWXJJcZJ+n514N4Q+En7SXwt/aF8&#10;Y+Kfgze+F9P8F+KNQW7l0rxFLcTKLlkXzLmCGDYFZmBBzIMjGeFAX17TddtLoeW8qAYwPM6gVoyX&#10;2msyxiUkJ951YEE11UqjitLanDVwvPIi1P4jaP4H8F/aPjX4w0mKS4Yw+dY2ctutwzdEhgM00rPz&#10;jajMx6gDpXL/AA91b4X/AA+0XzPgn+zbqFvBKOW0rRbXTZZOmC4vJreRvq4ziuI/a0/Z5u/j3Fon&#10;iPwJ4+bQdc8O3LTabM6lonYlWywHIIKAhhnHoaZ8Ovid+0j4VS38LfEn4P2uqi3jCtrvh3WIV83H&#10;8ZhuDHyepwevQVulLlumYukvaWkiz8ffjh8Ctf8AD/8Awhv7TnwX8U2OhtcK7XGqaZK9rFIvQ/ad&#10;OmkAOcgYYZB9M1peIv2kpviH8PrtP2YfCPhj4h2K6W63Npfa+I/LLfKsbWzx75ARklXeLcMgMTWv&#10;P8UPEGqQNEnwl1y6QR4lS5ns4lIP8JJn569gRXmvwg/ZhtPCf7Qt98enlsvD1tcRPFD4Y0Vi0IDL&#10;gtK+1QSTztRAAecnvjUjzU3fp9x2Ye8K6sl/XpqZvw08feB/Gng678PW3xB/4VzrGiyPLc+GPAHh&#10;CLQJbeYqozPZ3LXSzhWH3ldFYEZAIGMzxF8UPHXiO90G91u6in1/w5NOmm+I9PhktLiWOUbWDokh&#10;TDqBuXG3Ir3DxL4U8Hav4lt9Um0Kye4KtEblIAJXjx90vjcR3x09utaV5+zz8KX0R78XN7bXWzIV&#10;NpVj1xyM9q+FzbNcesU6NN8qS9H95+xcLcO5JLDLGYuDnKT0urpfJfqeafCG0tfhR49j+IPiOC1v&#10;rqYm6VJW4eWQkmRiDktkk5PeuT/bR+Jr/EHx2NU0eAsko3GOI/Kh7j6V2+ufD3w9p0jsEuXVe7SZ&#10;9f8AP4Vyur6d4ctmZ10ZWYdDJyf8/wD16+ZeaVakPZTi3G9z9Ho5Vg6NVV4fFa21lZ+R5Jollqzx&#10;iRFKkfeOOf8APSuqtrrWLCzYXOrSD91tIZs8HqBmo/EfiJNJLyWkKKqDIjRccDPtXJ6z4vl1rwdP&#10;rdyPKuBciOyjiUkzD+IY68cc46nFNfWK7/dxsavkoQvORPZ+KtN8N+LLd9EmVZTvLMBxjac5x1//&#10;AFV6x4A+Iuv31uRNdFgATuUYwOvf3/nXi/wg+DHjPxX4qj1zW9LljtdhMcb5DE8cnPT6V9D6H4Da&#10;yQW81uI1AA2quK+xyehXo0PeZ+McbV8LXzJOm72VmyGf4++ELDVksL/WY7Z2Ur5cs/JP/Ac4455A&#10;q7D+0L8N71F0q38TwvczD70dtNLzns2zB/P61S1P4ZeC577+0LnRka76CWQDcc8ck9v6Vh6vL8Lv&#10;CN2k189hDd+XtC4y/wAvTgdTxXvxUFGzbufnc51lP3djv7rWLGNAYbzzWIJVRgk9Tzj+WateHvEt&#10;jbAzSYkZuWQxD5jnpivLoPjJ8OJ71bGDVC7MCSzW7lfrnGRXXeXb3VhHe28kQ81NxY8A59AK5sRT&#10;tHm2O/A4urGfKnubmtfFH4eWlz5OraxptrLGvzJd3cQZB7g/dPPWsOy+L/h7WNUOmeEfElveTKcC&#10;IkSDoSQrDHUc5Oa4+f4b+DYrl7nUfDtsDM3zthiH5zkjOOpqWHw94M8OpHeeHtGgt380kMMEAk9Q&#10;D93+lcK9m4OTPZeLqqaikeir45treBhqOltACBuLSAoDx/EMD88U6LxJaXEe+0VwxXKgSL+mMj+d&#10;clo/ikgrEtyFy3zLvBJOOGKkDj8a27F9Aum+2Rxt9owcyISAT6len51rTpRnqjlrYus24pmrFJd3&#10;7KJrMlCxwCgOffpV2PRIpos7ME8HaD0qha6t4l2GCaeCWIEeWY49jqPcDg/pWjZa6iRtEt0u8HaV&#10;dSC3boetdkYqCscV5tX6lWHw/psMrOICjEHlM8n3rD8VeG7q4jKQ2QZ2OIySFOO3PpXUXupO8TCQ&#10;pnGAc9T+lcvqRuJvNWG7iLZwQZCGUms5wQ+eyOeXSb+0LYdUaEf6tnI3fj0rI17X9V2bJ3SEY42j&#10;k/U1H8RtU8SR6cdGSzhdpZV3TR5BKg5OSD0wMe9cTqlnpNxDLbXFrPELgHzXtp2RlYd14IH+eKmN&#10;K8TmnXjF2RrQ6pfPmO2MYdmO4uSdx+ueOK9E8F+DdUs7+38TW9i88caBjtGevA+n/wBaub+GPw88&#10;O6vZwM2kiWdBzPKMkgHqQRjP9a9s0/TP7B8PiKNigEYGzn8q+bzmqvdjCW25+l8F4D2N69WN20rG&#10;b4j8VqmnjzI2jIjG5WPTgV4T8T9Qt9RupJGK88cnvn/61dL8VvHkiTvAkpLAnocV4x4r8RPdBiZA&#10;PmJJz/8Aqr5mHtZVD9SjhqdGlzWsLNqllZsY0K4z24rG1nxfFawvNIyKVGQc1zt74hmaby7SKW6c&#10;MQVijLfr0H1rlvEFv4o16c2txEYIC/zRbxuI9/TrXt4fBzrW5tjwcdjsJhU7u7MPxdqWl+I9Re9d&#10;w7k53Bc9/X2rhviDYXUt/ZadBGX3oPITbyxJxgetezWXw4ih0hGgs1V1Gdm3k/5/pXn/AIo04fDr&#10;xxpHj/RZmnjtL2K4nS6QMscivnbgdRx3r77KnSi4wvstD8R4mp4ith61RRTvLW3RH6y/sjfDe38F&#10;fBbw7pml+Df7FB0qJ5rBxtaOV0DPnJPJbJOSa9ktbFzbeZdCNXyAUV+vFcL+z38avh38Yfhxpvi/&#10;wNrdtdWc1um7yXH7lto3IwPKsCcEHkV6CLzTgFijByTxtbrn/wCvWstajufBxcnBWJLea2ityEmY&#10;8/d24xzzzVyO8tFG+OVFbAHzHkfjVYR+Z959isOAP059Krz2Ma5DNwR1Wnd9Bcr6mg2sW5TM8iyY&#10;PQcfjnvUZvtN37pcJkDLOccdOgrIks4ll8qV5eOnzd/wqb7XY267ZIUYgdX6n2zVRk2TKPKrmkk9&#10;tHGHgtDKDzuROAPrSi6dwdkADHoW5IHas0+J7FFSLzUVScLtA6/hSf2rLOzSwkAbcbnHX8KHPsyP&#10;Zu92bL28txbqpKgEgbxgN+FTwQ6TEAs1thuockmsi01aOPKC8TJPI3Z/SpTquHyfmB43Fsj36c5q&#10;/aRRn7NyNhLPT7iVPLuioBwMr0qU6DC7KqXsxzjcFOMj2rIj1yBUX/SV29T8vI/zirUWqtcuJILr&#10;K4yABjHtxVxlB9CHGS2NKLwlYyyBku3QoOQ5HNWP7Che3JVkAXsB1qhJe3XlBsoqZHU4J9vzqMan&#10;cpIRJKqKn3cv/TNaqdOKsQoykW5dAGMRqQVX5sHoKagFjAyy5yq87uQPpVeLW7uSQSiUjnDIRkVJ&#10;calHfOViGQfUAZH4Vp7SFvdJUZMmg1CwCYdNxc44A4Fct8afjL8L/gP4Ol8f/EbV/Is4sra28UJk&#10;luZcZWJFHUnnkkAdyK1p9QtbORY0jJz6dBXjP7Z/7PFz+1B8LW8MeH/ESWOrWE5uNN+1M3kynbgo&#10;5A+XI6NzjnPBqeem7IcYO++hP8O/jV+1F8fLCLxN8PPg54V8KeGb6PzLDUvFuszXd5dxkZSRLa2C&#10;BARzh5FzxjI5robr4W/tZXMglh+N/gaNyuAsHw4uWUNz/E+qn88fh3r4V+CX7VP7YH7BGqt4F+M/&#10;wt1TVvB1vJ5SCSAgWoz962ulBjkXr8pYjoAUr6++G3/BT79lP4keTZad8To9IupwAbXxBavabGPQ&#10;GV/3Oc8cSGt3Gktlcp06n2VoJ4z0f/gpF4WiN14RuvhN4qXOPscmj3unXLDB4+a6MXXvvH0NeUeJ&#10;P+Ckvx0+BF5Dp37TH7Het6KjMUGqadfEQzkH5vKEqFJBz2lPue9fXVh480fXbRdU0vxFZz27KGSa&#10;0nVw2e4wTn61z3xQ+KPwmtfC1zY/FXW9DOlToVubTWghikXHGUcbW68DB68VlKrSjoxRU7Wtc+X/&#10;AIh/HTwF+3ro+i3PwB8b2P8Ab3h25+1TfDrxmq2y6mAfushZopWwMfKzqA3LDNdHpvx7/Z78JTQX&#10;P7TX7MD/AA51S0YJDd6l8PnvbYuvO62uraCRWUEZDYU8ZFfKfjf9nu++Kf7TS+K/2LPC2oWmhQ6l&#10;FPb6ulq8VpaTKwLGJ3xlQQcICTx0wa/TnwdqfidNFt7O+0+WW4NsFuJGm2+YSOTjsD6dKXNCMUy5&#10;pqy/DseG/Ez/AIKPfsajwde6LpniC18Z3N1bNHb6CNBunW5fHyq/nQiMDOOOSOw6VxX7Nn7MPgD4&#10;7aFdfErUvgZ4j+EurSXLJDL4b8QXdg13CVDeYkUhLRZJIwRjIyOMV9b2uhX811uEunRzfe8kR7pA&#10;B3PHT6GpxomoBdja8ygnBMcYH61XtF0TM7rb/gnhrf8ABNr4Ia5qsOqePvEnjnxWIDujg8VeMprm&#10;MDnA+XY2M44JxjPHJrR+K3hTw74Nhi0zw5ZJa28EYjS1iA2RKowFUDoAAB1r0rxNqGkaDp0stx4j&#10;mmlRcJGJuAe+f58e1eMatcT+ItSd/PYoW/ibr+dfMcQ4ynLD+wau35n6P4e5bi6uYfWoyahHfTRn&#10;iHxItX1DWSYVwpPzZrS+HXwzu/FcLedJcMpfiKGInI479Oa6v4qeHNF0vSxeq+J2OPU5r134D2Nl&#10;o/hO3AULvHzADB6dfU18rkeXqviHGWiR+x8YcR18rySNShpJ6aln4bfD7UNC0aLT7LQzBGijGGAf&#10;8a6tfCl7BMJE06Mtt4e6l3lSfy/ya2Ybm1MXmG6aLHYevrxn9arT+I5IoyEuWwO7NnPpX6JSw9OE&#10;Urn8x4zH4jG4mVWpu3dmTe6V4l8vYb6KNSo+SOLnr2z+Heuc1HQtbif/AEnVJdrn5gGwMevFb194&#10;gkuS28FiGG35sYx+XNZt7qL3xKM7YA4DRnr0qpUabeplGU12Mh9FtoyqXJnck5+aQ5P0qK58OWKx&#10;r5NqN49PvYrftYzdfu5ANw4yD+QxUraWUgLCJlbccggkY9frTVCHREOpO+pzen2cdu6loDuDfNlR&#10;trb33Bi8yBAwB5QdMdKnisiA0b28isv3v3ecj9TViOzt1gZYsA7uQT704wSehnKpcbZXYU7JImGc&#10;ADHy/wD1qkutZb7ORbyxq+DuVif/ANYqjOblHMTxo8Yx8wGNv5VYUWwgW43oWY/MrjJyKrW1jN2b&#10;Oc1nxb4v3xrBprqiPuZo3B8wd85B/TBqbS/FEmoSGKa5clc77eeIA5+oFXNa1vR7HasxIlDDEa5G&#10;Sf1xWcviPUNRlNppfh5ChcDzZ1GM9qxaalq7msdVZI2ZdH8LXsIeaRVI+ZmA2nPuaqajeaVp1oLX&#10;Tb5pF6LHE/4/h/n1qmvhe5uJPO1a8eVyeYo/lQn0OK1LPRLe0jVEjVOPmXOfzPr9fStleWiViGor&#10;S9zJtIPE2qkxmcWsY6Kx3MB+VWbDw01sxeZmnkOfmkY5/LtWzbpDCd0TdO7A/wA6nuL23MQnMfGR&#10;lj0P4mrVKMVd7j53tYx9R8H2GsW+3UNJhuEK4eGYBlYY6Y/r+NY8Xw31PQ5C/hjVBFGpBFlcSF4g&#10;O6qcbl/Ue1bOseOPD+mx4adWc/wrICc+hxWPc+KfEGprt0myS1UEFZ3XLYz/AC/Cspum5X6+QQVX&#10;l8ipfeINP0S5SPxLL/Z1w4HlR3Z8sSeu1+jfTg89KuN4u01Y9un2pumIypVsr/L3qhqmkaNq0DW3&#10;ie5W8M3E0co3ow9MHOapf8IjN4TjS98DXiNbgYbTbx28vAHRHwWTOc9x7CsnOtbyLcafzNT7TqUv&#10;70LCobnaUHHtRWPN8QbyKZ4z8N9UO1iMpc2rA/Q+aMj3oqvaruR7OX8v4nyjY6/BrEqvFqAdSMcA&#10;YA5ratrrTLZPJtT50rdxGSenYY5ryfw94m8CeBr3SNL8U+JZE1qaFHvbBLZ0QPn7uWABPTpxXsnh&#10;34v+EpZBbaToaRSovDXJDkn8hzX38Kcq8eaDueU4pPVfoZfin4R6V8TtJk0a/wDD5uWmXaUEGW59&#10;OMj9K8J+FvwS+O/wr8c6vaeHNHtE8Ox3jbF168ijVwON6jcW/EK3HvX05L4j1XUI3lk1Vo94I8u3&#10;wmMj2xn615b8Qbzwf4g1tvh1qEE1xO8HmuZLlo0GehJBGTx056Vz1cDOSvZGsZ8unQ2pPge/xIW3&#10;j+KPxOafTI5VkGleGY/IikIHBM0u5mxnp5YHf0x7ZpereDdE8P2fgePw3p62EKhYXvYFmkIXpl5M&#10;nP0/+tXzD8N/GevfAa6/4RzX5ItS0aefbbSh9zwk9AOOf89K6mXTvFni7xReappU8epabduhaOYH&#10;zbZMD5I88Ln1/wD115dbC1Ut9TqioyfvbLb+u59J69ouqeKvDzW2ma1NbExYikt3AKr/ALOQcV47&#10;4i8PeJPBcv8AYnxLSbXvD8vW7kAmlgJJ+8D1A457V6R8NLnxdCtrpkml2um6XbAfIZzNLJ14yenu&#10;cmus8RLpWoRmBoY5EIwVZcg1zRwc+a+xvBuCstU/63PFLH4O/C3XvBUvg/wtFFdaXKrGa1Dbshuu&#10;7PPJ9a5Twx+yNpngPVWu/BHijWNCVmDfZ7W4DRnHqr5z9DxXtcD6V4Xhkh03TIIBIcv5KAEjPfHJ&#10;61j6v4206CNjK6Ko6tu9/WvSpwWnMZSUk3y3sZC+HPibJbR2c/jwlFA2yrYQK59/u4P4in2/wZ8J&#10;3mqweJPGaf23qVuP3E2qsJFh/wByIYjU+4XPvwK5fxN+0d4T0CdrW81aFGH3ctnHPTA/Cuevv2qv&#10;CEIF3PPIYWPD4NdSVNvVmSjNrRfcj3pb5ViEccSqvBIXp+lZuq6hb22XD/KTyCec14bL+2B4ILCO&#10;2v3XccBcE5qrP+0Db6iph0u1ubtnPyRxRFiSe+BXVTnThHVoh0prZHrknjiB98OzauOGJrEvvFe9&#10;gsM7Bu7ep9PxrzG71D44+IopH8NfDC/kzxGZk2A/99EdKwNSi/az0+8RW+Dl3NGzYzFIpx+RrWWY&#10;4ZaKa+8lYaTd/wBUet3fjO8UFYrg8nkE8n8RUVv4p1GKFpbiYDjgYyc15Lqs/wC0tAvnxfBnVeAC&#10;QY1I/A5rjvG/xA/aDsrB49S+FGs2se3azpbk5P1GcdKulj6HP8a+8JYepLaP5Gh+0v8AFvxA1ldv&#10;oTW8ktmv7tHbK9fmJxjB4PX2rT/4JGWfifV/2jbr4iajpUpE9vL9pu4YMJHv7Z6AdvXH4muQ/Zt/&#10;ZF+Mf7TvxKt77xZoF1p2gRXCteG6DIu0HJAz941+qfw8+FXgD4X+Hbfw34K8P2thaQRKmIoFUvgc&#10;k4HJPrXiZ3mv1qSp09kVSoKmmpat/gbks+nTNu84lVGAA2eagb5nH2TcPfHJrRVtGsIvNmniXdg8&#10;n865Lxp+0N8F/hspPirx7plqVG7ZNdLnH0zXz0lOWp2KUdkjpLVb+8AihsMqP4mIFPmi1K1fdLaQ&#10;rt6nd09q8G8V/wDBV79l7wxHNFpniJ7yRM7VtbVmVjg4ANfI/wAd/wDgrZ+0L8SLy60r4X6VbeH9&#10;NZiIbkpvnZc8Nnop6cc4PShqNtWddHCYyvK0Kf33P0d8ReNPDng60fWPFHiawsoY1y8k1wqKPzNe&#10;J/EH/gpR+zJ4JRraL4iPrEozmHQrcz/hv4T3+93r8w9d1n4nfFC/Op/Ejxzf6pK5J/0u6ZwDnPAJ&#10;wK0NH8IaVZRDzZgcDoB6d65qmKpR0Wp9Hg+E6tRJ4ifKvlf9T3j9o7/gqh8V/iSJfDHwS8MyaNZO&#10;cf2nekNdYz1UL8qfju/CvD9Hb4k/FTXFm8b+LtV1ycSAyC/vXcAn2Ymp449KSYW2n2/O4AyKua9z&#10;/Zb+F9hr+s21xFC3MgWTKdT7/jXnYjGzjTfKrH1WUcP4GhiYqOvqfRv7FXwjt9E0CK+lszEBGGIU&#10;AAcdK9T+I/ga51XTJHiQrlDtIH6V3PgH4exeFPDsFoE2nyhvA9aj8eXE2i6NLOYN67SFA/OvhsTQ&#10;lXbnUW5+yZfUnh1FUmfDnxA0tfD19IjxEyeYAQOxzXqXwg1qPwz8LrrWbuIJIQREAfvY7/qK4j4r&#10;WNzrPit2WLAafcR7mus17SbnS/hEgtEJ2ncyqP1/TFc8HTp4Lljq7/gGPeJxGbx5trHifjqbV/Ee&#10;qXGqX1tGIjJu3k8t3NUfCviPw9p2nz6bqKorK3y7jjNQ694uRA8c5bhWABNedXqX95eST78bmOAD&#10;2rqo1/ZVVOmrWOevk8sdhKkMRK7bv6eR6TfeLfCkluYLdlHODtX+vrWNeN5zfaISZV6KN/T/ADxX&#10;H21ncI+CxJz92tWPxC2k2RjkIJJAVfSvao5lVc0n1Phs34Wo4ag6kJPQW8jFtJvuLLKyvhFU4JPS&#10;h9JuJChi0aXLMEBjYZHoeKt6L4kgvLre9urP03V1NnqEUyKBGq8jIUZOTXo/WHLQ+MeAqXL3w5ud&#10;YtmSzvdNjihLALN5nznp2/z2r2DSbMXkilYQ2B1AH+e1ee+HE3KJY4/qcZ4r0z4f+fNKpjQbc4ck&#10;YHp0rirU5VZXR6mBqyw0bXNnTvAVpqUUb6le3IGciNZSBjPau38FeHrTT7oLYB1VcDcxyW+uafY6&#10;dYLCJLyRQCPu56HitrSbzSLJlNuylicD/Z5rnqYKjKHvI+jwud46nVVpt/M7XXZrGx8OJqCsA4jb&#10;fzwSK+NvGGsXHiv42+bMwMSTdvyr6J+LHjO20jwsHmufLVw24Zx2/wAcV8jeLPF8Gk+Jn1mymLKZ&#10;MhlPU8HOfrXjuoqdVNbI+8oRqYjBzpPWU07H0NrXlRw7Zo0bsvHPSvPfFGp2EO6MoAM8D3rj9V/a&#10;akvLVI4bbLBAJHA69fyrndQ8fTeJXJ2FC3ckV9U81oVIpRZ+Tz4ezTD3dSnsbmp+IrRZhFhGPQDJ&#10;HFZr3lvfN5IByeMAY/I1iwR2893iafkduOtdZoFjpyoGALgkZGOlVB8z3PPlJQ3H6R4fa8mDPEwU&#10;nAIOa6zRPDUUEhQxKB/CzHmoNOngjcQwLgY6+lbMV28CCTzgSwxtHAFd0OWJzTq9C9ZWK2rnzJVY&#10;4yoA7f5FWobiFQxZwR6NWZa3oaT95gnOARzUn2aW6cgZXJ6ZrRSRjKoyeXUba3YkbgwychuT0qK3&#10;1yXU2aORWjD/ACrNG7RyfgwOa0LHQXuY8HGQOMdc0kWkPbTADBI/iZcY/wDr0O9rkRafqcb4q+GX&#10;xT1+9e70L4u3whucI9rfDeWT+75g5A/AmvT/AIV+Efh/oFnFL8R9Kge8iUKZLaEK8ozyzzAbpD7k&#10;1Wt4JZIPIikKsvQqMEV1vhLRlvrdYtTIlKkZZlAJp+0UdWj0YZnjp0/ZOei6rf7z3DwF4q8FTaXF&#10;pHhBbe1jwAI0YY59eev1rvofD2j6ta+Vf2qT/JjcI8/jmvnuDwdZ2mLnT5nt36kq3St7S/jVq3w4&#10;Xz7/AMRwSIowRdTYJ+ld+HxNOVlJWPGxWEml7SMrvz3+86Hx9+z5oN1dNcaHcG3lbr5fAz9M1x+p&#10;fCPxz4aYD7H9ribktHnOPWu30H9p7wZ4xjVrxLcBicSQyqSD616R4U8QeFtXslew1mCcdxIRkcVl&#10;OhTnVfKzmeKrU4e+r/13PnZdFWBzbX9o8MhPzBxg/WrkHgiJ4xLHJwehGTX0Xq/gfwnr1qzPaozE&#10;8kAY6dq80+I/wu1vwz4du9a8EWzXdxGjNb2RP3z2A/z3qvq1vMUcbGWidjynxb4ZFvYs5Yk5J4AG&#10;K8R8ffFS++G2qIb3wBeXemBv9JvoWU+WOOdvU1e179pr4j6B8Tf+FffGjwsPDEUwAsZ2XfFcZ7bs&#10;cEemSfw5pfEvhXxSfFc/iOOzg1rSbu2VUs5CQE5zuUgHPFcGJwyjNXR7uWYuo04df62ex1vgLxN4&#10;d8faJHrvhS+jmt3AJZRyp9CO1d34U0yF5llu5QAnGPf/ADivnJPAXirSPEkd/wDCrQpdBkeUGfEm&#10;IT0zlcY9ffn619FfCm0199ODeIrqGSUhSpiTAPTn/wCtUUaXLNWZ3YyvP2Ludpa3QVfIQKqjoSOQ&#10;PWr9nJByyykse+OfSsub7JYp5ksyqq8t83esi9+JukwSE2lrPKFbazqncV6Sdtz5mfLex2Lzr/q4&#10;FyTw27+dcx4nsFa5JkYAex5qiPi3p9reCxe3lMjLlV2jkd+a5XWPie2qa81t/YVwoD7WlJwOwz0r&#10;HEuHs9jbBL98jVvtPST9yJMhyDyvSqjeH4oQskcnOMsc9BWjaa/pjW6m4IAwMAgGoDrmkXEwUHjO&#10;A5rzJeyZ7l5J3RLYRXckf2eMbuByT2FacC+UvlgAZ6+1Ys2sadpqtP8AbCVJ5A5//VUQ8Xm5ZvsM&#10;EhOPl5Fa0506VtTjrUW5No6LUi9vAs5LsAPug1nXtzGAl1dSoijkDdWRfXviG+jVWbavYFuv+eaf&#10;DZwvCDd5c/xbgea29q5fCjm9mo7ssJ4l02FSYMyNzwo96zNT8Y6kDgxpBEcDfKcY596fe6vaWubS&#10;3sURduCQBXKeI9Gt/FEvlXjOyK+4Dfxn+tZ3cvduZSagrl3VtW0S5Ik1DxJFkjCAXAGcj61lHQdK&#10;1WDbNosFzC7Y8xsP1HOKp3fwy0S4lWZ4twHRQxGPrWnEG0W2Fja2hVN3UDpmh0qS1W5jGtVb0/yO&#10;A+JHwR042o1PwvpsbSq372FgOR6DPFeKX8PivwP4neFYJ/sRkUzQEn5Dnkgevf8AAV9VPJcyxF1R&#10;2YnkAdKqaj4S0y+hU6lpscgI5DrWUoe8e5gsylCHLNX/ADPMPBPx90WKxNp4hvJhJGoCPJHtLL05&#10;rpLD4reG9YQyWviHYxOQpY8/rTfEnwl8DXVq0rWXltjkbvuivEviPYaB4LvpLfSbklh0MZwP/r0u&#10;RxaSNfZYXF1JNXT/AAPf4fGIuYNyOkoXlSjZqxYeIrFfvShJM5APb0r508H/APCUeJrdbB7yWOWT&#10;iMRj+H3rtE+C/jpYhcQeKN79cZIIq1JLdnPVwHLJLnSv3PZtP8QzljMb1pNp+Umtm08Yyx4VVJ45&#10;4IFfOc9n8Y/C7BA0ssadGSQn8qfF8XPiFodzG19DPt67ZF3H+XtVRq2eiuN5TVkrqaZ9Kxa7qNy+&#10;2ILjOTwc1eW9uAo8+YsGOCCP85rwfS/2ktcgk3Dwo0vy/wALAE/hV+b9pHWp5j5fhFg390tkD34r&#10;f6y0rpGDyXETlt+J7vpccEw2NKHUjABbGKs3WnuLbAkUZ4HPGa+e0+OHxDnlE9n4YhCAktuduSKv&#10;QftC/EWGMKfCqOoxlTvz+HGKieOXs2mjqocPV4VVZr70eyNaXa3COoG9fuPzx7Y/KtpNY8RLpLwy&#10;aXFKT9xvOwBnpkYrwmD9rOW2uUXVvCV5DgchVzn3rp7D9pvwTe24Uap9nP8AFFOhUj86+er4fC4m&#10;pzy37n3GEr5vl9FU4RvFfP8AI3Ne0TxrqxdRp9rGGOFHnkgc9TxXI6r8IvGmqybJdbtoOcEIhbIz&#10;2PFbM/xa8P3OZbPW4GBGVZZBjFOg+IVqeY9QgfnkiUVyxwOCi9jsqcRZvbdR+X+ZzFl+z3pEd59q&#10;1/Ub27I6xh9ikYwRxg459a6XRvh94D8LQltJ8HWMUj8NK8W5/wAzk1JceLluSXWRcjHQ5FZd54re&#10;eRY47oDGOemea7o06VFJRVjwcRmWMxd3UqN/l/kdPp4t7WT7SLcKOwUfpXLfEzxnc6Q1tNp2oKPN&#10;uNjgtwvB5x3qWfxFcquY5Q3GcdRXJ+IpPDf2v+0tb1BVdFO0Fx8vfgV6MJQjBJnyeKjPETbjuSv4&#10;q8aRwXcztpzuATaqC37z2OScVyGtW/i3xdYxXr6TptpdciTzIw+0exPsf1rB8WfHLT7G/ay0lPN8&#10;vPlnblj2rmm+K3xA1IlrDShKh6FoiMD8KqFWad7GDynFThqeqaDpa2Dj+2oLSadYwiTRW6oQo5A4&#10;qfx3rerWnhyXUtNvzHMuFgRSWyf7oryef4r/ABBsYyLvRIFLZ2ySbgQKpD4xeMbrH+j225OVLKSF&#10;/OoqznNam+FymtSktl8zvrXV/Ed2qanc+JbxOObeU9/UY5/Oq8EHivWTe22teN5QkhzDLbuIXROS&#10;QStcDrXxU8bahZ7nitkAyEdIjz3/AKVwGp3PxH8Ua15FhdMJGGWIYqDXElUvZWsey8tjH35yS+Z7&#10;naeJfA/gi4W5l8TXt5dEfMZ7hpQcY9Tx+FdPon7T/wAOYrry75J0LEAugUr+ea8H0nwRqWn2cV54&#10;ntmuJNwDAOWI59CK7ux8O6C1kulQ+FInDoczyOQQfoK64wklfc4Jf2XBtyk2/I+gPDXxn+GGsMi2&#10;muFW2/dkUgE/7w4//VW7qXi/SYURhZvcRNyHXDcH0NfDfjTw7q3hG8efRruWJxKfkUnaR7DvXc/A&#10;r9oOfRpf7I8Tas5Ugr5c7E4bjkVr7yp3WxFXDUpq9H8T6h1HxFH9i83TGlKkZIlG4H0HauB8T69r&#10;k1x9u1HTGgVBhCoOG+p/xrZ0fxE2vWSX+lNFJA3XZzk0uuWs19CEkY8DG3qK53O55VRSttqcdqHi&#10;aB4gL/UmhbH7sx5LEfhWZpd14b1O9E9xqKOu/lgSBn8RVvX/AAVeX2rwy2d55HkISSByc9QRTrbw&#10;1eC5Bu0jkjJBkAjAbPrTb5YaM5qEVLER5+6PaPhToOnJbJPYTBl27gynPfpXR+NdftbbT/s4cZUY&#10;LZznjGK5D4dX0ekWKw2TERgZAb/P6VhfEjxTLJMYw2MNwCetfCZhWl7VxfU/ojh7CQq0YJbHB/Fp&#10;FuLkzxhcnJypx3/+vXlt7pp1O58jYCA/zBzgEenTqf6V6P4i1Fry1MZyWxnjt/nmuNu5Ftmbopye&#10;M9ajAxbqHpZ9ioYTCON9TltX8GWUyG2glaEK2+OSOQ59dp9RWLqNp4b8PXCajqOnGa4LYBVsYI75&#10;PT8q7W7uImCoyEBjzhf84rA1/wAH2F9MLmW3Z2HT5uSOv4V9hhKLsud2R+H47Mpyk1S3Mq6+JIS4&#10;jtrSxBBx99sjHTsKg8TeE4vEuiSXt1ZALMP3sSZX8eDWnB4I06xKXX2JgEHMbZNW9X1+TSbJI4Lf&#10;CkYYnoo9K9Nypws6W6OXCSr1m413dPocd+z38aviP+x38VLKSx1eS68K6lcqNQ095j5LoSAWKjO1&#10;1HfHIGK/WzwV4p0LxB4es9d0aWKaC7hSWCaFwyFSARg9Mc1+NnjO+vvGHiVfAWiG2km1KYJHNcSb&#10;EDZHIJ6f/Xr9F/2LvB+u/AH4R6d4E8U62l3JksHeXCpuOdo3HgDPb9K9OcnUw8alTSX5nxOZUMNh&#10;sa4UJadv67H0v/bLuNgQbQecnn6iozqshyHkIA5xjtXPwanJcMHjdXGc7g/T8q07SYTEeYmDxk45&#10;NYxlc5LElxq0wO5JmYHsKq3GozuCGbJxjlMVreVZBx5iIoHHLUhi0tQWEiDK4AyKZm5dLGDFFcYH&#10;7lwQeGB4z1q9FeAxmKZjvU8rnIqxcGyCKYZGc9CFXjFUrppgrGLTpD2ViMZOKj4dR2TsLHMJpFdI&#10;s4+7nvVi31K9yysi5VsdcjGe+aykvtTjcA6avB6vJyajmbXWuxFbIqK3Rtmc/X3ojEGtbG4+q3MT&#10;B47QOCcs5PWp4td1LLTLEUGc4BH5+v8A+qsBrXWSm2TUmUn+6BTU0lVhEl3cTyNkjaZDgc9hT5mn&#10;sSoLfQ6OXxXICUmVgDjcythgR2qaHxRo0jFLzUA0aj7obPv2rnIbfSbRCy2bb36FyTV+zgsPJ8yO&#10;3UtjPzACneRDVNatF+XxRpUe97aaZwBkbYywHtyeKZL40uZv3lrZO7EEZJA/OnWMduyl2EeSMfKn&#10;SpbkQugygAz0xyT6+9apytuSvZp7GYmp+KNVl3LbRRRpkDexHJ78VYgtdfZsSX0W3tsTPb1PNPtJ&#10;HEvJ3JkbsVu2stuUDKiHABBzjBqlC6u2KUknojn4/Cl3qREtxeTISWRjENo2nqMj1rkdY/ZG/Z58&#10;SXpu/FHwp0S9nJ3PNdaZGXb6kDJr1iOSF2Zoxtz2B6e9MkWDAlk+9u55/pWkIKLuZSlJs8qT9jH9&#10;mKGUC1+Cfh6AgZLRWIQuOuDtx/TNbeg/s4fs+eHXSXRfgz4Vt7hDkXH9gW7SDj++yFh+ddZd30ds&#10;fnkVF/hZm46+9QDxNaiYrFCZ5BgDYOB+dU6tnqxKNSS0f4mjY2cMJUxAIEAWMLxtHYYHQYz7Vf8A&#10;7U0+whL32oQK4J+VjjJ+veubub3Wb7PlxpCvTcGywplpYWSM01z+8cnJkdvxqfrEk7JCjSi939x8&#10;L/8ABWy88d6R8VNJ+IHhzxTJbWdzp6xW81pIYZoAD86koFZlzyCc9cdhXgHhX9pb9rbw5biy8Ift&#10;GeKvIbBjiudRkuY+M42rKSAOemK/U34keDPAHxL8K3Hhbxn4bt721mhZCskY3LuABKnHynpyK+Af&#10;2p/2WfDf7Pfha91Hwj8R9PltYpvNtNHv7ZVvI8nlUdGG4Y7lRTeIbgop6npZfPBU6jWKjeL/AK6H&#10;qH7OH7QXx2+Ivhtbf4r6na38pf5J0sY4X4PfYqj9K9s0bQr/AFOLz4AdzZ247V8L/s8/GzW/C2iW&#10;uo6kpNvdSkIrAkpg9Qe/0r71/Zl+JWi+ONIIdRvjhBViOCvH+NfHY3A18TmMvaaLuj914cxmXYLK&#10;E8Kvl1PO/iroWrLMg1STECSqHd2wFGfU9PrXrvw18ZeGJfDiWtnq1pcBIgWe1nV9ucYJwema82/a&#10;u1uxtdDuIGQlJcllUdRX5+eOtQ8JvqT3trqUlncRsdsiSiNh+QBroyihHDVpRjqcfHF8zy6nFyUb&#10;an6xS+PZE8yC2ZJFOTsIPTHr61nSeIb2Z2aa42Z4ALYx/n+tfl14F/au+Nvwxuo9V0X4ty6pZ233&#10;dN1e8NzGV/ugM25fwxzX1/8Ast/toaF+0fYSaXJpE2m6raAG6gZzJG+SfmRsD8iMivpZRq8vNuj8&#10;Tr4V4eVnZ/ifQEOsqXCyTFRn7wyfwq/bahZCQFbvlwMHYax9Pgt5Rt81cHG4OTzWzBodtdlbOKJV&#10;YnONw4HsTTi5WOabgtLGtYz2q/ugWL4OAIyc/U9BWjFCHt95cDnKt1OayrXw/YaY+8Xkkb9gjnj/&#10;AD6VJNr2maTMxmujIwHIbknPuK2jV5dJGMoty93U1Sl1EuEYFm5yvIrOvXgSTF5dhB6ntxWfP43v&#10;9QJt9KtljBP3mbPH0/Csm+jubon+0L6WV1bPLZX8BUTrNp2KjQf2nY1brWNPgY/2ZD9rlHGF4AHQ&#10;5rKvpfEE7F7kpbhBysADE57Z+lRoJbWy8yAhAG6IcGoxqLLEcyM5HC9yKz9pdalezS+EhmjsopY7&#10;swyzv1MkicqasnxIkMIYQiMMcjc/f6DtWXe6tKI2AfCjnaRj9aovq1jI5V5CJCfl2nP6UvaxWwcr&#10;ctTo5PEeqTqJraJQyqCCVyO/br+varVl4p1VLUvf2yEbhyjHBH0Pp+Nc5/aGsXAEOn27qjDG9lq/&#10;pOhuSZLySSXPJGcAfhRGrK+iHKMbD7/x3rBlMOm6eSG6kZ4qoD4s1SAtfXc0EW/O1RyPTpXTWemQ&#10;eSwS0RXI+RuR9aY1hLFKSQQMYz6GiUpS3ZKcVokYdtoljHbhpQsjqM7pF/DPNRS+JrjS1aK0iiAz&#10;wWWta68PG5RmeX58jBPXpWfqPh+VYiGulYnoMdf8Ki8o6LQlpS8zPuPEMNxC0uoKiOp+UrgAnnuc&#10;VFpfiFLqQr5bMoG1gw6fgOtUptILsv2gBVGeC3yn8K1tPj06KQWwSMN0OAMikpz7haKZPjTG+YMo&#10;zzjaaKtrbAKAN/T0NFO8u4ckT41/4KefBm0n8BN438JaBI2sWTr5c9twUXPJx9K+S/2bPir4oh1n&#10;/hGNehuZZZZNyzysSy+3PbrX64eLPAWn+MLNrXV4VnikGGRlBDfX1615bqf7C/wf1G9bVYfDsUFw&#10;3WWFdrY6YBr6fA5hLDSRxTpxas9zwTw78VNDktRFqV8kbxrhgz9f881S1xvh54julvbqOORz0mRs&#10;Ngc9q9M8Yf8ABNvwzqZMvhnxBd2sxztDSFh+tb/w2/4J6eE/DTRXfizX7jUWjwfKYkKT7jpXv1M8&#10;wnJfl1MVQV9JHiWnz/DnwteJenSxPLGR5bzZfGfTdkCur0n44+ErArCgFuvZcYH+elfSsX7O/wAM&#10;Yowq+GbZsDGWTJrH8Wfsg/CLxSAsvhmKMgfIYl24NcX9uYZuzplxopats898N/Gnw9f26i21aMEj&#10;gM/P6Vb1b41eHLOEebq8TDHIHX9KvD9gLwMtyJLDU7uEK3AEzEAV2ngj9jj4W6BMt5qli9/KB965&#10;ckfz6VwYjN8NHWETro04LRtniuqfFZNSLf2VBNMMYUeUTmvL/FXg/wCOfxUu203wt4dvVWR9izOh&#10;VFyR69a++3+EfgS2tfs9loFtFtXClIQe3vUEfgmw0W3K2cj7QflB/HpXC85qONoRSNpU47pHyt8D&#10;/wDgm7o2kGLxJ8V76TVNQQbjbtJmJT/X/wCtXuR/Z/8Ah/Pbi1PhKxMaj5UFsvA9OldzEJbS0JLl&#10;2HRnHSuXXxh4us9Ska70UfZ8/I2efyry5yq1ZczlcNXK7/yOeH7KPwha6+3TeCrB3Xn/AI9l/wAK&#10;3tP+GPgjw6Ami+HLKHJx+7t1GB/nNafh/wAXT6z5gltGiye9NvfEmj29+LaWQhj1yOKlylbVsbhf&#10;SRPBo+mIuWgjT1wg5rQg0vTki3GJME9xzmotLvdJvJAsc6uc/dBrZC2+w7o+OvPSnFuxk1G+xSbR&#10;9NnBkaEEkdWHNV7nwbpN4REdLhZRz80YOK2bZIpVwsRbPoOav2+nSK21VIz2K1vTTYpRiuhkaR4Z&#10;GnQrFp8McSg/MqKAOnWsr4ua7qXhLwbeazayfPb2rugPGDg811GuXjaRZSXflkiNCQFr86v2xP8A&#10;gon4p1bxLrvwZ8K2YhMQe2lu5TwCRzj1/wDrVuoqKu9jTD0amImoU1qeDav+3F8fPi14gvLDVPG9&#10;1FaJJIY4LKUxBRk4AIOcAe9cm1re+MbuTUNe1e5upWPzSXExdm/Ekk1h+GPCEtgzG0dmklJ3tjrm&#10;uhtLPVbQKkMJJ74HNebia7nN+zdkfpeVYClg8N+/guZ+RC3g6MS71tsBeeR96rEvhmVPm2HC84Fa&#10;WnR6oJv9IUgZ7jrWvtmYpCsO7ccY21xylWk7bndJ4eOqjYxLLTJ4lLRx9uDmrUel3U5MbjGe/t7V&#10;1DeHdUawaa10wlgOx6n6Z/zirmkeBvEd5DBcR2JUv2cdMmk4O97mDrtqyuZXhfwnZxsiuhyTyQO+&#10;e+a+p/2T9R0Xw3rEAZFUow+Vh+NeReHfh9dW6qt/ENzYPA6V6D4N0uTRZ0uA5DEg55A4rkr05VIN&#10;LU9DL8TGhWvJH37pXi3TvESxR2UwBZAZMfSpvHOjWk+ieRLEMkce55wa+d/hH8R7qC8htpJ2xwCC&#10;xr3Txd4lDeCl1SVvuJls9gRXmezcOZVOx95hsXCtyey2Plrx94TuJvF1y1jCSiPhcDofX8/5VpXe&#10;qaYvhpdB1OPYpiIIYdzmr8PiTT5L64ubmRcsWJyfU1538afF9qsLPbFQR3X6V8u+dTbtofYqMMRU&#10;UX06nivxe0Sysdbkj0jmIMfmU8GuQjsGVS00gAB5BNaPirxa8kjhWBbnn0rkLjWL68kMcaMzE9K2&#10;pQrT6G+IdKmtWbV1qNlYW52hSw4Ge9cjrOp3uq3o+zFiN33R2rcsPC/iLxAwRbV15PLZ6V1mhfBa&#10;ayUzXQ+cnkt0r18LhpQmpSPic9xtB0HTj1Oc8IaPqUhWJF5PBIHX3r1fwd4Lk+WS4Q9futVrw14Z&#10;0rRYgzRDIGSeBz1rpLLVba2Aj3jA4xnkf54r2IxR+e1bt6HQ6DomnWkCIY0yAAeP511egCC1kEMa&#10;KFwQT0xXFWOshmzvGBwVz+FaSeIIy+xZQpx2PX3p3tsZ06Dkzvta1ezsdOEljKzSBcLk559ao+D/&#10;ABRcajqsFmEYSSEZOcjrWHbSNqURgaXIPQ9xXY/DfwHdG7i1q25YMDgr3B9a8XMsbOhHlWlz7Th7&#10;JqOLqOpN/CSftUfD7xBeeAoptLgMm1fnCHoRz079K+MfFEWqm5TTL2F4tp6SA9a/RjXdXvm0oafr&#10;NqGQD5ty8H2x+dfL/wAYvhppmr67JfW9oscYkJGBXhYjEU4NNH6PltGcafJNLTZo8J0rQRIqu0fX&#10;nGCTWld6aNJtjPMNq478V113pWnaGjJGiZx/e7155408QXmpTNYWcZbecbVNaUJ1K0korQ4sfTio&#10;ScmYs/iae51gpFK2M4XHU16f4EN9NAs1wx/E/wCNcp8PPhBqt5df2peWkhB5UbK9m8J/Du+2LGsT&#10;KmeDivs6EZRhE/CsyqRWIny92RWokc5gOCRyR3rRttOurgqJd23rnuTXWad8MY1hDNHyBk5HStbT&#10;PAJBxKCQMcEdB9a6+Sd0zyZVoLQ5C00WWNgGUkDrn2rc0/Q7pvnCtyOcda6VPD8FlkRrhgcZHPFT&#10;21qscpyBj0rRKS0MJVE1oZVlZTQoAg+YHv1q7BpLyKJ7tQSRySO3rV6WGCclkKhsZIB61R13V1sr&#10;J3dSFVecHk10QcktSJSutCzax6Qt0YYbmBpAOEWUFsd+OtbuhX9vFIElKoFbrnrXy14s1K/1vxNL&#10;qnhTxAbe8tZcNHvIx3x6HjFben/GDVNcMXhbxBKUuVAC3dsclj7gfStJ0+ZXROHrSjU5f+HXyPqe&#10;+8Q6VYtGmpamkKOPkaTIBrmviP8ACDwp8QdJeS7laUSodrxvx7HjFeTaW/jnVrE6VeXD3kKHEbTK&#10;dyenPeus+H+i+O9MlC3Gpy/ZSwxEzEAfga5lJwnpue7GEqlJNSseep8PLz4M34N61xdaesuY2+9J&#10;GMk8HuPr6ete4/C7xlazWUcmh3t2N65y4Kj+dXNV0rT9btPsuoWwdMdD0NLp8Wh6FGqWttHbheMA&#10;V6VOd4e8zw6tKXtOp3MHxo8beHLB30uQ3D4+RZScZ964bx78e/2jotPn13TPFMVjLGC32NoA0ZHX&#10;nGP/ANQrTTU7XyRLEFcEdVHWnNbWurqY7iDIIx9a2hVcNtTGdCMleUV9xV+HGk+F/wBtz4VG7+L+&#10;iWj3trebC5GGDKTypGMEHvXt2jfAvwHonhe18MWem7Y4IQiMTy2BXkGjaAfB0DHw8/kKZC7LH8uW&#10;PcgV0mgftAar4amFtraedGMDLN0pTq05P31oVSw1ZL9y9N0ti34u/Z3vbW7dtJmBQ/dU/wCev+FY&#10;N/4J8T+FLVY7nT5GTuyjPt2r0nw58bfC/iZwPtm1j1Xdx712A1TR9ZtNrSRzKfvDIye1ZRwtKd5Q&#10;Z1/2jiqaUKyv66M+Z9XuL68t/sccbhjwQc03S7W00uwEZTLk5kJ7noeK9n8Y+AfDtxG0sVsschBK&#10;leOfr2rzHXPhx4uE2+wiMkIJ25WuarKdF2epnKlTxMuZaepg3GoadG/nPGgZR8rMuTWLqnimyjzs&#10;sy7k/wBzFb134K1IuzahZyJt4bK8H34rI1bQrCyJ86ANySCR6Vy1nUnC7HQpqlOzOem8TXmoBooL&#10;RkXu2P8AOKzNV1hNEQ3N7eP6BR0rQ1zxJp+lMYYbcM23gbttcfr/AIo07UpjNqFgwRGOQGz+XFee&#10;4Wep68K8uTQ2tO8aXDhibIlGAKtnr9aWz+Ll9A0sdppZDRtwshPNc8/jHSlgSW2sSyDhctjB/Kp1&#10;urXU4WeK2VCeThs59e1dlKMVG9jya+Iqc2p3fhr4sajrMyxajapCNucYxj862z4ttrjMSz/KR68+&#10;9eMfbLi2ucxMQc8jOa0LXxBevFuhdgeeh/WtZX2MVXkei31xEzNN5wOOg39a5DxRd6+93u0/VhFG&#10;FyVQd6zF1vVpjlpHIHBHIqpenUriQhZSQF9f6U4pRZhOTkPtbjXJtRWW58RMVQ/d8z3rrovGMEUK&#10;JcSh3AAz68V57caFqcGbqJmLkE4Of8ms1LzxWknmR2bEDPRen4dTV3czFOpF9z1eLxooYRx2v406&#10;bVLy+kyAVGByAP0rz3wzqfiy41EJeWxCBucL2rvVcnYDDtIUZ5rOTcT0sM521WhT8SeHLjVdJltI&#10;pyruOHB6V84fEXwJqnhXxEuo6u63MXmbnQ88dsivp7X9dsvD+lPe3dwgwvAY8g185+N9duPiN4ik&#10;s7OQ+Xuy7kkgDioc7y0Po8shVlF9ja+H/izRrEprOi2O0BhuiKdOe1ey6LcR6lZpfQxbCygkMMGv&#10;NvhF8N4InWORNyLycp19c163b2dvaKI4UwFHyjHH5UqaiXj3TjNJblJ9GWc7lj6j5l7GsfWPCiXM&#10;xE1gjDOQducV1iusTFzjb0yDg1G80BG8svpnIBz61ThBnApnHJ4RWMB/JBwcYC5ok0FATItghyMH&#10;5K6aW/s7dP3rAYOcDvWXqPi7SYYt5lCgcYA+tZuKasXGo11KNuY4h5JtEX/gGBU5+ziMgIhIGQMc&#10;GsXUPHWgeZ5rz8E88YI9adH4js9Sgxp4OewNcdVOKd0duHrU7ptlu+s9NvFC3drEATz8oH4j3rmf&#10;Engrwu8Z8u7SEEkHDgD6VL4l03VdQMciXBjIXHBPH4VhSeDLy/nBn1J+DnAPFcUYxUrtnrRzGrRh&#10;eEh+mfDHSrgsLW7YEr8sgx/T/GoZ/hH4is5He08SykfwAStlfb71dBotomlBYQ7MF43ZyTxUOvar&#10;dW83nQznJAJwauXuyRzU85xMoSUmmYUHgT4hqGhTWGOM7T53X9KpzeBviWJ8zavOADgFJAMf+O/S&#10;t7TvEOtmb9ySQCcknpx1rVTW72/UwsNxxy2KvmU52KWayp4V80F9xysOg/GKPMVrrMjJjDF5BkjH&#10;0rNvvhZ8SNZcnVbiVgTgASYz+lenaNbMUUl3yDkr0rZSS6to96JkbcgtXZHmb0PI/tXlldQX3HkX&#10;h39ny/iuFvr6zUKD8w6sR9T16129roWn6EnkW+nxooGCoTnP+cV1EWoXe0xumCeh/KsLxGtzcEtF&#10;8pA7mrd1vuctfH1aq00OR8cWK6y0Vva2SAxvuLkYz/n61gXPg+1iZkbSkUzDEuwDmu0SCdjiVSGH&#10;JIXmmXllHCu7ByRgs2KnncVY44ylUd22cPb+HLPTLb7A9uskKnIEihsc+9Yd/p0un6gdQtLMMd+O&#10;FwQP8K9MuNAiltzK7Dpz6Csu5g8M/aRYyXsYlxyDxzXDztTPchTcqKuzl9PuryRHLaYW4yCCemOt&#10;Ps9Z15oWa30wgK23aw6jPtXWmx0zT7Frma6CpgYZgOc+/wDWsuHW9CacQxXqNIRkKw5NdEKt1seR&#10;Xwzb0H2uiweILNovEGlQgMuFZU5U+uSTXA/Er4OwQIdUsHCqmMOi4K9x0r0eLV4rcl5sBFHPWvOP&#10;ij8SLaWSaCKYIm35VDc1Sm7+6dGBpYmMuWO3mZPw/wDjH4v+HmrpoyXxlh3bcOMjHavpj4f+M7Hx&#10;Ro6X8UitKwy6N1Br478KaTqGua02oT8g5KZ69fQe1e7/AAssNR8PwtJPclQ5AChuKqqkmj06+CjP&#10;Ductz1DxLMLecTwuAx6hRiovDlpf6zdhFZ9v8XHbmqcWpWd8qjJdicfrXrHw38L28VjHIsADMoLM&#10;w6etcmIqulSujnyzKHi8Uk9hNJ8LvHaBeRsTAwP8+tcZ8QfDUsEb3Eq4xzkmvalsYoYWLLgg9xjj&#10;/IrzX4x6qhYJGoRhwV96+OxUVVq3e5+2ZRGpgqahDseL3zQIWS7jHGQTj0rzHWtRv7/VJhavIiJI&#10;TgKOV7D2r2mXSo7yBpNw+mMVwviXwtYW14fJm2M3LH869rA0YRij4fiTE16uIld6HE3FpqyI7y3j&#10;bSv7sooBU/hVNtSl02Fri5nkYpkEFuCf8iuj1Oy+xqc3AdR0zXI+IL3zHaG1UYzh8/zr6WjqrNH5&#10;jXi4zckPn+I1v5YDwOSQM/L1qCTxDb6naO0luTlSGVh3rntTOoxup2LtHUgdKfY30jwYIwf4sYz9&#10;K6XSgo7BRxNZS1ZwXxU0u8kkXUtMiKGNgQycMD68fh+lfXf/AATv8b6J4p+GB0b4jeM47m6S4dIo&#10;dRusvEOgVc8gY/nXzjq6XN4Sn2JMPwCRWRp3hDV5r8XOjXzWkqEtuicr/KuynNPD+zk7eZ5mY4V4&#10;nEe0p7s/V7wh4F0ixsivh7VJooGIkAhuD6/WupvtD8Szaft0W+AuFUBHm5H5d6/Mv4e/GL9o34Xo&#10;keleM7uSGMg+VPJuBA/X869y+GX/AAU1+JHhu5Fn8RPDEd7CB/r4flIPfj8z1rndFTlpK5xVcBmN&#10;ON+W59XS3HxD0ZlXUPBZ1Ad5Ybraf1BrrNDle/0xJ9R0hrV8HfEzbtvtnivIvB//AAUl+APiC2U6&#10;pcyWchGXjlUDBx0BNXp/+Cin7NNs7xXGtNgdCFBz+vHH861VFxVrHmz9vF2lB3+Z6tpni/wgZhaf&#10;21b7yT8rHaT+fWuh+zQXMAEEcTBuQVOa8A0r9qP9l74iajGYtatI5WI8oyKEOfUYP616n4T1/wAI&#10;SQB9D1+KZGGRslBzWiairNGbT5tU0/M3bnRIYwz+WpLc4qhLZyQyZJ4Pt0H9ay/Fmr+KY5g/hrUI&#10;PL4BV0B59qoWfi3xZLIkWqWETLnmReKUnB9S0pWOjHlqrEqoyepHamXN3AsZEki88nHWs2+8SW1g&#10;glvm2J3YAmqEXi/w9eMY4r+PPQK7BSfpmsW0Xa+6Nn7ZZyqACuPTFP8AOtshVI3Hrisu2nhnkIjT&#10;KnkDtTpodzbwhz6K3+c1leT2KajszUeVoVBXaBx1PSmvcSyy8sGJGdu7kf5/pWbcSzqN7ZYYHBzx&#10;UoKLF5zTDPovWqjPXUHsW2lljZgnYgAduvtVxtRYQf6QQSAOUbAFYUl5cNj7LAZeTtLfWnfYtXvY&#10;t1w+B/cWqVWSempDpqTuzSXxKkTsq3g7fKvPao5PE2qNKxtYlTC/6xjkmqFrpyWJZhDlicdM5q7a&#10;27uxDRLn09RSjOpLclxiulxYJReSl7+6aU54U8AH2q1bPLG+20i45+UfzpYtPtXkOGAO7oaswWAh&#10;c+RMPm9KtPXUVkQz3d88e6eTGcbhjGaj3+ZGAvHpk8Gp5InjzEQSQBnjqKS3sRcSYKkYwfaqu3oD&#10;UUeW/tO+HvjB4h8Cyf8ACoNc8i4ijY3Foow9wuOit2Pt9K/PT4g+A9bkBvPG8Grx3KyFbhdXjlVS&#10;wz0ZhtI/z2r9YzpdtG3c564NfMv7evxi8OeCPDF54J1DwoLl76HEE0qAruI6jjr/AIVrTdvdS1Ns&#10;PWVCfNyKXkz448K6Xp1vbRm+3C3Qr5KwEFF/75PFfaf7K9xp+j+EJNfiKjfBtT2FfFXwn8F3ulvN&#10;qV1uCXp3eUfurzxxX2F8OIrjTPhvFDEhUCH7qV4OY4+nh5yjB3a6n7FkGWVsXhIVZR5E9l5HLftC&#10;/F/TptYI1I5iA2kbhgj1r5u8f6d8MPGUjNaoFLD7hAIz65611Hx5j1PWNblQh15OMjHeuE0jwwbc&#10;iZxu459a8PA42tSvOT1Pr87yLD4ijFXtZW8jkdX+B2iTOXtcAE52rIRn+lXPhpd/Ev8AZ/8AEa+J&#10;vh7qcskKsDcafLIzQzgdiFPXrzXW+K4k0bRGu8lApA5B71y1v4omvLfy9PuwWJ64zk4r6vBZjWxE&#10;L9D8hzjJ8Pgq3JUivyPqz4N/8FJvhnrMsel/E7SbnQLxTjzHQyQMf94DI/EV9H+Efjv4I8Y6ct34&#10;Pv4L7IHlz28uVH+Fflr4g8MajrlrvnmiVepITkH8KTwXffED4WXI1LwX47nsnD5Mcch2P9VyQc9O&#10;ld96bjo7M+Vnl6c7w28z9YrrxJfamuJ7xQrfwRCqqSLFJvgh3DuS+e9fBeg/8FBvi/odskeveH7O&#10;/MZ5mjJQuP5V6v8ACj/gpT8NPEbxab42tpNHuy4RhKd0ec44b/GsnCqndK5jPD1aS95WXkfUf224&#10;3hgxUhfeohqNwNwaclz1OOx4xWPonxK8L+J7eO60iaO5jkAxJEQQferWrafrV5AJNNZYU28buSaw&#10;nXs9DJQTVtiwmrKDtmnxj7vNWo7uS5Qrp9lufpvA46D1rN0PRFExe/l8xww3BjxmuljvrTT0EaW6&#10;KBjBAxWcKkpavQUlFLuzn5/B2vancCS7kfBOdnTj8K2tP8F6XZEGNNjA/MJRnP8AhV1/Ea4VEiOf&#10;Uc1NFrKSoY/L2t6sa6U6a2MJOo+gyO0ljcRwrlRjkDjv0q5HCXXllUkdM96pNcSTS4jJHc0zFzFI&#10;XyCR7Zz/AJzV8xm4roXJop4RuMu7BwMnFRXM7H5mBwRyVPSlN3O9viVQCRwM9DVFLo28hMysQvYj&#10;+dF7MFEnmLiHzYJWLDqCaydRvrmViqSrkL8wb61fk1uNzstosDHPP+fasq9vo3lJ28cA+n0NTKTu&#10;VFaGTLYJeOY76575zuIx+INWrLQ9IsTuhuwB/Fh85P41V1MLKjExEH2rGle4jbyxbkgHja3Nc86j&#10;i9C4rmW52f2uxHAlH/fFFckty20YZhx0K0VHPU8yvZeZ6PPa37DMSdPQZpq20piw7ncecCifxMsa&#10;7UQH/gNVzrbh/McDA9a+gnKC2OBNtko09xdbo1JA6UspkDBVXAPUk9aij1qFwQJcknkA1DcapEjb&#10;hNj3PWpfLa4ldvVFlZlhPLkY7+1EmoqBuiIXkYwKy5NRjlJbfkegPNLbmVwTnuc8isXJLY1S11Rs&#10;2mrNH87nBPXipRqxlPleoOMCsWFbnJznA79ulWreGUsXkbHpg4qJXZcXy6I0BdTtwzHr3PSoJr0l&#10;fLkPGTg460+3UHmRz65xzTXjijJLcnsOtQo3Y+ZvYp7RMdm0bT74ND6Xb3Cg7ACRjNWWeKJeijsM&#10;U03Kdgff3FVsSylNoyqpMK/N3Izis1PBdveXLTzwgueC3t9a25bpNw8uTjqBn9KsQSxKMbwB09Kh&#10;xNFKS2M/RPh9bWdx9ujz7AmtPUtDnntzHDPtOOCBjFWbW8VUKIQyDpzU6XCOuPM2nPb+daxjdkyT&#10;vdmfoGi3+mrsnuvM4+tbN3dNYW5uQu5lXgDuaZDdwIcNJnjJ4p91LDPHwF2gcZ+ldMHG2plJybuz&#10;jPG3xOtI9FuLfU7Py8xNlmPTivyF/a60Czsf2ib/AFjQL4y/2hMZHjU52YwP1x+hr9Cv2/77x9Zf&#10;De+l8Au0V4EyjKueO/6V+Z+gm/1PXJtQ8TSSyagZD5puCd2fxqq1VQoto9vIMDLE4tNOx13gfSJZ&#10;HKNFklcnPb867vSvCcMxyYQTjpjqKqeD1srdI2TaGI3cnk+9djpklvHH5iFOnXivnHJu7P1qcIKN&#10;rFG1+HljM37y1XIGRnv0rc0T4b6dFKs7xglCOT2FP06ZXuAWyeeSAK6fT5k2K8UnJ4x+FS5yitDk&#10;lSg+hLYeH7GJFEkCn/ZK9K0LTTrWFRGkQx0GPTFSWoVkJbPtk1pW9nE6DD547fzpQdRvQ46qjF36&#10;mXLYRq+5FAPrViC1lWJmeUfKM8VoHS45pNgJGeD8361dHhpxYSBEJKjPA6+38q5swxNXBUHNHoZN&#10;gYZljY03sXfhpcy/2vFDG5wSADjtXvPxW8USaL8KrlUZXJtxjt2rwHwCLmy1aJTGVO/HI6+9e0eO&#10;9Ok1n4btEzZeVcHPfivl4ZhWrKTk9T9Rlk9DA1acYrS58c6p8T9bXU5oknZRvIbBPH/1qyNX1288&#10;QI6mcnK/3vqK3/iN8NL7QryS4VSUb5hx+NcjCGtFPnIF5wSD/n/IrGlWV0tz0sZSlFN03YzYPBlr&#10;eXJkvJs5NdT4e8A6BYvHN5Ac44LL3rn49SgF+SsmTuztJ7/5Nddo1+ZI15LAjA9q9yjNOKsj4PH4&#10;rEJvmm2a9rZ2duu22tlXJAAC/wCcdaszMiL5eM49O3+eafp1i80W5xwemFzWhB4ea8lBMZXI7c12&#10;06bvdnzdfEqTsc/cySCNpCDj0xWTe3NzI+IA2d3Ix/n3/KvRrPwJJMRDNESAMHJ61q6f8LLeQB/K&#10;Gfcdea9CjSi1qjyMRXttseWaM/iKR0jgR9pI4zzXbeH9A1K9WMXKODwSSprutO+GtnasH+zj/gSg&#10;49/aux8O+DLYqitD2AyO1XOlHsZ4fESUrHOeGfCc8aqGUZJ68f59q9b+HbDSIhHNHgA9QO3+f51m&#10;23heKMqIgBxwc/rXVeGtM3KquOOnFeVi8vjjEk9LH1GV52sBdPVMd4/uoL3TC1uFB2kn+VfP/wAQ&#10;ob26doLSzd25B4r6T1DQbC4iCN1IxtzmsK68BaDbr5phVj1Yt0/zzXnVMiUpK57tHjehh6TUY6ny&#10;X/wp3xp4mvNjWrJGxy2R1Ga3PDX7KVtZXC32rWvmNnOC3PWvevEGteHvCK7roRoM8YUAGsyHxVY6&#10;lCZbYADqM4wRXpYbL40UkkfK5vxbi8anryxMvw18OtD020EK2yEqNvI/pV9vDVva7pbeBc5OABWH&#10;4i+Idhp0ot4NQ/fZBAj5OfcUqfFN9O00SapZsyEcsOG/EV9FToRcEj4CpiZSm3uaMeowwOYZo9u0&#10;YJP+fpSXPifT7YfJOM44AIyfwry3x58TbiXUIbnw1i6jkcLJEH2lAe9cp491bWbmEXmlRzRunO9G&#10;5U9ecduKpUGtBSrKaTPX7r4n+HzcGzF0qSqPuTfLk+ma5nUvjfpQE+n3QNrOMqkhXKtnuDXm2hax&#10;ZeIWj0/xSjRXD9Lgg/MfX2/CvQNJ+BNjqwFx9oLxkA5Lbq1VGC+Ix9pzK239ficb4f8AiV45utaV&#10;by18wfaCFmtpjtCerZ74r0vS9cuvFNx9hktsJtwT3rc0D4W6BpUJtntUY/3goAIzW5ZeHdL09SLa&#10;ONCf7o605Rjf3UaxT+0ef3/wk0eadryKNVkkfJJHJp2jfCXQLPUo9QkgRnVsqxXGD613eom1s7di&#10;23K9OeTXA+IPGEouzBDL90fNz93kVzVLrc6abjGVz1Pw7pej2dmoVUAHYHOfzrTuJ7NIt6KOAfev&#10;GrPx1qDRrF5jBSnzZPU1fsPHl1Gu2S625Hc158qsIOyPapT5oXZ6YNWtsYZRhQSxrO1bytV/dxuQ&#10;c5wScVxsXxBgQgFtwbse9XbXxOb6T90SpJztH+feuuNZSjZHBVVqh2WiGGygMUtxkDBxV6Txdp9g&#10;gffyp6FsVy1itzMAftA9wTz9KwvGFpeyAiOZgSOQCRit4TaVkc9SUFq9T0Kbx+lynlK6YIwPm6Vm&#10;6hGupjzPOHzZ4WvJpJdZtZUJmfaG28t3ro9K8cwWNqIr26AIODk/N0qZXnGzZlDFRhL3TRvk1rSr&#10;9Wsr2RVyCdhxgZrqPCnxJ8XaSq/8TiRgTj5nNcJfeNbO+cKs+QeAAK2PD8D36LNHI2GxweKxhOpC&#10;VkdksRGpBc9j1jw/8YtZub9V1OUuijncOf8A69el6F8U/DGoRLbXJER4Vie565r54hs7i2ON5+7g&#10;cU6a9vdPBeElCPTqf89K6oVLPU5asaU/L0PqGNPCGtxFQ0Umc5YHt1wK4/xx8I9F1SKR7MhXP3Qo&#10;FeIaF8RvFeky74rtzgHPJyK6XTfj1rKN5d7NuGRkFsYFbe1pNWaMVRqRfuSOe8S/BXUra/kv3iEi&#10;oTtY9+vTFcH4j8ExozROgXnoRzXst18bNDuITFP+7Z/yHvWE1npniib7TlWVujKMZFcdahSnsKni&#10;qtGVpI8ZXwvaIDGsY+Vjjj9c0xSYy1taqN2TjPPH4V6V4y+HltZKZreQoCPvg9K831K7OgytcSMs&#10;xDEKE6j3rKFOMBzqxqsp3kOoJD5gt1P97A5x/WlsbbVzMjRRBVk9VyR0/wDr1o6T4hg1Ehp7ZVBx&#10;gE9q6HTZrdADGy/KOOelV7tgjR5noN0fwzcyoHuYAxf1HWuisfCVuykeTkjqcdPbmlsNQt4Cu4Y9&#10;QDwBWkPEFjCPv4J7qKizudEaNolKLwlYMx85Apx0Zv6Ur+DdJLBlt0yT6U2+8U2hHyu3scdaq/8A&#10;CUREffbPp0xTdpMcaaTJ28N2lodyxKGHI9agv7WG1tDKpGUHHyimv4jt5W+W4Ge2TVDVr8PYSmOU&#10;ElTgE1MlHY6IRSZ4R+0B461GW6Ol29wwVjggHHr6VF8JfCazQieRS7HGWI7+ua5/4p2d63jL7TcQ&#10;N5e4dTkH+ddv8O/EWn6ekUj3KrhfmUgjB9v1rKakoaH0kWqVBcvY9a8PadZ6PZ7FHGBk4/SpL7X1&#10;tWIiGRjgY71zMnxE0JGCrernHzYHQ1JH4n0rUCFhulYvwMHGBUdDxKvtZtt63KmveMtXE3lWcI2j&#10;0XPNZEvirxa0/lq8gUn+FcGuxsdKsblctGrHg+taMXhq0xuaNenHHNbQa5dNzglCpzas4yXUdWlh&#10;3yseDjnv+FYWrao0sxjazJH8+teoSaBYzH541PHeiHwho0kheW2Xk5Oe9PlhKV+pElO1rnjchmup&#10;1hh0YkFhjcOtdLpGnTWsaGGDacfdA4716A3hzRIH+WzQHPoBzViPSdMaMgQoCOAgHtWdeKlGw6Mp&#10;wlds4aSx1WYAGA4IweKqSaTdhzuBXnrmvRZ7WyjQxmDDDpzxWDqYgimPzLtJ9K8/2UUz0XiWoHMf&#10;2TdBA27OPfNLNoU8qfMg3cdRXQq1nHGSwViRxtHSrOni1us5YgKeTjBpVYrlViMLJ8zdzmrLw6ww&#10;pjIz1JUfpWnZ+GHt5mMSAg+lbxitoM4jA47UiXccLYMPOCev60U4x5i8ZVtTsUFspbE5kQ7cdfWr&#10;VpMsyCMjBPGCOua0FjfUQqxAqDgE561dtfCRkAnRznrxXoQjdaHiqo29WZkukTSQ/PGx+v8Aj+FV&#10;bzSrZ+blwMH866ae1tbC33XUx2jggc/5/wDrVxniHxnoa3EkNlkuM4DuFz9AaHSlJ6I39rCO7Keo&#10;iyt8tCVOPU81ymvavp9nIVv7gR+xPX8v881x/jTxBr66o01heug8zJifgdfXv1qrOn/CV6asN9DK&#10;k5Y7THyDmk8NKUU5OxMMVFy0Ok1fxpotjZeYH3qc4ySABXn/AIy1m1unF/DbgBlB3Ien9K0dO8P6&#10;hFnT7ppJIlJwJVyR+NO1b4ZwXyG2IwrDBAHtXE4U6Mtz3qNaUqaSOHvfHOs3Ni2lxXTSpgcMc/Tm&#10;s3Q7XxdFfvqNm0ykjkOQ44/GvQrD4a2ulSGJIywLZ2sOK1rXwmI32wp8p/hx3rSNeMVojKdNyd2z&#10;mPDv/CQXpaPVLtiZOpY9PpWN41+EN5eSfbYJS/cqWGBXoN14SvI7cmEOrdiOKy73QPEPk+WssmOu&#10;QeOtXGXM+ZaF0qs8OvI4PRYNV8FziaSzVkXgnAOPbpXofhb4y+GnZLfUINjnGSo6e9Vz4fuDprRX&#10;EJZgueleX+K/DurWer/aIbZwqtwwHWqUeeTVz0aWJhiIao+mfDfi7wnezQvBOvLDaB07ele9+Atd&#10;sXhj2lVDqAApxivg/wAA+KV0++hF8GTackCvobwH8X9FhgjC320jGFJ5NcmMoznTsketltejg66l&#10;rb8j680rQ7G+0v7QXXhcgDB6ivGPjboCx3quwx14x1H+c133wv8AGZ1Dw7HeGTKSjGS1cP8AF3X7&#10;e+uZPmUNngEjFePXw0Eoxtqfa4fMJ+9UvoeS30aW0TbJTjsoOMV5T4oXU7rV33liqthck8jPSvVt&#10;amTyyQ+Vzjg1xOsWgFw0qrwxJxj6V2YaMaTTZ8jmbeJcmupw1xpV/KXluLolD90gcZ9xWTqXhpLY&#10;/IMknu1dpe2fmuSV5APQdaq3ujhbF2c5cEYIGf8AJ6V68aj2Pj62G5XdnnetaNMLYhH3O33cdTVr&#10;w18Ob6+jWeYYB711lj4XnvruMTRtjdlVOOfp716z4I+HzzaeqfZ8ggD7oHajE4r2FK73Fl+XfW6p&#10;4Lf/AAr1PLFFJAHB71nW3hmbRrrDjp1OO9fUGs/D2KwsS4TLYOc5NeSeNdFjtJ3YxjIySxriw+Z+&#10;1nynq4vIvq0ec5a2lheErNGAQcfMP1rK1izdg32cck9WqLULy4WQukxxk4wOB1qm9/qcrADOD0Jr&#10;0oQlfmR408VGPuGBqOh6jIzBpSPmySCTmqTaTJbpmQE84Y10p066ZzLLK3uACMfX/ParMWmwzJtk&#10;TIHUn/69dqrTitzgnGnJ36nC36aoYFgtJJBtOQwPNb3hb4w/Gn4dhH0bxjfIo5Ebylhj8f6Vt/2P&#10;as6yeQOD3qh4o0y1FsQI9pA7HHNaLEtKzI+rUq8veVz0PQ/+Cgnx7igSyl1dXaPjfk4PPXrXTeHv&#10;+Ch/xhtHaLUUjlUk7WC5I56f5/xr500LTfPu5I1jJZVySBwRXX6FoUVxHunj5A6kVlUqU4vWKN45&#10;FgnHm5T6T8Of8FG7jyFg8ZeHSyls7wM8fl0r1Dwj+0x8B/G9uZ31BLdsgkE4IzXxbcaJatGYtgZc&#10;ZHSqMnhoQKWs5CmT1Vj+dZqrRlurHNWyKi3elJo/S/wz8T/h1rNn/wASnxXbMwG3IlwRxVW71bxN&#10;5jTeG9aW4TOfmwePWvzYS48aaLG0uj63cwsOmJDj+ftXR+AP2svjR8MbwW91fPeW+c4kY5/OtlTj&#10;L4ZHlV8pxVB3j7x+kXh4+KNTh3atdDCrkFccirlzr+j+HJhFfwSPxwwTI96+X/hh/wAFIfC91YxW&#10;viqH7PN0kZ+MH+te9/Dv44fDT4pQJJpOowXBIGE3A8mk6bjrJHk1PbUpWnG34HV6N488Laxcmysp&#10;ir8EoVwa3dqrH5yyYU+tY1j4a0KK++22ViiMTkFBjnvWneabPdQfZ45DFjpik7W90hy1uWoTZsoa&#10;QhiRxyM1KttGkn2hW69s1y2meEPFFhqJuE1NpYC2SjE4A+ldVDYzw25eQkjg/SmosTld6MebUSMQ&#10;sfB6EVLaaPIspDkqoHGaSLVLGzws4YZ5x6VpR6vYzxYgyQfQd+a3UFo2TzzTsiEaUQweWRTjHJ7V&#10;n6truk6Kj3GoarbwxrkkvIBj2rgP2oda+IFp4KmuPAt5skSNi6IeQPWvzu8dftCfFefVLjQtf8QX&#10;AeOQh4ienY4NEYKd3c6KFGeIqKKkk/M/RD4gftSfC7wTbPjWEubjadscTdCPWvgz9pz4qeJPjf8A&#10;ENdQR9sCTjyoRyMZHf8AzivObTx1d37EXc0kkgzkM+etdN4N1i51O+UzWoCBs/d/z61MnKneUT6D&#10;B5VhoVk6ru/wPWvBnw+m1fTbWWK2ZiMZCdfWvePAt1Fo2mLpWtac2wxBQdmcdvyrzv4L6pBB5Ks4&#10;BIGAen+e1ex6jrOnHTjkRk7ecY/z61+e4iVaFeUn3P6By9UJYGnBK6t0PJ/j/wCAfCupWjT6NEBK&#10;3JGK8Au9Fg0CYm5IyG6ete5fE3xLHHJKqSBR0XB614D41vr/AFe8MVlA0hc/L7fX/PevOozrVKvu&#10;rRnt1cNSjhlzyvY5z4kazbanbHS1Xch64rz8aDfaNCL/AE2MtEHzhjwK9k8F/AjW/Ft5u1SF0Rlw&#10;cDkV2Pij9mC6s/DCrHE7xRNlgmc4/AV9vk0HShaTPxXjSrRrYlKk9jyHwvo1v4m0xfPYoHXlR+FS&#10;X3gPStHnX7RMzMDk5BPevRIPh9bWfh9LG1sGhlXBVgxBwDWfeatpGk3ENlr9iGY4AcDqPU/rXsOL&#10;UrxPgfbW92RwpsvDpuPs8dt944+7xn2rN1v4GweIs3FmhRgcjHHHWvapvAPh65CXsdooLD+Hiku9&#10;ITTbfZDhccYrmnWlTfu6M76M48vLLVHkfwv+J/xo/Zr1dJbHUJLvTkcebZzNldvfGc7f5V9vfs7/&#10;ALYfw0+MNpHBNqos74Jia1nbBHHP4e/TmvlHxDp9rqwNtdRZAyMkdK5V/A9no18L3R797eVTlXjk&#10;2kflWsK0Ky/eLXucuIwWGr6wdmfp9DNo15CbmymVgTwVbNE1osicoOOQSK/ObSP2mfjL8Mipsdfm&#10;urdSD5FwxYY/z9elfTX7L37YNv8AGGzNhrhjt76F9rxbh+Bolh7rmWqPKrYXEYbWWqPeLa1uYWMR&#10;JxjkH61op5VmB8nX72KzrbX4pgCxHQ8jrio7nWUydhDAnkCoS5VY5XzTexqfa4Q7PAOo7DpTHv1Z&#10;dqSAcdc1lQ60zPt45GRmo/7WWH/WxZYniqUm0Nq25tpMZIVcSHjIJU5xTL147hf9ccjjpzWfYatG&#10;V2ucH3H51LLcxKxYtjPIz3quZvcza1uUdQFxp1wZQSYs9qryT28yiSIkAgZqS/1KCSMoWB56Z61n&#10;iWO3DYYgdcdc/SlezGtVdlme3YkMspG4Z47/AIVSllt4GCOqlsYJApk2vANjAAwQWqlNcxXJEofI&#10;6dffFS0nuPVLU2RLFjjOP90UVnC6iAwFOO3H/wBeiq5Sbo6pirNlwMD17VXvJiy4TJwOtbI0xHUS&#10;KpznqR09KZLo0bDCvjuc1606TexzJpPY5Z5pw4HJGeuKC9yxy+cehNdOmh2xzvGRjimPpFmBwBjk&#10;nisXFrc154nNxy3A5JIwc4rW067SMZkbGegxUh0mEkgDPp/nFQTaZ5Y2ryMkCsneOpa5ZaF1b1S4&#10;PGP9mpl1AA8hiB6nvVGCAREKT1Gc56n0pzlweB0pOdhKMblp9TMec8Y7lqhm1V+gYHnhT0qswV3x&#10;+p7/AOcUjwkygsSQDwKzbbLhFWuW4rtZMKWxjg9ala4hAw547+1V4o4h2wMdj+tMmgGSpfPHf1ql&#10;JoEk9CzLNbBQqZDZx+FRm7jg5WQ9OxqskLBySWPHAz+lRTg7SqyHdkZFYub3NFFdSaTXjF8qgjsS&#10;Dj9KsWviITSAKT6deax/saSNy3fnnpViO0WEhw2Wzxj+dP2sh2p30Omt9WiaPkHkcHJ6Zp328OpR&#10;DkYyRmudiu/KASR8knqDV21uiUDo2KtVGLkRz/xJ0ex1nTXh1FA8ZU53dxX5oftreGPCXgnxv9r8&#10;PukU0r5YI3Lc9gK/SH4r6rPDoFw1uCCsRAPcf5wK/Jb9qGTxDdfG6+l1lmaDzNttuP8ACK6KXvxd&#10;zsy5zp4m8XYveDPF2ooYpMuQcBh3P+ea9F0fxP5qKZWI6HBPU15d4cjiAQAgAKBjFddp02xgxYYx&#10;1xXiV37+h+tUW/Yq+rselaTqazAOxXcTwAe9dPomq71DNJg7eu79a800i8ZBjzOcV1Gk6qpAw3uT&#10;WUVJsKl0j0rTb9SA28MPY9a2LO986QRl+CeOelcBpOqqNpMhwTzn/wCtXQWWpuMBJc4PU9q7qVo7&#10;nk17zdjvdLWCRVQkZPVq7LRrFZ7Xyhggnr1/L9K8y0TVneMFmyBxgD+teieDtVV4cfeJHIPX/PSu&#10;DN6TxOGcVuezw7WhhMZGbOr8P/Du0urhJ9g3Zrp9f0SeDSFt1ZxGiYCknBrI0DXZbJgzPtAIBBHS&#10;rfijx/K9i0UcQLbeSO49q+FhgsRTTTR+sLHwrSi000eH/GHyhbvEUwAO9fPHjK/ELvDb5JLfKMfz&#10;96+g/iJp2o+IVcxwHcT/ABHtXCab8A9R1nURPdxEjf6dK1wOCxMqvNJF5nmmBw2GfvK55N4X8M6n&#10;qV0szRk89dvvXqHhvwpPEsalOcAbh3P+NeoaN8FNN0m0AW1GVAzgAc/lzVubwVb2ULKkfIz1FfVU&#10;8PKLStofkuOx0arlbqYWg+HE8oA88cA46dK6Kz0O2g5XBOeRTbHT5YztVAcHpzmtFIt42j5SO3Ne&#10;nDkUT5upVd9yeCC1h2kgA4yTj271bSWGNACefXHOKpfZpG+UEYzzxnH49qbOG34JG0/dwTgGuxJW&#10;OST5jctrobwOCMjJx/P9a6HRr1DHujHIzg5zXH6crxgMXyOvWt7SblIgAzr7561ErtaBTaU7nSC5&#10;nRA8bNz1/KtDRtdktOHY56cnFYE3iCxgjMckoOODzWbd+PdPttwRO3r1rFrlkdM6nPHY1/iF8cIf&#10;C9xFDcSofOfYqu2Of09KwLj4+afdL9knikRjwChyP0rxv43+LU1i8ie2i3PDOGCsevNbWhJbarYw&#10;3E4jjcxgkL2PT+daOMJ2uc1WbpR0T2H/ABc8U2fjCxktbXXSiv0j3YY47CuL8LeJPFHg8x2MNybm&#10;FmwySyZKj6n2/lXR678P5r25Fzbx7m35UKcZGa2bL4YQS2ytdKiuF+bb1ziuyCp0423PErTnN+87&#10;oyb/AMMxfENBeadqDRXCYdkiO11Ye/XFdt4d8F3OpaGNN1pN0kYwspA3AVi+GPCN1oevrdWzsBkB&#10;sHgj1NejRaksShYkXHU4GOa29pFpJGKhUb118zj7b4HafBdPfTQpnaeQuCTRc+AdItPlmtkJPYk/&#10;5Nd4dVVoTvYjnjPrWDrcbTHzQxPXryRWFWet0zemnd8zOCv/AABpNxqKz2sEUZRgThAenpXXaHrd&#10;hpMAQytkDAKdzj2rH1q7W0jLu2McHFcfqXiI25YtM2C2QA3T0rP6w7XZpZJ7nqc3i61kUzRFiCMH&#10;c3f/ADiqV14kVhvWXHPJ3eteWHxoyxuRMdxOQM9qytR+I18WWKPcATj5W4NTKu3swUrHrWpaylxa&#10;Oskq5wRjd3rhddKNdNsYHg85Gc1zC+JdSlI3uQGOAobmprWW+d2kckA+5FZyldasu2t0y6DcsQqS&#10;ZyxGDU6x3iRh5JDwvbp9ado8E8koEiHBPXHWtmbTTLBgIcAdc9K4ZUlvc76dWaVkcpe+IodOm/el&#10;yQSOp45qzpXxEVZlSJTwehOKm1bwUb1jI7Hpxxiq+n+Afs86TM3TrjvXZTgoxsclXmcr3O70Xxzd&#10;Nb+YykAdySDmrreJbm/BDR5bscVjaZpX2eILgFhjHYmtezghiBdyoJ5FXzMy5JvUhbT7nUpg7fKR&#10;6Veh8CrfZymSeM1b0+5s2fgjg8nNaLa3a2CbllUsckZPQU4ydtDKUEnc5v8A4V9Jb3AJ5APUnmu1&#10;8MWMGnRbGOeMfNXM6t48CjMAXIJ3DHBrFn+KF3bRsy7SQSNtS3K9xObasj1yKWF3CNKmBwcU+7tL&#10;aS3JLqO5ya8ag+KN5OpkSZVXuc4z9alsvilcTEpPeliDjHrV3b3M/bWdrnf6tPaacjOhU46Edfp/&#10;OuT1DxM8gYWwQfN0I/x6cVn6l44jvICLiXaMgkAjmuck1zS7NncXDAMcgY5xT3KVVNbmlqWvXbRm&#10;bzCrJxtxxUOn/FrVdHiMVtcurpxkHNZE2s2F0xEchbPPTnHpVKRNP2EgA7uuB07ZovY0jzNWepa1&#10;n45eKb0unnbxuPEjHBFZ3hfxS+sam0WqScEfLzxyef51nX8engGMRZBH3hxWQjSafc+ZbRFOTwT3&#10;qkrph7L3r7HuHh7TtF+zhbe5T5hkjOSatXVlHbsz20xG0+uR9a8e0zx3eWiZMzDH3j0rWtPi6yoI&#10;pZ0Y5O7f1/n7Vg6U29Dphen10PQXvtSSUBQSBxwe1Mm16fZtmmcY4GT9awLD4maFLbs08oP+yD3r&#10;E8SfEa1ux5FmQFxj5etONOaR0c6R3Q1RZ1KGY5Az96qN3qlzC2CcgngZ6iuP0bxAYLNbi4nAGD1P&#10;+e9V9V+J9nasY/LLYHWk+e9rBJqWqOxh1C8mkVzKQB/dOPwq6NXcJteVm/vA9v8APNecaf8AEuK5&#10;kKqoXJ7Gr48Zsy58zjsM1L5kSpu5reK9C07Vx5rRoGPQmuftfBsCn5V24zx/jTbvxU0kmI5SRjjH&#10;FVz4lWNWJcBQBjBJo96xUcVWi7RZYuPCe4nbMDxx6msXVBqWgHzYZ2wD8wHUdKvJ8QrJZgjyDjgK&#10;Wqrq/iuw1FBkJ054rNubex20cZXj8Sui54H+M91YXQtNTcMmdu7Pp/n9a9c0n4l6TqloGikXcRwC&#10;Rya+ZNWSyaR5YVKn3z+FSaD4rvtHm2rdH0w3bnmqcOq0ZvVjCvG6Vj6ak8UtvIRl5PT0pJvF0keV&#10;D4b0I7/0ryHw38VmuHWGSQSZX3rrLbxBa6jsVYwC3fPFYydSG55VTD4infQ6GfxVdSZIm4z2OOPz&#10;qSDxDc5zJIfz5Ht+FZttEr/MAO2CD2FXV0xfIEoc8jjBpSnc54Rla5ZTWvM+Rpck8jdwKq3zCadc&#10;zLnjjqKZLabwRGTnHOeKba28oYGYjAPRzzXPKVlc6U2SwWclzhhkqT/hW9pNvDAnz5B4yeg/H8qy&#10;oNRs7FvLuLgKc9T9Kqa14/0/SUaQFDHvwHJ4zWTk5PRHRS5UWfHni618MW4n8sF3U439B/j3rO8L&#10;6zF4yjaa11FnZOCokwB34qa/j0TxzpIF1PGrkfKQ2ecZrntG+Hl1oN19o0x3VQ/LQt0rtwsI2vLc&#10;8/HyvpfXzPRfDWlX1jLulDlSCQ28nn1xWh438VxaFowkM7KRy4Q8nrWDpdxrCRbZb+cjHIJzWB4r&#10;d7y8BnglkMfyhnbK/wCHWu6MJOXkePeVzLsfG3iK61Jprm3a4h3YjMD7fl9we+MU3UvCWoeIZxdS&#10;2uAzE7ONy89citrQZdKeRYY7FQzcPjjH6V1Ak0+ytBPDH0T+7VykovRDhKcjh7H4Pm9RUuA06KR/&#10;r1B9/wAa01+EVhpiGSKDB3fw8Yq5P8RYtPkKm1YheAG7/wCTUtv8SZtThYRWpUEflWLlOadzqpLl&#10;epzur+GI7EblQFhxnd3rEvMQuYw4yOlaniqbUGEt2TJjnIJ689PzriE1HbebriOVs+vTrXLPCt63&#10;PToYtw2JNZ1O6STKQhiDySetUYfGl5p0oinsyFJxuABrqdO/s6+wslmozj5lFaNx4I0q+YyrGuR6&#10;DGKyhTpx0kjpniJy2Ocg8fwtApayAJ6Y71Yu9WjurIzC1AY/dyT+tXm8I6fYyGQoRtXjI9Ko6jqe&#10;n2aNH9myp4IIrRqDdoozVapy6nN6hrOpw5EMacrg8VHo+mjWJCdRgGN3OF5FbFhqmm3k5Q2iAE8A&#10;1qefoll8ybVAIyFqvh05dSqc3zc1zntW+H+gNaeYsBDjjgZJrDsvBFzBdKtq8i5IA+fpXZT67ZXV&#10;wlpayZUqSxI4HFaGg6I1xqtvGsIbMg4OcDmuHF4uWGsnuz6rIcDWzCto/dR7b8ORfaH4NtrZSy+X&#10;CMAE88V5D8YvGmuRanJ9nLAknIzx68V7zomlqmh4wNyx42j+leZ+PPBqahO88tqQCc187jMTOVbm&#10;P0rLsLRjGUJLc8U0/wAZeIbuXy54ZGBbAGTxWhearNHHuli3kDkZxj/P9a6638DWltKXS3C4/HJ/&#10;KodW8HQXL8RBcjnaeCaKeYtyszlxWSUZu8dEeeXfiSRTiKA7geAB+uadFr1/NGR9k+UHILda7uw+&#10;HNncXOJUUY7EcV02mfCrSwrKbfkjHIzmu1ZrCGh5s+H8PJ6o8r0PUpU1CNZ7fB3DJ2YxXtnw+1mF&#10;URREQMDLAcViXvwvsrS4EqIAQeOM/hXVeE/DkdmiCNcHPy5/z7VhWzCFemdODyKhh53grGl4hs4b&#10;22ZF6Muc/hXkvjbwXDKsm6P72cHGf5/lXucekLPHskPAHBNY/iLwPHPEWUkE9BivKoV3Tq6Hs4nL&#10;aWIocsz5M8VeDILSZmBCjqQF6+2K5+4trayVXXgEkbc/596+kPEXwmgmZvMYP15P/wCqvN/HvwdR&#10;oGuLZiCB0A6elfY4HGupFJs/L82yHD0qrcXY86t9La+QiF2y33D9R0qzY+B9cuyWEJ69AuMU2B9Q&#10;8MXohdW2pwSewrvfCvjbTHiUXCDP8RwK9F1nukfPVMnktb3POdY0Sbw8TJdRsxwcknP4VzFx9o8R&#10;3TQxjamPnIPbp6V7h4jg8JeIICC4Jbk55xXIv8PtItpS1hdDBYHAPHWl7Xm3NcPhqFF+9ozlfDfg&#10;pY5QIIgu4fM2eT/hXZWXg2OJN+4dO9Um0TUrDLWUxO3uT0pk2v8AiCzQo0QPYkg8f5FZyk5M7500&#10;4+4y7caAYuNuRj7tZt7ZG2H7sYyOcDPNVZPH13FKUuI8gY524z+NK3ii2vv9bgccjPSnyz3OeVOU&#10;HqRSxMwAjXHPORWdf6Z9ryJlJ9Mj9K1JL1GA8uUH2Haq0lxtOTGxHqKSc4vQiXKzltb8IloXktR1&#10;UAYGCay/hz8ZPH/wF8YJq+lXkv2fzMSwlzgjg/nxXem5iaBo2TJcYrhvHWi29xaS74TlRnI6mvRw&#10;mJmpWkro4cdgqWJoNrR2P0y/ZJ/aJ0z4z+FrbUorlGlKDenmZIPevoeyigni3KinjgYr8qf+Cb3x&#10;lsPh/wCIJvC2pz7GkuN0SO/HPp+Nfpx4L8Z2et2MdxBKrB1zgdhXbUhGnPyZ+fV4OnUatY6RbWBM&#10;s4BBPQHv6VLBHbrlevPbtVKW5MiHBPA7k4qF9QgttzyTLn0JpLljqZKLe7L95p1rJEUWBGOeDVKL&#10;SDC5ztVecZOMc1E3iqNABCO/WopNdkuGG9hgDnjoKXNGWxajJFLxX4O03VYyz3GCRgjGQf618dft&#10;V/sQXuqXkvjHwbABIMtIqpyTz1r7Ll8S6MM26XSNIOiBuf0ridePinVNWMagi1LHCqMAD3prmT5k&#10;OnOUZpxeq7n5aa/4J8WeFtVa01LT5IJFY5UggEDvWz4c8T6nYosYhVXXj/8AX61+hXxF/Zl8H+Pd&#10;OLXGmJFcnkuqfeOMelfPfj/9hq9sJprjTJ2QDps5A/Afyqajhy2Z7+CzenJctfRnHfCzxbdM+y+v&#10;CjFgc7utelnxZ5CADVg3yjgN7V5la/ssfEa2m36fcSHByTsI/Km6z8HfjLo2XRJGCn5TnH9K+fxO&#10;XxnJttH3+X8SxpQUKdSx2Opy6Xq8xa4lJ9ic0ukaDoJnzDZLu7sBXmlzafFTRLdrm50mVgq5LAE8&#10;D0qnafG/XLK4+z3Nu0b9DuUAiuOnllTmvFHfjOIJ1oW9pfyufSnhS0gtdkihduOBgflXX20sE8ZT&#10;aCCvIArwj4efGKG+hEdy+GJ/iavRtJ8a28qrKrhlxn71ejTUqHunyGMviJuTJviF8PI9YspptFhE&#10;coUnC8DJrx3VPhRervl1lW4bKhnPFe5ReL4Jk/1gIPTmsXxhrGjS2Elrdwgl4zhs8g47V2U6+ljx&#10;a+Fk1oj5+8Vy6/pVultod3vXOGUv0FNs7bV7m2Au787nXOxjxXZTabYw3LtHHlc8YUH+dY3iFYb0&#10;BLAyRSI3UYrqtTkrHDyzps5SfQdc1SRoDGyhTlSvfnrWJr/w/wDE+wGLe/OQMda9Z0PWtNsbWKHV&#10;olU4ADsc59c12elaTourWyzWBRlI4xWL54S0Wh00rS+JnzJH4H8WM/kXNpJgA8kHisez0X4ifCfx&#10;XF4w8NNKgVsyRoThh1OcV9X6j4UsI0J+zrxxnaK898WyRwiS2axDZGMbRShiKindI9H2UJ0uSTuj&#10;rvhb+3Z4XuNPhtfGMgs7hFCuJjjB+p617z4F+Jfhbx5Zi70XVIpkboVYEV+c3xE8C3usTSSWEDRn&#10;kjbxgf1q18C/jT40+BWri01BZZLPfyOcDnr/APW9q6FClVjpozxcXlsoPmpH6cQxRRgSBwcDIpS0&#10;LHBi4z7CvIPhP+034W8dafA6aiiOyDKs+ea9Jg1dNQj32MwJP9057f8A16w5WnZnluTvaRoS3sMD&#10;ZAXHrUF3qe9cI/GOvpVUaXLM26RiMjvWtp/hxQ25ySRwOOKSTk7IbcVHc5yeK9uHDqxx9etTu0iw&#10;lVViQO610x0qzjGSpJ+tWIdJs5SHC4x1yOKFSd9EDqKy0OFl069KHEBycdQahj0m6UbhCy+9eiS6&#10;dZFCQuD1yPpVKa0tmbYuAT+tCgJTv0OO+w3w4z+oorr/AOxoDzvPP+xRT9j5hzLsdNHhFCg59DUF&#10;y8u7GfcEGltiTGAz4PelcowIYgkfxV7fwo4r2ZVfz928k8dOelRmR1+Ukgdxn+lXzFGcKByc7ccm&#10;oZ7JBguDkZA5rGaTVzSEu5TSRt3NSxwh1B2dv736UqW6qQGyeDtIHNTbFC8DBJ4yMY/ziufkvqCk&#10;U5FAO4EZBPaopwX6Kee2Kum23tu3HGe2DTRbo0hHIwexqXG5pF8q1KC2zZ4xwetOjgcnLJyDjHp6&#10;VekjijACjBPv0HvUEs5OVAAHoKiUUWm2ivLAScMOPbiowhJ5IJ9fenXFxh9wOc9ai+0BGJxwo9cV&#10;npE095rREwjABzgZHILdaqahC6tvHOegFI17ufcmcDpjnnFHmNKCxwzemah2HFWeuxWV3TO705zU&#10;j3zyAKRkemeOlP8AswkbgN2yBThp7ZyFPPYClbS4NpDAjOwIj/8ArVdgjfYNqdF6+lNgs8DLDIyR&#10;gf5960LaDbhmIAx93bwauKuF9O5yvi7Q3vtPkVhklT171+bf/BQX4fXej+KItdsbIiMSnzXC4PJw&#10;P1r9RdWg822aNAW49K8H/aG/Z8sfiRpstrcWivuXBO3muijKMNy6FX2NdSZ+ZvhTWA8Cbs7hxhq6&#10;2z1XgMr89lzXrGsfsHappUrzWMc6RgnAIOP5e1cd4j/Zn8f6IHa2t3IHIUqQT39K5a2HjOd0foeA&#10;zvDTpKMpaoo6drTBRliBjiug07W1ICO3IwB2/wA8VwV1ofi/w5Jt1LTJgFH3lBIqWy8R7ZRHcKys&#10;Dgg1xTw9Sn0PahiKNaPus9e0jWkIX94fx5/D866rRtVWXaofJGM5ryLQdbMx/wBcM445rq9E8QiJ&#10;hg4K9s/41kptahKlGXQ9d0u9gLK2/oOVzXceFdZityizPjoeR1rxrSfE2VB3Y55xXRaf4uMfAn4O&#10;CG3dKcm5qz1JhD2Urx0PeLTxTZLAJFbPHHPOO9RXnia0kXa8atnOSTnmvKNH8Wy3SkJcNtJ6bia3&#10;47gHTxIrkY6c9eK5mqcdzsWMrrqzrbLUdOv7gK0aN83QduldTp40qJQIYoxg8AAZNeMReL7bT5jG&#10;s6rg9d3P0roNA+IEaOE+2DYTnG6iOmqPPr4p1HaTbPULpYWjLkZwTgHpWLqsEDKZG9f8Oaz38aWz&#10;242yrjqfmzisPX/GcMER23AHHUn29KaqpPVnJWjJw0NG4mtrVA7uo29ycVSl8Q2cLbvPHI6A1574&#10;n8fNsZElPTjb9K5O48X3EsuTMy8cLmmpuWx5k1yfEe3weKbWVtsUnQcD0+n+e1K2rCZgSSeRXlvh&#10;bxI4IklkYAjkE4rsNL1+C9UHzhnHPOOK0VeS0bFBwezOwh1JSCgcABcdeppt74nNohRJcHB3AtnB&#10;rA/tWJY8+Zj5ehrI1vXrUIfNm2nB2jHU1pHEO1glaO5Z1PxpqVxeiNZ2A3Asc5qtf+Ibq4lBMjdO&#10;DmsSDWNOMmxJg25v8/Wtiwtba+VZQQ4B6GuepKctSqVW7t0Ktv4afWbs3N1lufu461v2tjHpKBIk&#10;IA9cGtHSbSGKLO5fl9uc1HrQjHyu4OOCSetYQrNS1Z1VIqcWJBrwjwHn27e+atSeMTHGY0I4HAJ6&#10;964zV9TSFW2EfKc5U+3/ANesJvEDFCNxGOmRjFeisQ3G54lSkovY9L/4TyK2bqO2QT0qxH8RLV8H&#10;zT05Ga8gutWly2JGIIwAT0/z/Wo4b+/DBTnDZI5xTddrVGap3PZ5viTaiIv56nbyuOB+VZr/ABRg&#10;8sq0y5PHXOTXk17qWquuEcgd8HtVBWviAXVgd2Qf8/jTdSclcOVRep6fqfjGxv5WBfJ6nH86x72e&#10;ykUkbSSOufwrjYpL+JNxzncSpxmqmo63fQv1bNZqMmyZOKeh07xQmXe0QYMDyPSoGtrKG54T5ScD&#10;9a52x169XmTkjqDUp1Sedl3zdTjlu31reKM2uZ2Z0L3drHwYiTnOV5xVuz1aDaP3Y46DPWsKQHyv&#10;mkPPXNPElui5EnPf61m3rdG0Io7LTdWt1UsknVcAAdK17XV0wD5gG7g5bivO7a/hQYMpXnkVsWGo&#10;ssGJOAvIx3rK+up3QikrHYSanAwA2qc/lQt4ijKpjn5TnpXK22q7H3M2B7n/AD3qZ/ESxIz+Yo98&#10;1tGcXbuKoknZnbWOqxpHmdgOME9RmqOt+IoIQY0Y49vSuHuvGsisVRg2OoD1z2rePpS5yMe454ra&#10;02ck5JK6PQZPGctvykhAA5w2Mmsy++Is0rhZZiUPA+bmvOtQ8ZXM0RMMm0c8msc+ILiSQMp47kdK&#10;cab3OZybWiPYrfXLKe2LPdZ3Hpu55qOe/tAn7sYwOtecaZr94gCsO/PPUVqJr1zKhVn2qOSSappk&#10;xoOVmblzr0FuGjRDz1GKW31GR7ZZYUw2M8fnWHF5c7B3ddp5PzVcl1yzsIdkkgODjBNNN7I2jl7n&#10;qWby41GZRmVzz2JOeaDflrcJOpJ6E9B+FZs3iyS4YQ2FsZX7CNM1oaV4M8feKlEdtpzQo3TeDXRS&#10;hUlujWWFhSjduw1dftYARIyqCOBkceopkvii3kOLaVz14ru/BP7Keu6rcI+sq824jC7SFHvXt3hT&#10;9juwSzVE0lAQBklOc/lzWvsIM5HmWEw8rXufIdx4jUvtnRwc/wASkVNFqdleIGUHAHHP9K+y9R/Y&#10;y0+a3Ky6Sp45+SuO1r9huwWYtb6UwJ4OAeCPp3p/VotaMqnnGAm7SPlrVdStLeI7xtAXoa5u61aR&#10;5D9jtXkYHgYJ6/8A66+uLT9hO0ecNPbTSqTwHYkCvQPCf7EWlW8KM2lxjHT93V08PysWJzbAwXun&#10;wvpGlfELW5THpOhXW1icO4KqP09v1rt/Cv7PPxK1Jln1B/KYnOAp/mcV97eHP2UdFsY132UagH5g&#10;Exziuz0j4KeH7CIQCxUlR1Ixz61q6UFsebVzxz0hHQ/PrUfgZ460vTyExKFHKbMflXnfiHwlr2hy&#10;PLqumTLg9SMgGv1O1D4M6LcR+WLFT77c4P0rzrx/+y9p2qwSRxWKt3xszWDw8UzahnkbctRH5vac&#10;xZsgEnPI9Km1bXW01BslJYdPQ19UeMP2KbVLiSaHTmjc8hkGMV5B49/ZV8T6aXS2jaZB08wYIH5V&#10;zTwtnc9jDYvC4mNlLc8jTxpcs/mMdoHcc1X1Hxo9y/lwMS5OOMnFafij4ceJNAVoL3Q5I9q4LKMg&#10;flXPaZops7vzbmTdJ2XsBmsZ+70PYw2W80ee+hYs7TUbh1eRmBf27VsWsUkI2bCcd885Ga0dK06A&#10;W4zMJHz8oz0q3/YVyiZIbDc5x2rNTV7MMRTlGNoGfYaWb5wphXLEDnmtm2+Hsd4BKsWScA/LVa3u&#10;LKwlAmBOD3rq9K8R6Q0RMcyjB4ycUp8yWiPNVerF2bM3TvhhbWr7zII+2AcfpXUaV4ZSzj/cz/Lt&#10;JJIrndV8S/Z5PMgOdvIYv1/x60tj8SpFt2gvFVFxglBx74rGpCo1dnQsZOUbM7NNUFk/kLCMA8sX&#10;5q3J4psEtt/2jDKMFCeleV33iZ7iUzWVwZNzZx7VOdQv9Rs/JktyhGO/ArN0Wc/Muh36eNAZdomE&#10;eejEZrN1nxhLbXBeaXzlYf8ALI8j8BWBoWnXcbqt9IZk+9tb+EVr3OixiMzQW21mHJZRz0NP2UE7&#10;Nk6OVypeazq08RudIu1nQqd0MxwRXN3MGtalMD9vESAktD1DVoX2myGQM7GLb/DHxmkhPkuAls0m&#10;MZGcg1Kprm0Nk5KOupv+DNLvbRklQISowcNkY/8A1V3Nnq81jCTOm5mbkE9a4zwvr4YpDFAEPQ7m&#10;rpL24llts/x4xnHetIUqikcOIlKasy/L8QRAnkraAnoATWNqnidrxTM0QGQcYH3ax777e821QFOc&#10;ktWloGlG5jP2pgSRyDj/ACOtdUYcqueZyPXQyhrF5ZTq6S/Mp4Jxityw8T3t5D5csinjkL0FR+IP&#10;D9ktsWtgoIXB+fJrjrqeTTpD/prqvUjPBqZSUlYtR5eh02rzWecBSxUk4B4qvY67DZz7Y7fHQAk8&#10;VzdtrEEk2ZLs9Opb8q2ofsVxblo5BnPpRtHU0XxJHRT39lqFvsb7zDnnv6VzXiDSwwMkBTJA5I/z&#10;7VFf6zDYxsyEccgsa5nV/iJEkhjNwh7cYrmXO5e6dOqehpwXeoaawCXS43c5FdBoXjeRAYpHyDnc&#10;2Pbt+X0rzpvHdpcBm8wNz0HNS2Xi6zQZQD3x1q536o66dOrNaI9Pv9cgvYgrspwuCR1+tcnrk1g4&#10;cGUZGeNvGKzV8bQrGAqnkelYur+LGlkIEPB9sVnTjJsqdCrFXaL1hPZJejy3OQedvGDWwbWOZfMV&#10;8g9B2rhrPX3iuS8lvhe5x1FdbofiywlVY3Zc5GcnFdLhre4U4VX0Zf0XRANTWSXkeu0+texeBfCE&#10;E/lXEaAjGc45Feb6XfWkrLPGVPPQmvTfh14tt7MqrsvTpnivnM7pznZx6H6RwdUhQTUtz0OKzn06&#10;yMaXOMDoa5XxPqVv5Wy6kDYHGfWtzV/Gul3FmdiYYg556cV5F8RfFTFpDaMSfUD26V8tUhWcrM/S&#10;MN7GcbvQZrfizTbSVgrADHrWSni6K8YC2dWHTIH6VwGty6tf3WPNYAkj+tbPhOwFqmZbgNg9z15r&#10;qw+AlPVnJjsfhsMuVO7PQNG1KczB/JC8ZzXY6BdzSYxFxjBOBn2rzyy8R6TY4EtyMY6ZGOa29J+J&#10;+kwyhWdQeg56/lXdLLrRPFWc03O1j0IWa3q7nQ5Y88Vf07RVgBcv8oHpnFcrp3xCspFE4I55GDWv&#10;b+MhcjAPHbnmvMnhq0G0j38Ni4VoI3EuYUuBGgPpkDrU92scluUIz8vBJzisW2ukZ/NY5/2sfpVu&#10;51SGytHkdwcLx65rmcJJnpS5HBWOT8WastgrRLnJOOBn6V5Z4s8TzGYxxgEc9R3+ldx4x1qK6DgH&#10;OAcD8q8p8X38UMhLYPuT1NfQZVdWTPzfi1wgnZGVfWVjqMgM8YIOM5AOBVKTw9bQoWt+R1+Xt9ao&#10;XWv3AdhGgwOo64H41Vm8Uy7Qc9PfpX1MaMmj8t/tStTno2TXWiTmQCG4YZ75zn8K5vW9d1DRC5Ez&#10;HB+93NbcfiC5kUs2B8vY+1czrshv0xLwcnkjrWsKf8xp/as5P3g0r4qbSUvJgcHB3Dmuks/Fmg6r&#10;b5kIy3IwBzXlmpaSyXDNEQRnIwTTLSPULcbopmA6gGtnQhJlf2hCrtoek6xDpFwxeN1+7ngCuW1W&#10;wFvmSOQgdwDxUNld6pLiJLgsTwfy9auHRNTvDmXcRnP3O39azUHB7nTRq8z3M201qSOcRhmIzxk4&#10;FdHYXttcrzuLAA89jVa38CkjfMzAf3eea1rPw4tom0kfdwQewqZcrOmU6aVnuQi2QuQvQjgkf596&#10;y/EOlxXSsgXORj610DQFOAoGAQQKrvbNM/y9PUUua2iRjzJ7M8pvk1LwV4hg8QaWSjwzBwVOOhr7&#10;k/ZO/bR07WdIt9Kv77ZOEAZXOCOOa+W/EPhm3vrV28oEgHqBya87xrXw+1tdX0m6eNkkyNmeRnvX&#10;pUK8K0OSW589muW837yJ+yfhfxwfEFqjw3JIbkYPGPwrWeKadGAkYZ6j1r5D/Yq/aFXxlo8Fve3W&#10;11AV0JzyOtfUWpeLJvsSnS5VYsmcgdK1dNw91nycnKFTla1L2ranbaJbtdXALYHHuax7bxm3iCN7&#10;aBdo+7luuPwoiLa1ahb2cswAzuAFQW+lwaXITChBJ7isp8sTX4laRVsNEuLPUxetcj7xOd1dZbeI&#10;bdIRiEEjgk1kLZPcSZPXPQjsa0LPTEjjIlI4559ahuUloNqGnMWP7bnuCUQYH0rOu7eO9kbzjkZx&#10;gr9K1obezhbESg570PY2z5dH6joaTg3qxxlDn0Rn6foViOPIVvX5al1Xw3pt1beS9mhwP7oNaVqI&#10;RgIM4HSp5owEHzDIrCajLQ9CglFnB3vw88PampsrrTItp4wYxivHfi1+xPo2syNqnh9QjhchFHPf&#10;/Gvou5jYOdgJ5xwOlOtoppQPMO4buPlrWjFx1RzV5zjPmg7M+B9f/Zt+IPg68aaxWQInZlP5fSst&#10;vEvirwxIbfVbaVQvXjg/jX6G3fhTT9VhZLy1RwQR86j+tec/EL9m3wr4gt5ngtAshz24q6tCFTVo&#10;7cPntWm+Wsro+U9D+J/nbd821gfmwff0rfl8S2+qoEuHBAxyfX/P86574yfBrVPh9fSzW8LhQeNq&#10;8Y//AFV59ZeMtQsJvKlLA7ucmuGphJRV47Hv4avhsdC9M9gZrHOEAxgZB9PwrK1WytizTQRKOTjc&#10;tYGh+NkuHA83n696v6lrYktCYTzjIAPNc6dRNJBUwitqjJ1USXbvBPGoX064NaugeNL3wlbLGZ2k&#10;iUDaNvQelc9cahcSMzSbsg9cVmXmrgDyp5gMc4Br04XkrHkToyoyuexaF8R7PWbfdPIFyMHc3Wq+&#10;tw6be5lMKFm7nvXjUPiGaxnKWXPOflau68M+JWv7VROzDA+ZfSlWoWV4m+Hq3dmVvE2nwQxM0Fqo&#10;J5Bx14rzXxfoB1BSn2QZ5AYDmvX71IbxNwfIHTI6f5zXPazpELhyq5A9q5IynT3Z6EYKa0PFbOy8&#10;WeC5/wC0NE1KWEoc4VyAR6Yr2f4M/tr6n4YePTfGL5KnHmPkg1wvisyWjPGU9eCK8z8UWkM8zzBs&#10;HOScd676dXnspo4sVgKFSNmj9Mvhj8dfCXjjTorqz1FCWUYG4Y/z1r0nTdetZ4x5Uivu5+tfkJ4O&#10;+NPjT4eahFHo1/JsDD5GfNffn7LHxU1Xx14atrrVWbzGUFupGa2lQaXMtj5jEYd4eVuh9ESJ52Gj&#10;xtJ/Kkgh8phHkD1APWodOLSQf60n/eqUrKTgyAY64H+c1i2zFPoXY7YMoG/Az29qjuNPQEyEg4/n&#10;UInm3YJJwPT8anaUPCd/IBzxzms3e1xq6Q0W3A5X86KrGZwcY6fX/GilzBdlqPUEwOAVA5NKl/GS&#10;TkcdBisua2liO78qLZJmc/OeeBivUnPSyOdJNGxDfsCeMgDggf596mEokYLgAdeKzBuC++ORUi3o&#10;UhSxz6YrLmb2LtpojTAWRORwR0zTW2chsYz1PaqH9rCPLM3I75qL+1oyu0HOOCRxQ5JKwlvqXmAA&#10;yMdcgUySUDHYZ6+pqhLqwbB25465wKqzasS3lRnvnGeazk0loaK7NOW4Tacgk4xmqU10D069CQel&#10;VWu5nbIZjk8HtSBHc7sH14NZ3u7FpJKwSNL03H2PagQErjdnntViK2VstsIH0681KISM8KSB1x0p&#10;SVuhcZO1iibY9enYU9UZfnIbIPftVmVWVCTwO9KlsrIVbBPQEjpU8gN3iQQPtzuVvxFSNNgDaxII&#10;HBNK1vtyuSBnGM0jW/Ix27nvTashJroJBOA+OevTpWhDMSAsZ5PWqEdrIXy6g8YGfStGztztG/P4&#10;Gkrt6FOdx7QPKQCSc9QB0pkuipMu2RVGOxFX0RFC8ZOD2pssgj6AcdzVqF+pm5pmFe+D9Muh5ctu&#10;hBHTZn2rnNd+EWgXsTq9imGPHFd0WeWUbQSepwe1EsaE5KYA5Iz/APXo5bMcU0eAeMP2ZvD+r7gt&#10;hHnB+9HXjfjf9jfTfOkli0sA8kFEwRX2pdwWpG3aMYOSB0rn9ag0+SMqyK3HIx196mUl0R2UMdiK&#10;D0kz87vHnwJ1/wAFo9xYK4VOilMZHNefp4u1DT7j7NfoVK46jrX6A/Ez4b2PiK0eOO3XJQgAJn8a&#10;8H139lNNSneWKw+QjjIzzUSo0qkbs+mwPEc4RSq7HjOi+PrUxrGJVPqAea6fS/GkVwqqJTknHQk9&#10;P0qr4w/Za1nR7t5dKWRR2XHH4Vyk3g/x34XnMU9o7AE8quTxXJPCySvE+lw2ZYXFSSTPZfDmttLI&#10;G3k88V2T68405sEYUcjuD2rxLwn4lubSMJfwOhPqMYrurXxVayWW0XAO5eSOtedV5lo0e5SwsKkb&#10;oz/Fvia6huHl3nC9f8f8+tUNG+Id1FOPMuWI7f5FQ+Jrq0mDbGH+zjvXMusSyB4n564z05q4TvA8&#10;rEYOcat0ev2HxJY2oZpMDHY9OKi1DxfNfrlXLccjPHWvOtOluhEELM4zwc84/r2roNJEoXAYjjuT&#10;zXNNJSua+wm4WNKa6e4HUkg8HOBVG8aQcADHdvxq3IyjouN3XBqpf3KRRFWkX274qoTZ5uJwTW6I&#10;7TUbyNwVc4H3hjj64rp9A8QTr8rSEcYGTiuEuNciiYqJBlTjriprXxJlNiuB/tVva6PLacGenzeK&#10;SIsSSg8Y47Vg+IPErvGwD7j05GMGuWXxLlAzSZJwc571RvNdmlBEsrHrRGPvGVWcrXNyx1y4jnG5&#10;wOec/lmuz8PeMYoUVJpDkdATivIX1SVJN8cpxu45rX8MX00twsjynaeq5wOtOpTfLcypSnz6nuOn&#10;+MPMBw2F5xg/0qHUNZmvxhX49QD+lYfh5BLbocdccDgYrZb7LAu11x7bq862p7cG+QwtVgnkQM24&#10;huMe9UFtCJNxcD8Oav6tqCoWVW4znjrWM2onzdx+XJ6+ldUHK1jhrQblsaaWEAXcVHrmpVSBUCgc&#10;g4BrKXVRGSobkjJ5qrNrsgIVT+Rq1c53S7mwVhdtpbBxnmojLbQSLuII9DWWdakCHDDbjJIFUL/W&#10;2jJLPkdsVpC97GEoRSuzoNS1Wzji3RuBkenBrl9S1uGaQkAAA5IJ/wA8Vja5r7eYQZj7gHp/n+tZ&#10;EU88q7BMxPUkHoK64U0lqczS5vU6WTXYVOOMep9f8miPXfLbfHKvXPPrXM3AllTYdx5xkGo5WmRg&#10;pLYx+VapRI9n2O2h8RxTNtlmBzjoat2urwSMckHOa4D7eU6ucZznH61ZtvEOCEQ4qfZrozopuUUj&#10;vU1SFI+WAye4/KrMPiSGGMRSScDjAxXn8vicynGSMHPXpVabxEWcl5mxnoal0mzp9pLlud7d+L43&#10;bzYyRg9zjt/n8qry+I5mjzvIU159N4nVZCCzHHHr+VTQeJvOjKbyfU561caUUROcjppNdMl0zByF&#10;PBxx/KqV9qTKzHaeemDnNYsGoqflL8k8nBqeSSVgG5/FutdEVEx5HIkk1FghRSVPNO0q4Zp9swJP&#10;X/P51TlneeVScA45rQ0aO3WUBVJcjpirleMdjqpYTnaZsRgyRZRSuAD061Wvr14CZDcn/ax9KvLo&#10;fijUVC6ZpkrDsdnUVPF8CfiRrWFe1aMNwSR/n3qqdOpPQ6ZUaFBXkzE07xDc3l0LGxLFmYKOte3/&#10;AAl/Z61HxbHFNqFu8ofs3+TVf4H/ALIes22qw6nqq+YwYH7g44/X/wCvX3f8Avg7YaHp0ck1kny4&#10;AJA9q74UIwifNZjm8qT5aLPFfBX7HcECRsNIRRjkFRXrnhH9mvSdOKNLbIrDByBivbbfQ7O3XJgT&#10;A6DHFPktrdFKqvQdKag0zwamLxFb4pHHaN8NNG0sAxWak9RlcgcmuittKggTYkAGBjgVamBThVUD&#10;r070jOioGPzHtU+zsYKxF9jtySjJ2PAPFA0qylPMCkHttptxOVkIJA+h60yG9Ku0Zftxg0tFYGo2&#10;JE0HTIpPMMKH1JFTKlrEmAgGD6VXa8YqW3E4649BTA7scb85HOPSr1Eoq+pbF1Cm7GGHvT7dg75R&#10;SB3AGBWeIn83fubHYZ6mrtiGjBYsRkd6pJILIuwqGGSMcelMuLZJBloweRxikeVU/wCWgyTzSGYk&#10;4yevA9au6YW0Mu+8Nafegq9uh+q1yHib4SaLfq3+jLl164zXoALFsg98YGarzRknDjHPPFQ4XjZD&#10;hKcH7rPmb4rfs5Q3tjIbezBHso6elfInxn/Zj8RaJem58ORtk/eR1x/Kv1F1DR4bxSjRg5GOQK4b&#10;xX8FtK1dyzWyAEcqEzWKoxW6PYwud4zDLlvdH5e6B4V8baMyxahpMx2n5iBmuxsorhoNtxaOp25w&#10;0ZH9K+1dU/ZmsFdmFmnJ/hTr6Vi6j+zdbKrbNP4/2VH1rmr4anLVI9jDcQUmvfR8FeOIpEkkhtpN&#10;j5JAHNV/DUd5d2YZpWLj72T09q+ofid+ykl1cPdCxKsQfuKAa8tT9m7xJ4bunltHcxH+A9sVLhan&#10;Y2jicPiJqUXqeaa7YaiyMyO6kLjOfSsuyF/AGSS5Zhu6E16f4o8L6rpVq0dzZkHONwHHArg76zt0&#10;ujHLIytu5rDmdrM6HhG9YIjtVd5RLavtYc49a39N1O5dAHGSP9np+dZlraW0XCjd3BIPJqeTU1s0&#10;ywCn2I5rN+8wlhJ09ZHSafrSQsC5GCPmJq5eeJtygfaAFz0DYrgZvEu9yRKoz23VnT+I2X/l4DDJ&#10;wc//AF6yeGnJ3FGDTskd5fajFIWkFycDOcmsW78RRwsFivCRnB5rjp/GMk0piMxAzyemaW31mGdh&#10;EgJAPzE8mkoSi9Tvhhede8zu/Dvie0trgPJcZbPVjjrXf2fjrTZLNY3UNtHUNnJrw1rnysGJyOfX&#10;p0pJNfvoSEF2Rnuvat4rmRjWoUIaNnsOs+LtNEeEXGOpDVgN8RILOUCKR8L/ACrz+PxBPKMNcOxP&#10;OM8U2e+mlUKIzuYDHzf57VdmtDmVHDvc9Jk+KySIFSTkju1Ymt+MBdlneRSG/ujPSuOs7eS4y8jk&#10;ewqf7JbEgyZZhz8o4rKUFzG/sMMaEPiW2+04ZRkL2NayeK5liIjfHGM56VyNwhaXMK8gcZHbPtVi&#10;10uaeLDBiQMc1M5PY2hg8PNp3JNZ8UXN5KYQzEZxgNVVNDa8ySGbdjJ64rR0zw2glJZtxcYYY966&#10;nStEtY41jaMHBGDioU1FHofVMNSjeO5yNt4fSEf6k5PHPatzSfCC3SAi32+pxweK6I6bDHhlQDj8&#10;Kt2CJAvPHI6DpS0nqtzjlWcJWiyha/DomIBjk56FcVK/wsjkVnKDA5PHQ10djqqRldgBx3xVu58U&#10;WsUe0oASOuKmCbL9vNpXOEv/AIYsqnYn14rGn8D3Vk/mKD6gD/D8K9DfxRaXEu2OPLZ6/pViJrHU&#10;EKyRqCRwCOnPtTk5oujXcZHlya5qmkzLA4YHHrXceCvGyTSCM3B3Acg9/wDOKfrPgO3v8vFCuM9C&#10;KrWHgaS2nPlpzjsMZ4rjrxVRH0mX4yhB9mdtceN7VLTbJL1HPPtXHeJvGltMjLEg6/ep9/4Z1AwB&#10;AjDHQ4PFZ6eCLi4ckqxOcfNXmuhCUj6CGOjCN3I5268RSzzmRI+T0KjOKW3v9XmwY1ZQRxiuss/h&#10;0QAZYOCM5UVq2ngeKAh1UD6jpXVTpKHQ8/E5lQk9DiLXStWuRlpHOOhPce1adp4bv1mWWV++QScd&#10;q7i20O1tFwkXI7ke1SNYwRgkKoxjPGDXStDx6uPnze6VNAaaxjVJTx1Hv/nmt/StaAmEe/DdwPrW&#10;JKIjGVL7cDkGrvhWwnnvN+Tjsa5quGpyTZvhM3xMasY3PRtMBubRZ1BUj/P9aoeIL5xblMcA8gnr&#10;W14atGWP7NMBngAE546VkeNdNaMMEAx1x7V83iYQhPQ/SsrxM6kFzM8y8Uak8Vy6hsAd89OK4jxP&#10;F9qizGDnOTgd67DxTpztK8qjknr1x/nNc3JY7sRy5wMDkdK9HLkk0fJ8YKMk0ca2j7XZwnB+9kYB&#10;pj6DE3yBTgg8EV19xpikEICgwDjHP+eKqnSR8yFQ3PHNfT06nu2Z+RVKK5tDlTosK5CJzjGcf59K&#10;ytV8PS7gy87ickn/AD/kV209kIWy469+3eoJbaJjtPA6dM1op6mE6Wp50/heXZtMJJbtj+tVx4Zm&#10;cAi1ON365r0+DRbZxkRhhnsKiufD8Jcy+VjJ546mr9otjNUpNaHIaJ4cSI/NByfaukg0+GKIkxY+&#10;nrV6z0SV8iNRx05q5D4flK5bgk9DUud9jqpc8EczqE4jRo4lA9ueKzJ7m5DgKCeOQO9d1beEoJZd&#10;0iqxJ6HtmtWD4c6fNEGa3A6HIHSq9yxuuepq2eVJPeySMrLgY6evvVuOIqwDtyByC2BXoVx8PrK2&#10;/eeUBjOCeprm/EuiR6fl4UDcdB24prlb0RSjKCvcwb3TGktm2Atkdx0rz/4geHrqa2ZEhO3nPHPb&#10;+teiW14+75iMd1Y9Kkay07U0WKaJSxHQ9aai6cuZHTGcatPkk9zzb4AePdc+GfiVXAcRGQHAfAr7&#10;Y+HX7VWnataxQai8YYoN3zY7dq+ZZvhrZzM00KAZPXbmk/4Q7UtNYNYyMmDyclfWuqWJp1UuY8it&#10;kcKrvE+9vC3xb8N6yiiK5C7hkDdjH+Ndppb2eqRK8E4cEc4bOa/O7w9458ZeGJAXnd1U8qWP869d&#10;+Gn7Vl3p5SHUZXiYEA7nNEIqTvc82tk+LoRvDU+zLfTPJUYXAPAwP8+1Muo5YkLEnPUfnXmfgX9p&#10;nRtVgjjurtCGUZbdyT+Nd/pXjzw74gXZb3KlicbSa2cdDx5xrUpfvFYRLyUswJJx0APGKl+3eWAC&#10;d2RnHpWjBosV4CYVXGOCOpqR/CUhXesfp8wFZqlJlxqQbK1hOr7ZQQfX2rRilDMEDbQT0qomizW4&#10;K7SAepHrU32eVArhufcdPasZJqVkj0qbjJXJPs6Mpb+LsKkjtF24QEcdz15qCMSD756d6milkTLD&#10;ofat4WaOPEwfNceLV0JLHnHAoNi8i9OvrzUkbyTAqTznIqZRKoVSB65NaqN43OXpqee/F74O6b43&#10;0KWN7VWmRcg7eT/9evin4pfs9a3oWpzfZrRgAxKjGM1+jJhLAr5eQTzyOa5Txf8ADTRPEJM89kmT&#10;znHWqUE1YvDYqrhK3NH7j8zF0HxLoc7Rz2MigY/hI6VZi8QXUAC3ETgkncCPc194at+y94d1UE/Z&#10;kzzjcvNcR4p/Yz0123w6emeuQKyeDhLY+jo8SUkkqkbHyLd+I1eEqgIYjgYNc9cvd3t382QC3yk4&#10;r6tu/wBjb94yx2Az1BC4rlvFv7JeoabE0ttaupBycJUrD+z2ZdTNcvry1djxXRfDsNyytK2GxztO&#10;OK7jQtBjgTCDjHfjNUNT+GXizw02PsTcZztU/wCRUNrrWr2K+RcQSL25FYVIV0vI7aVOhVjeEjp4&#10;tNaHlsbe+DWdrgjRSN+ScnGf85rG1Lx88KbW3AkYIFczrfxDaY4QFmK+vQdKwlTnLSx0xj7ORX8e&#10;RmQyTIM8dc5ryTxHevDciIL144r0HVvElxqcJjjVmYnniucj+F3izxXqsb2dg5UsDnaa3wtGcZWk&#10;jLFTpRptpnW/A79n1fiDLHe3cW8ZDMCOg/ya+1Pg18K4fA2lx2VtGQQBkAelcr+yj8MrrRNDt47m&#10;2ZXCjd8nWvo3SvD0cCA+SowMdK66ra91bHxGIr1KtZ3ehDpizLCFZTnv71bO+PHoOmD0qwLF0/do&#10;nHqBUi6fLKQzqMnpgVhGLsYuSRWtx5jHjr6jmrEy+VGQFIOMYxUsGmGMnLdTwcUy7VyoVBkn9etE&#10;o2Q4z7GYb1MkGQfnRVj+z9vy4Ax2z/8AWoqfZrua80O4s+1uoJPccVCJVHJP1BGKJpCwAGAfX9Kg&#10;cY4xnIwK6/dsckY82haMyYG7AA6GqtzOu4Ae/wB2lVGy3zYyeCGpZLNnbeRj0B/nSs2y02ihPcMc&#10;pv5HcnpT4POOGI69eKdc2mzGF3DGCSOKnS2fywdo55yPeoaZfM2RGF3XCoSMdaRbR92WjOauxRLu&#10;7nA6561IyiPoOuOlJxbeolJ2KyW6opDKVwM5PSm4CruCEbfeppZiBgHPfkDrVeWXLkD+XvWck0zS&#10;DuywlwqsrAd+D60SXUeTwMY5FZ0tw8ROwkDp0qJ73sX6dBnpWTqNFcqWxrQ3Me7JI4GTgVZWSJlw&#10;F6elYS3TBQT+ZP8AOrFvds5Gc5xwKISKcHY1HkQqduM9cVCSjtuQgnOPpTY2eRQ4Yj3JpywMx+Vj&#10;6ZArR83QnzCKb5uNpGfyq/bXqsSAxx1OR3qgtsVXGMd6tW9uchcZx3xg04rlKlK1i/DOWbcO44NI&#10;8LFTz168ZpY4VBViQB70SXEcQLAjrkitE0ZuSZHGnlHkDr0FQajqkNqmGJ9vfiq1xrCh/KUsMc/W&#10;q1zvvozmMkg8Z7UWfULtvUGvxfKY0GA3Ssu50i5MwMasfWtfQtGmDGW5BCgfKMY71sC1hjO8BeOv&#10;1zWckkVF2Vjl4fC0Uib7hCcjnim3fg+3hhIEQyR9OMV1RkiJzjGDz+dVrxo5EIY9OhzWErbmyi2r&#10;s8+1T4d6Zeg+faRnPA4rjPEXwA03UmO23B74bHFeySGMvygz3OaY8aSfdGM+g4xUXua0p1YSumfO&#10;Op/syWjHdFYDgddlcvr37Ms8SMYYGT+7gV9cpa20hx5AJPFPuPDVlcx4+zp8wxgKOa5KluY+nwGb&#10;42it9D89vHXwU8TaWjNbNIuPU8AZrzS9/wCEi8P3nl6jbFwrH5sdsf41+j/jP4W6VfwsWtkyep21&#10;4Z8Tf2ftNuA7R26kqDyB29aiPsnG0j2I5/KTXOj5o0jxfasFaRgD0yR0robPxNauq+XIB83Y1H49&#10;+A97Z3JGmxspySGXpmuXsfhx42hnMO2QFTgf/WrOWE537rPdpZrhpwuzspfEkKRlhID2zWBr/iiT&#10;ayo+RknG7rTJPh140MO5Q+7I4IJrmvEHgbxxA7MkLnnpz/hRTwk0zPEYzDTVky0NYebdIz5JPHPT&#10;FTJq4jiDyuRz2Y/41zA0bxhAP3lpLwT2oktfEuPnsJCT1wvP5V0LDVDypvD20Z0U3irAwG4z3NId&#10;emdR+9xk9Cegrk5E19WAlsJAB0JXIprapd24H2i0cHGen+NXHDTSOCUIVHozsrfV42PltJwew5ra&#10;0HxItpKrGTnIOQa86sfEFuz/ADuQe+R6mtjTdUtvO4cZzxis6sLRs0Onhm3e57novjh1t1VXycYx&#10;jrxVi48cyzx/PPn3/wD1V5LZ6+4UI1x2wQCKtxeIjI5UTNgckZxx6+9ee6a5j1oUny6nfXGvmeQu&#10;7kEYAOaqTeIIIt7s/ToMcVxh8RMQczn2IOfrWdf+J3C5Z26YxnGexq4xaepjVw7sdzfeK4Y4zhwT&#10;3waz28WRzBWQ9M4GcnmuAvPEju21JB0zye1VJfEcqnKORz0JrqhTe7OCdOa2PS38VBcjcBntjkVn&#10;6j4sXAVR8vQZOTXnk3im4lOwtjnOc9aqPr8j5PnAAn16CuiNJIwnTa6HZ3fiATPuPOOv0qxb65Cy&#10;gYwNuDhu9cCNcYvh3JB44FWIfEOwjdKM7sEA1ThcUcPJnoMesQYz5g69cVVuNUtGJ2NjB7Vy0evx&#10;yKoZycfT+faornWUBDZzjsG7Uo0rs0+rcm50c+rRnIWQAAYwG71Tl1YK+5F6A9e9c5NriO2V47Am&#10;pP7QVoNhPJXjI/WtlHl0D2TRsy+JCZAoIJ4yRxUsWrb0Ktk5PTNcnNfmN8ccfpVuzviyBGYYwMYx&#10;xWvs1y3JhB3szcknU4Occk9O9QfbILeXO/b7bu9Me/t1TD7T8vJ71k3F413cBIkPLcEUQtLRnR9U&#10;la9jpYNetLchncsSenWtS0vr3VF2WMBdm6Y9ad8Kfgh4h8eXyqLeQKzDnb24r7O+An7AF3qNtG81&#10;mzbwCSUJycV6dDAVKuqOHE4uhg177sz5m8B/BHxN4olR71XRWH/6699+G37I8KLHcyWhkbaDkg/l&#10;X1f4Q/Ydh0OGN2hVSuOMmu20/wCGMHhJFi+yhgvX5a6JYKdFa6nz9bOqk240WeG+CP2Y4RCoNiAM&#10;jjYDj1r0jQ/2b9HixJPbBSBnIX/Oa9N0eWwj+Ty9p/iwOK3LcWUg+RgSR1rOMUuh49fE4uo3zs4v&#10;w98IdG0jDx2i5A4J68V2ul2EFhbiGJAoBwNoqzFAx4UjH505odoKkd/WrZyrcHfDLGOhH61HJIEU&#10;kckfrVS+uVgy7SAdeQawdb8U/YVMq3q8EnLH86ylNpDXqb802SSzEjg4NV57pRH8o+T19BXn+p/G&#10;C2tlZRerx/CtcZr/AMfoLYMBfhV9CQBWHtX2KSb2PZrnU7RSTJdKAAejf/XqsNd0qE4kukHqR9a+&#10;Z9b/AGmbONzGuoE/8C+vqa5q8/ams4SQL0g55wc1HNKWpahN6tH16mvaQ3LXyEA9SfcVL/wk2iRn&#10;95dKPXJzXxqP2olO3F0dvYsx4Gajn/alD4Vb7cST91uaFOQnTlufalv4s0DeALrJ9avW2uaRcZaK&#10;5Xd7kV8PW/7S2oufMJlZRzu3Vraf+0zOMNJcsBnoT2/z71snNK6D2VRH2Rd6xbQguXT6g8/Wqi+L&#10;NKEuySblDyW6V8qT/tPSyRhv7QbocYY8Vj3/AO1LIsnlm7J5yT7fnUqUuoKE2j7Rt/EGlOFVL1Dx&#10;2qaW9tmYvHKrDscivinTv2r4YZeb8+mc9/TrXT6V+1XbuFLakxBGclx/jVubirilCcXc+rfPQsMM&#10;MdzuqX7OkgyQD7GvmjT/ANqK2afy/t6nBAGGB5rufDX7RWmSkCe6DBsZyc0KpJslpxV2esyWMJJA&#10;QcdeKrvo8E/AUdeP8K5yx+Lvh6/UH7SuTj+L9K2LHxdot+oMF4nbHIx+dN8r0C5U1PwLpt6MSwoR&#10;zxjoP8/zrj9b+DGmXhZorIYz0xx/KvS1uba5TclwGz2qSO3ilyrkZJ6Gk4KWi2LhUnF3iz5y8Zfs&#10;7QXcTltPVuvGAc/4f/qrxfx9+yPHcu9zHYGMjO0otffD6JbTgKVznvjpWTq3w/sb6Ft1ogBHTH+c&#10;1DoJ6nq4fOsTQ6n5g+Kv2ZfGtnM0WmXTBATwwJ/D2qHwp+yVr+uXaJrOr3Ay2HUDH9K/RTVvgbpd&#10;wxYQA+xX+VN0j4N6Tp8iyGwXKn86ujThCRvic/r1YWitT5U8Jf8ABP8A8NTWqiWzkl+X5mLEmneJ&#10;f+CcNhKvmaVYuoUcYBI+lfcnh3w/p1nGkYtkGBnoK6ey0zT3ChrYcjuBXZ7OnNankxzfMacr8x+U&#10;ni3/AIJ8eLNOmZ7SGRFHKlRn1rjrr9kfxzpDfflO0/NmEn/9VfslP4G0PUUImsojuHOUBrnde/Z+&#10;8HasCRp0Sse4QVlPCU2d1LifFJ2mfj/efs8+P7cZA3YHBCH/AD3rE1X4M+OtNYzXdgu1R94A1+sv&#10;iH9lPRWdjZRLknoQK8w+Kf7MNxFprpa2SlgOCF4/z/hXM8Mo6WOh577SWqPzFm+0aLeG3u7XYxJB&#10;B/rWraS/aUDuo6DB5H869t+Mn7LGsqZbm0t/n3khQvU15lL8MfF+hgwXemO4Ax8q8iuOtRktUfSZ&#10;fVw9eCbZiyB4FMix5J4xn8sVVlnkZiI0ByORgZzV/ULPVLNCg098AdD9Ky471YmzcQsGXPUdK5bS&#10;XQ7pYek3ZMswideq8nqcdanjuGjIXzOc8mmrcW8q9FH16iqd2RuJibsc0KSejRnPDuC906PTrgDM&#10;jSE56D8uK1o9WLyFFcLnvmuHsbudSFDYAPPGa39KbzVV3Yggd+9ZzjHccFVkaxvLtn+R2YY7dqva&#10;WLhmKs3txSafYpIgfZg9Scmta1soolwAASc4A61EpRUWaxw05S1Ras7R5Ysk8DkZNMm0p5V55Pbm&#10;rkU0ESDOAPXFL9tgQfP9eMZrCNRxdzq+rtRsZUWhTLPuDHjsPT61t6bpigBjnpwM9P1psVwm/wDc&#10;vzVmK8gQcFuO4/8ArUSqOXUzdFo2LaBWTBQEgYyewqxDaRl8LGCAcsB3rLt7wnJ3dePWr1vcuGA3&#10;/hmsKk7G2HpXldstT6bbGPLL0GOMcVVi06MsPLjH3uo9KsCYMuHYE5z1zimR3EcfOOK5oNe0uzvr&#10;NqnuWLbTrckAr0HHPtTpraBEJVc0yG5jxg5JHQ1IzLggr9Oa61bqeW5O+5QuYkAYuM46+9Zl9PFA&#10;CQOdx6Dp/nmta9VyhZBwehrA1cFoioIwRyTVaWMZ1GkULrXLaKXAU/e43cV2ngKVZQkuwjfggnpX&#10;lt3b3smorbxZC7j7CvRfCJurGwRnzkp0H0rKvJQpXO3KOatiE5Ho0eow27r5ZAPv6f5xVLxJfQ3t&#10;nvVuRy1czqOq3AUKHIwOmax31u5aIoZScjnJr5qvRlU1R+l4TGU6CUbjdZhglyjkHsW/lXL3NqFm&#10;4UYP61qXdzOGZX7HJz35rDv754nKk9+DmujAScHZni8S/vaPMhHgXAUjPPBFRTRxrGXbgn1b1qtL&#10;qzK2wgcHH3uc02O689so7ksOdpPSvooS90/L3e+pVvoGlOQOfQE1WGlyzMAFJxgj61orEZZMsQTn&#10;Of51o6dbqq8Ac9T+taqdtjFxV72Myx0p9u4Jjr8xGM1audKj2beDg5AH/wBfrVu9umgJTZgDnk/4&#10;VBBrFqDiRwAOnH+fStILmjdkSS6i6dpI83G3Ge4/Snax5lsNkQxjn61bXWrKOJWQg7gcnvVLVrm3&#10;nj8yORQ2BxmrhGV/eGmrGPH4gNrchWt2I75P61v2/i9Psm0RcAcFRXO3VvJKv7qEf71Pt9C1CY5M&#10;xxjoOc1ukmVGfK9CxqvizzBsjk5x0asDVby61MYtosE+vSt2x8ETs26YEuT3rcs/ArM3mmIE+ufy&#10;rRckS+ac1Y8xPhC4umZ2jbcecjofer2meE9RtWX90SBySe1eq2ng6KBAskYOP0ParMnhy2CAKq5U&#10;5+nSpnVdjWlCMGcLYaK8cWyVBgA5wfrVwaAZo8FMgdMLXUHSEjY4UHb1GBzUUlvGnCZ56iuaUFJn&#10;oKtCK1OSv/CELgB48DBwcdP8KxNR8DgFjDHgjpx1xzXowtS7AsB14LdqbNpsTqS7KTnFEbx2ZspU&#10;5I8kvJvEvhaMnT7yRCpPQ8D61tfDr9qTxP4Y1WO31eQlN4G70H1PWuk1nw9HcRnZGpz96vPfFPw2&#10;FwTNFGA5JOQOSK66GJcXaRxYzA0cTHVH3X8C/wBoLRvEVlD9rvVcuByXGa9+8Pa1oeqW6vBMh3Y2&#10;nIr8kPCXxC8VfDK5CQysVU+px2PWve/gv+2lcXd/BpN5dlGP+3j29eP/AK9evRnTmtD4fHZPXoTb&#10;hsfoHdaLYzqGgVQM89yary+HYyMwxnvjj9a4/wCFfxRt/FNjHL9qViygqRxkfj9K9Ls5kuYwwIJx&#10;2rOVKMncii504crOdm8NAYfaSM8d/wDP/wBeoz4YOGDcgcqa67yYtuCBxxnHNMZIwvCj5eVBPJ/z&#10;/SiNCKInVbOW/sDywG8sscYAIx/n/wCvTotK4AI49+o+ldCUhbLFl7DkVWkVEZtsi9OK15Iroccq&#10;hlHTAh/eDgZ6elVNQsosZGWAPHtWvcXsJQgpg9jisTUtRJJKdAOMDrUydiFdspoEjlI2gjp1p80M&#10;U428MeD+FUTdZkLHcAR25q1bTBnO5T+fSseeInG+5HPo8IGTH1PUCqV/oGnXUPl3NpGQR3UEfyrd&#10;8tCu4sAM9qo3PALLglT3PeplJhGKZwfiP4O+GNXRnNkqsw4C/wD1q808X/sx6TOrtBaIWI4Axnv6&#10;V7heXEkYIjGeOoFZ1xMVDM3XuPes5TurM2pSrUn7krHyP4n/AGS5pLhvLtn2liVwO1Z9l+x48hKy&#10;WTkE9WXH/wCuvsJYLS4fc0QPPBx/SrVrptn1EC56jgUKXU63meNSs2fKWg/sdWsc376xAAIySmcV&#10;6R4W/Zs0LSwha0BIxztHXGPSvZ2s4InB8sY780hWIHdtBIGCefzrTnbOSrXxFTSTuYXhbwdZaPGI&#10;YYQqjtjvXTW1mrkk8kdc1WDKFOAQAOmKmhu0yCeCT1PapVjKzLEWmxMwkZQMZqw1jDEpZRyFAG7p&#10;VVNUSJQAAOuKW51iIoWL5OMcnFCnFBqQ3s0UYZUzgZ5K1ktLmUswOO59RS39350hCsSKgd9iZ3YP&#10;UGsJzbexrFWRZ89hx5Y/KiqhuDn74/75oqedBy+RniUR5689OaFk3ttHPPQ96jkT+FDk9PaiONgo&#10;O4nPf3roSuyJJLUv26bju2/xccd6uxRRnhk49qp2rbE65BHBJ6VOt9HC+0ygsOwP9K3joQnroEkC&#10;ueEOQePlzSiEBB1BHamnUIWLZkU84yDio5tTgjQkuPzGamXK3sXzaDyAMFmHHJDEVBdMSPmf8MVS&#10;u/ElpDmPcM56E1Qm8Z6eCVacdeuawk0mVFt7Gqwd8tjqetI1uWUADq3Uj/PpWOfG2lIN32kEnpz1&#10;qpcfEXT4gY/PU5PHPIqG0zVRqPZG7JZMxwTj86hk05j3A54B7Vzx+KOn4PmzA98bsVXvPixp8StI&#10;kyDB6Hg1m4RZUI1r6RZ04tzCMZyegxjI6+tWLc26EK0gyehPrXl+o/G2xXIE4wR/e/X3rIuPjosa&#10;4F0ME85OOKzvGLOlYXFTV+U9zF7aqoy2OO5pkuvaXahmNyoJHcjtXgNx8eA0ez7WOPcVy/iP4+yQ&#10;K2L3BPOS2ar6xTWjZtDKsfU2ifSl58SNHs38s3KEDsGxUmnfE3RZ9wFyinP94c18PeJP2kNSjmMV&#10;rdEknaRnP8qk0P8AaC1BwryXDDJycE4PNU61HudH+r+PUeax9yXXjGFhutrhWyezZqODX57kfeL+&#10;4PSvlfw78fLueREE+4fxAvxXtfwy+IFlqUatdzrnAyM5H+elWpL1PLq0KmHdpxO8MV5eXWIwcd+O&#10;1bmn27QQhGT/AOuaj0uWxukLROvOM4x/k1oRgFSIwMe1LmvoQ2pDN7EAAHkE5prTM4GG4A79+Kk2&#10;xlsZyee9PMaYDEdAckis2k2bbJaFQlpD3x2qKVFLBgCMDuavu8SDgD1HNUrm6QH5QMeuM96TWhUZ&#10;diJ7cMQOnP51Xlt/LTAIGOw9akmvVA45PXmoJjLI+1wQcdKyNYq7LFsxVg5Y5Pc9q0YiWTKgjHc9&#10;6ybRWLK245BrctI2dR+6Oc8kjpXLUjI9DDz5VqZWqWTXCkHK85Pf/PWua1XwpBcE+ZHuznPy9vTN&#10;d9JYLK37wdPWoZNNhCgkZ6+9YxpNs6JzjFXPHtZ+E1nqDlfsYB/vbR3rNtP2ftPLGSS2VWOcHb0F&#10;e0vZW2/gDufahbVCck5GOAK7IRcUcEq1RvRnjk3wH00IVWAEgfwrWDrX7PmnzghLQYxwCvSvfZbQ&#10;SnciAjGSSMVWk0uGSTaVxz0xWquR7aqlpI+ZtR/ZptpnIFmuSOOMcVSb9mWI8LY8DP8ADX1DPoUe&#10;8qE+mB0qN9AhXnyuMZIIHWhykiViqz6nyrefsz2oU7tPGCMgeXk9K5rxB+zDDPCS+nsCeVyufxr7&#10;Il8ORP8AKycdiR1qtd+Dra5B3QDODjA/z70lUlHU0jia0dmfn34p/ZVljdpbe3ZDjICr/OuVuf2f&#10;vE1hIVtmfjBxX6Nah8MbC7AAtV+bsR1rF1D4H6bK29bNRkcgDtWjqcy1R1Uc5q0nqfn63wo8b2y/&#10;ccjH9wn8KgX4c+OIZCVgf0JK4FffEnwAsJXybVT2+YZ5qKT9newZs/YF4HB2Zzio9nTvsejHiGW7&#10;Pgx/APjfB2WrHn071Wm+HPji4GGs2H1XvX33H+zjYswH2Hv02/WpF/ZrsznZYDk9AOKFShe9i58Q&#10;xsfn/F8IvGs5DPC4JHC4/WmyfBHxtKoXYQSehBJH+eK/QqP9me32hktQMcH5RV+L9mWyfCvpv1OK&#10;6Ywj2OGWep6n5vTfA3xwrBViOBnmgfAvx0uD9mbBHXYeK/S22/ZhsmXA01Tjnhe9T/8ADL9i6bTY&#10;qCO4Hf1/StFTT2Rl/bsT8zoPgT4xlYJKhHOD8hrd0X9m/W52Hnh2YcggGv0MH7LNrC6sIPqccVqa&#10;f+zXpsZ3vaKTnsOalpITz130PgKD9lrV5LcNHE+RxnaeKrXv7KniMMQrOMDjK96/R22+AmmRrg2q&#10;4Dc4GM0XHwM0koWNoAc/3B1pQ0epn/blaTtY/NOX9lPxespIL49cHj9KjP7MPiqAgyXTEAcfL7du&#10;a/R26+DWnoSBGvIxnHWodP8AgDYXk43xA885Wt4KNR2R20cbiZataH53xfsy6xNjzIZWwOoU1ow/&#10;sya1DDuXT5sZ6lWzX6heCf2WfCsiK9zZRjI/55/5/wAmu3k/ZY8Em0IFhGeMk+XXp0stjUjqylnV&#10;OnUtNNs/ICb4A6jbHFxZy9CCGjY/jW34H/Z+V9Rjeey3EsOq+9foz8SP2X9DSKQWWkIWH8ZQfpXj&#10;Go/BzXPDmql7axITdlfk7f5Nc88qr0p+4ro+xwFenmNL3HZl/wDZn+DGj6Q0LPAoHy9QOOBxX3B8&#10;MYNI0rTo47eCNTxgjGTXyX8PbjV9CZGlt2AHTPAzXuvw+8df6uK4mKnOMZwK9bDRqxSjNWPks+yC&#10;pKbne579beTeKIwoII7mm3vgu2vkzJGGzznvWJ4b8UWs8at54Bx3roW8S2yxZSUHj1r0lBNHw8sL&#10;Woy0RgXPw60+2cyKgAzyKy9S8NS2YJtI2PHULXVJq8d3JkNkE+tXRZ2s6c4rKWFhU3QnVqwfvnlc&#10;2tahppKtbsMdCRXP+I/iZdWaGMoQK9Q8U6TpGxmYDI6n1rxb4mWltKXitUxgZyK5J4CFnZm0PYVp&#10;bGDqvxH1XUiYrS7XcSQVz0rkPEd/4sukfM7Kec89fzqGPQ9QtNSE0UhwDyK7/SfDkeqWIZlBYjke&#10;+K8+VJRlZl1qSoK6Wh83+PdU8TaVFJJLckrjgKf88V4z4g8e+KNW1D+z7Z5C5JBIXpzX158Sfggu&#10;sB2DnaeoxXn3h/8AZzs4dcDfZM5fnA6n/Gs3QhzbGUa11zM8e8LfCrxL4nKy33nYOOV7frXZW/7M&#10;V3aQCb7PI5K4G7/69fVHw2+COmRW6MbIKMAk4x/+uvQh8LdJ+ziL7MvA9uBW0aUUZzxM38Oh+dXj&#10;/wCCPijT7aWTT7Rsoh4AxXlVpDrlhqpi1CKWMiTa2Vxz6V+nPjv4N2d1aSRRWg+ZTkEV4R4u/Zmt&#10;Jrt5RpwPPBKHNZyoRbuOFVONpM8i+FWnx6gscV3AGVwM5XJzXqx+ANlq9p9qtbbgnPTp3rc+GnwH&#10;h0y5UPCRg8HFfQfgr4fwC1ETR4XpwOg96tUkiJTqUpXTPiLx3+z34ghDNp7PEcE4GetebwfAv4j3&#10;F+0V4ZCm7Geea/TLX/hLpVzEXaFMt1O0cVy7/CXRLSdibdWbPHah0YsaryvqfEulfs6Xxg8yaCbe&#10;BgnBrnfGvwk8VaFvfTIZWwPmIyOBX3ze/D+wsU82S1UIR/CMYrmtW+E+jaypkhg3Y4K9KPZaBHEV&#10;FufnPda18S9GuczWdxtU8cE8Zre8O/Gvx/p+yN7G5zkcMp4H5V9s6j+zDoepEyNZITjJygNUD+x9&#10;p/MkGnZGOixioVBX2NvrUHufO/h39oDxXBBH51tOgx1PFdx4a/akEcixXN35bg4+c4rY+Jn7Px0O&#10;1khtbTscqie3SvnTx58LvF9jfsLCymRCxIO0ionStpYqnKlV0Prnw1+07EVR/wC0V56/vAfwruNA&#10;/aWtJgudRXHbL9f1r4R8OeD/ABvBCpl1N8bfu88Voatq/jfwpELj7YzKnIBb09qxdOVyfZUl1Vz9&#10;EvD3x5067xvvEbsQD3rqtL+JOiatiM3KIe3zfpX5deHP2qtY0y68m6uWDIeQT9fSvVfBf7WtvO0a&#10;yakAxA4Zu1Tdx0JdDqj9DLG5srv54JkYYwMtn8KsPYxMmEUcegr5Z+G37SVrdiILqK9BgiT1r3Lw&#10;Z8YdL1aNIZbldzAd+a1g+5jK8XqdolkEbKR/j3NWYpJYDnk1Dp2rWl4oMcgORnirMrx/eBrZaCu3&#10;qWrXWCnJY59+9X4tZR0G9geOgNc7LIVY/KBjrVSa8uYz8jnn36UObG6akdc+o28vylQcCql9pthq&#10;UTRsoKnrmuZj1i5R85H41ftNeDSbS4wOhpe0TRMqLjqjnPF3wF8M66j4sly/oK8q8YfsgWc4eW1t&#10;o2TBIBX27f57V9F22qRzcVLLJbTL06DvSlyyRVLEYjDu8WfCPi39kmaGaQjSTt5xhD2rhde/ZOt5&#10;ImMujYYjhjFj+lfotdaHpd9nz4FYdORWJqXw30DUAVaxTJ6sAM1z+yV7nowzrFR6n5m+IP2To42P&#10;k2rqcnoDXEa7+zT4hsQxtBISCcfL0+vFfp34h+BthK5eO3HPbbnPWvP/ABJ8EYPmQWhPuAKxq0Ee&#10;rQ4grWVz85bv4N+K9ObzHTp65Gaghsp9FkC3QZGXg8GvuHxV8CS8Eg+ygcnHHFeI/Fn4KW1rbysb&#10;Uk4PA6g+tcNSjdanu4TOqc5JTPILXXQgwZs9gT3/AArSt9chlAKuBx09K4DxVHe+FNRMEokC7+Ax&#10;96dpHidZpAVYZ5578VxVKLhoz6ehiKVZaHoR1hQgw/Q5wTjNNOphjkA5781zcGpeZiRWB4zzzVuK&#10;88wgAk571zNJGjsdBbag5QqXz3BFWoNQVhtDjGBk1g2LMQFaQ5HYVeV2i+Rsep5qbWMaisdFYX0u&#10;4MG5HIz61p285ON0gBwTmuMgv51bCNkjggmtixvJnCh5D04PSsa0W0Ki1zHUrOAq7pAOOcnrSJIx&#10;RiSeDWZaTb1wG5z/AIVbguED4wCQORurCnbnOmqnKBpRBSdxPbpnNW49kzbd3fofp/8ArrNS4zxk&#10;7evA71LbXSiTKtkqeARz9a7VY8pwd9TRezVlw5zu6D0qte6BC6ksg+783c1Zgv05XcSQOp7USX8b&#10;bl2hSMAYFNzhs2VHB1quyOfg8IC5vxJEp4bJPvXUQaL9njWErggcYH+c1e8MWMM+ZXZQOp45x2NW&#10;tYubSBDhuxxg1wYyrFxsj3smwFShK0lqc5qlvEikE4JGOtczewxibAcDn15/zxVrxH4gWKZgHHI4&#10;5rm5NY82fiQcHgg/yrihVjyu56mJwGJlUTTNaayEkZMXzd81zus2TImYwdwHLY966GHUka2KkA56&#10;Z71laxOjqxDgHOMGuOjVtVZ3YvB1p4TU5G53iUAZBX171d04eYgBOOeDnGeOlZeu6pDasWY9CazY&#10;/FmyVcOce/NfUYe9WKsfl2Opyw1ZqSO/tLWCL5nYegJ5/wA//WqU6hZxKUJGQcDn9a4uTxoiqNsp&#10;bHbPtUNn4lvbti4RsluCR3rsjh7rU4Pa8z0Ok8QytcLmB8DklvX61zMt7fW7FWiPcZx0rc0vTrvU&#10;lEkhJJ7E9P0rTi8GyyoodB75q4r2cbBK7ZytlqWrzsI40O046DpWrb2GoSvuK7scda6bTfBAQ7mj&#10;2sOwHrW9p/g2Py1aRcYPYdTWiqx5bWI9m+hzGj6QJdqzRNnPGBXUaL4UgZxuT72OcYq4mkW9q4fG&#10;MY256Vcgvbe0G4SDHTj6VN30KckWLPw9axLh1wO/v0p1xZW8JKlAvPSoF8S6f5ZIlBP8J6A1Sutc&#10;hlAHmAcdM07sXtFDYi1PUY7ZiQvJ5xn9aybrxGoBUN14XmotbvY5pA5nPPb6/WsSWeB2KSH5vYdK&#10;LaESxDSNC41+TZw45NQJqoZ9skoY9TyOfrist0JYq5IA7YpAEjbaWJHftQKOIkb0V/vAz8q9Rz/O&#10;nregnayk8dfwrGhuraNVUseDkZ4z/hV2C4JJAGTtznFJx7HVTxEmWpNspJHOSeM9apXemRSgkoen&#10;bvV63iZxjbj3OKVsFSXGefzNLTc9CnWbRwHivwfb3QZjbAgk9B3rze60C/8AD2vpqdkzrslByB15&#10;r3i+iglDBjxnjJrk9b0Gzu9wcLkdwKuNZ0mbzp06sbM9h/Zx+PMmk20NrPfKCgwQXxnjH+fpX1h4&#10;B+O+l6nbos9yAxUDluntivzRb7Zoc3m6fKVycnaccV1/g74/67ogWG7uHIB5w3biuqGMUtbnh4nJ&#10;Yzd6bP1C0vxzpmoQ70uk56YYf41ZbWbVkJinHJ5PpXw14K/aqU26BtRwQBwz9fb9a9C0T9qK2ufl&#10;e/DZOPv9f8a6oYhOJ87icuxNG+h9NXWqIEIEgPue9Zd1rQJKhz75/wA+9eUeH/jnYa0QouVJbjBb&#10;vXX6drR1JfMAGT1x/n9KbrSueVy8rtI6CTWPMOwt1H4VSuGjlyxJ9hUKgk7zxgcA0sj4YIcEg8Vm&#10;6jbsOyvoMdAMGNOjD3qaJmjbaRjjIAOKIEB6Ic456VI0e1iWlOMngCiK12Jla443bnKgY478/wCR&#10;VSeVy2On+zmrDqo5XOTz/wDWqKW088bOSpOAQOlaOFxaoo3G0oc8nGRz1rOurMk4I/If57VsTWLZ&#10;wqDJ6E1FLpcg4ZDknjjvUOCSKbTMIwOAwTOT1IFWYp3j52EfStF9OkA3YxkcZH1qGewlVdq5BHXF&#10;Zcli009ys0jNwzDk8cY70zccnaO+ePSpZrFgp3jB9qTyMkkoTgZP4UIn3egwMGQdMnqpNNCEAgZB&#10;J9etPMRRQRhs98dqJnjCZz0HGMZoB6O5VuZJVYhRhc9cVSuLqSQhGDfX2q3cTrjDYzzgmq+1JCV3&#10;5yRk+lZy5k9C4ohghkZ903Unv0H+FTGL92WXnGOgq1Ba5TeMYPbFOktk25CjOOtHLpcXPZmcSoOC&#10;ooqwY4QcED/vkUVPKX7TzObbV7RCWfGcdCwqvN4psYE3G4XHOBurxHUfjXEoYi8UY9+a5vW/jftJ&#10;K3S89cHHatniKcHubwyzFVHoj3zUviTZWeVSccE4ANc/qXxjgiLMlwMjuW6V83a98aLqWRhFISMn&#10;BU1zd18R9bvuI52x9a5K2YU4bM9jDcO1ai98+o/+F4RqxAveh7EDv61Dc/G+JQf9P6noGr5Xk8Za&#10;uSGedv8Avo1G3jPVZU2tOep5zXJLNonpR4Xi5an0D4l+OMChn+3kD0B4NczdfHXdJlZzwem84xXi&#10;0+oXd626SZiDgAZojWfHztkdTj1rgrZs29D1cPkOGpx1R69ffHqRDvWdjgYKh6w9R+P12JSgnb33&#10;Hr+Nea3csgQq5JHsetZE05klP7vrz04FYxzCrLQ6JZXg4dD1IfG7Vbl8RysvQdOPrVbVfi7rMkAE&#10;UrhiMBs/57157aTPvxgge1aUcUkoBTdtAx81Z1MfVgzSlgcIuhoXHj3X70sVu5N2euTxSJ4g126J&#10;BuHORknNQWejPLIo2n3b0ra0/RVA2qncZFctTMKr1PWw2Bot6RG2curOAzytjvzUGoaVeTAneSe3&#10;zHiulsdKGAMDkYGKkn0csPMUHjpj0rhnmFW+jPpMNlVKS+E821DwzlzIE5zkgnNUmsmtjtZdpHTa&#10;RxXcavYJDnC8j1POawp7SGV9xPJ4Pzdf8+9VTxtR6tnRVy+lBW5TK0zWL/TJVaKVsDpz0r0fwF8Z&#10;5tMdY552XB6hq8+nsdqZVRgdCBVOWJrR9yZHqM9q9fC5jKOjZ8rmmSYfErY+vPA/7RBFsPMuwScB&#10;ctXpfhT44WV4Ejnu1OTyd3Ffn3b+MtV0uXMdywUH+9XY+Bfi/exyrFJNkq3TJ5r3qWKjWVj4PHcO&#10;PDxc4H6E6d4w0+8G+3kVmxyM5FXP7TeZsqfp/OvnP4TfEC71JYy0zEnvkf5Ne7+GGm1C1jkcAkjJ&#10;IFaNNO58/FezlaRsJNJMAzDIPT3pssO4n5VJHcDpVu1090UckAdR9a0Es4kOT+RrWKuRKpGL0MA2&#10;czNjYOeme1SjSZc5Kc54z+FbB2KxIHAB596jadTIdo+72I/Wm4IPaMq2ljHGo8yMKfXNakPlRxgg&#10;Lt9qzRPnDH8h1/z1qT7Wir16DGDWc4KxvSk7al6W4BX5G29/Sqtw6sRkE9qhkulB3Ajn0Pb6UxpG&#10;kUqrcjpkVgozXU6HMhllJO9SQQfXNJDLIybi3J796WZUxkYyDyex/wDrUiBsYKhT3A4zWuy1OaUl&#10;ckETEfeOMYwaYq5bKg8nnH/1qmijKpjcCSfXpT0jJBDHrjJFGu5DdlchRCxGSF4p6IBwc5OeKlS1&#10;+bcOmaf5eGGR0HIxSsxXe4xLQTHcMYAx071I1ksihGxwemO1SxKFUhVJz/DU6gcPnGeTT5e4uZvY&#10;pHTo+SQDx1pw0yPP3AfQnmtFI/MCrtABPPTrUiwk4C//AFiKpRTQOSMuPTODuRRzycdqswaMrP8A&#10;dX8q0be1yTgAcelaVjpqPnb69AOtaezRnKokZNr4d3dIBjPOR/8AXq9H4ZhTDPAvA5IA/wA/5Nbd&#10;jp65UcZJ6HFX47KMDBQAjnFbQodjCdRN2Oej0CJTxGmPcVcttEhI2PAMk+nbt9a1xbJHzvHt61PF&#10;FEkYKJ+GK6IU11Ody1uZ0Wg2+0gKFP61ONAjUbmhX2NaUUcYb7h68YqUIrnC569Ca39mmrC0MaXw&#10;7bnICjHcEU06HbRDYIsADjjFb7QgDdtAA5JzxVa4gR1ODkDsaUqaQLQwZ9MgB2/L1znFZOreTEOE&#10;C446Vv6irKSsZBbHc9qwr7Sb+/m2qpYDPFcs6U3pE+hynCxrVFc47VL+GGQhWHTvVnw5rUMbhZAO&#10;Dzk/59a6SP4T3eoDe0LHIz0p7/BnULRd0ULA45AHFdOGy3EN3P0vBZfls6XLKWp0HhnxHH5SCNvS&#10;ux0zUXuYhk5HbFeTxWGoeGLwfaEYKG5ySMGu98I+LbCaNcyJuOMEGvZoN0nyyPNzXhiKXtKSun1O&#10;oufDtnfRn7TCOe2M4rj/ABd4F0AxuGtULe69K7A+I7SSAqky9MdawtRf+0ZSseCCxwT3r0YVU1oe&#10;BRwONw9TS6SPOb74c205MdlAgA6YFZ0nw91rTpDLE7DHpnmvZNJ0aFYVkePr61Hrws7OAkRqCF6l&#10;a1UqdrtHbDMcRCfI1zHmulapr+lKFlkZSo/iNaCfEy7hcJdTMqnrubpVbxDq0W9tvHfk9DXm3jPx&#10;I1gu8yAYyeDWdSvSR6dHLo5hLWGr8j6D8JePrObDPdDB6DdXTzeObKO1yLgZx618T2nx4OjX3kC7&#10;OCeN1dbpH7QltdRgPfgjADYbArgWPpKdmznxvA9aL5ktD3Txl4xnvA0cEuR15NcJqt+JUy75ByRm&#10;uYX4t2N6uWnznplqrX/jOCaPIkU8ce9X9YU1oedDhyVF2cS7eXdtDLyU5PAroPDWvRMixpKMZ6g1&#10;5ncapcXc+2M9+SBW/wCHHuIGVgGODkj0Oa8yup89wxmV0qdG0tz1KKwi1aPaygg+gzmnaT4Ds7a7&#10;8826ArkgEdf85qPwZeLcqkbYHA4J6nP+fyrt47ZFRXAGegIqIttHwmIpKlNpDdHgt7GMRxrj/drU&#10;idX5yM+vrVBWSNSZHGT3NOF7HD8/nDvnFWpM5eVMtT6ZFdIwdV6f41i6n4I024y0kK5OeMVZuvEn&#10;2RC42kD730rMbxxb3YMbsgPYGq5kS4kdp4U0uykBEa9c52ite0v7TT08tJVQ+mOlYg8XWfmNFI20&#10;46n/AD6VkeIvEkHP2V93HG3ue9UpIXLJs6++8SxxHbJtZRnHzZ//AF1X1C80q7txNbyKMjn1Febw&#10;axqc9wRK3yE9AetdPpVm0zh93BHOTWkeVhKLiMvtSlZmgkXcpbj1/Wm2/h66nkE0LEA4+6etdGmh&#10;W11GA8OSo4Namk6KIEB2dByMVdkTfSwzwt4ch+zD7RCpbuWHWt638OWoUn7MuMYxgU6wsXjUBRgH&#10;0rUhBSMlx2o5US0cH4v+G+l6rG4ktEJI4BWvGPiZ8DtOmjPl6eARx933719J6k0cikFcY7+tcZ4s&#10;1rRrZWS9Kg5/i71ErdRJ8ux8jeKvg/aWenyrnyiFPDL+tfOHxQ0zVtBllgml8yPBwQe3f6V9iftA&#10;67p66XN/Z06bdvLKenNfDfxg8c3Ul5NbzSZ6jr+VctVxRrCLnqeKePNQ8nUnurK4KsTyc9/as/T/&#10;AIgajaFcTsuO4OMUniOU3l0+QcFs5rGubAxrvUk568YrglUvI7IqSerPY/hj8eNX0y4jzduQeAM8&#10;ivp34Q/tEmaaJpbs4bGAWxj/ADivgjRjeRSfuYhnvj19a9G+HviXVNLdGeViwwBnmiVdROqnQqYj&#10;3Uj9SfAf7QluyRxtcjOBks2TXpOnfGfS5oA8hXcenNfm/wCBPjVc2SJ5k24gAZzk16dpP7QTC2Xd&#10;dfKAASSeKy+uRR6FLhrF1Wfbi/FHTpvnR155OaLn4j6SI2xJlu2T1r46tP2iYk+Vb0Lzznk1NcfH&#10;/fGSt4ff5qzli423Ov8A1VxUbbn1evjaG8m3Ry8Z6dK2NL1SK8Q/vAxxxz1NfJ/g/wCOqXlwEW76&#10;HPX2r17wN8UrSUAySAhhjOaccTHocGNymthV8J7HHqVzGR5fp6/5/wAirUevTkjf75wK5Sz8a6VO&#10;FczKCeo3datL4p0w4CcnPQEc/jW6rc2rPJdKXY6mPW1MgZ8AZx0q5DfxsA+8Hj15NctDqC3IBQgD&#10;1NWmvZIlXawAA71oqtkYypprU35roSHacMMVXl02yufleBcfTpWIPEEyPhh19P5VZs/ESFsOeScE&#10;HsauNaLZm6UkvdGar4A0y+U/uVGfQDmvJvi/8BobiymvobcYVSAMZ617haanFPgb8AdqXUra11Cz&#10;dJEBB46DFU6dORKq1Kb0Pyn/AGlfhDqEUszwaQQVJ4CcfWvne1jn0i+MEw8va5yrDGT0PNfrX8Y/&#10;hfpWqQXCrp6kuCOVH+FfFfxy/ZvhF7PcabpjCXcTwMYrDEYZSjZH12SZuotRm7Hhmm3YZQyNgADk&#10;1uWLozKx6Z5Hb/PNc7rXgrxN4WuWBs5DGD2H9Kl0jxAYf3NwGDZwQwJ//V0rwKuFqU3sfeUcTSqK&#10;9ztbNoed2M46A4/H9KtqytwxOB6npXO2euQR8eZknAyOQOKvx61bPJjeuT296wcZJl1YxcdGbEMI&#10;kfGRnrknpWvpdsQcqOT1GOtc7ZaqrZG8YyODwPrWzpusxyDDODjgjHOaymnsRRjrdG9HEsa4TO7v&#10;UiHBwxOc9e/1rNfWkI2jqeM9DTE1huAhGT1rjUHfVHpJKUTa87+EuMAZ4qS2lLSbF6Hrz/jWAdVL&#10;chycHoBnFWtL1M7/AJ1Gc9BXSublOdU4OornY6fYG45QN0HB78VeTw7hSSOexJ7/ANKZ4Z1GKUK8&#10;hXacAL7V1EV7YvD9wLkAnn+tePXnNTsfY5dhqKhqZNlatYxkDK9gOlZWvyhYiA5OM44zitfVdTsI&#10;3IjYZ7f5/Oua1jVrfk7lIHPWuGrWnLRn0VDDUIu6ON8Q28slwXww9QpzWGkDedkL053H8K2vEms2&#10;gkKjCj3PGfwrMk1WxitROoB3DBPvWH7210dM/YItRagttbCOYgYBOc96wvEniIRoxV/u8/XioNW8&#10;QSFWEQA4/MVzd2LjU5eScZzj/P8AninTw9R1UzGvWwvsWmZGu6nd3Uj7HJBHGDWXHp+qTfMwYjPB&#10;ru9K8IC4ZWeIHJ7r0OK6Kz+HcQj3JFgY5r7HL37OKR+OcQU6VSu3E8+0HR72acRzQlh33dK9F8J+&#10;B0uUTzIArHqP8itTRvCdvZMPNh5B69a7XQNPitsMVAz0yegr1pVE1Y+ZjRfNdFXQ/BEUG3MYBUcA&#10;rzW/D4ZijGBDju2eK19PWPaoyTgfKKtbUkwoODweO/8Anioae5uocphnS4ojsJH0HU0NBFbwEBQM&#10;egrZnt9zFVH4Y4NVJrIuTIvqM8Vm4KwcqOe1VP3e+MY4yCP/ANdcxqtw0ak7279WruLrSfNDAKyj&#10;nAFYl94RN1wUGM5yB3pxjKKszlqRVzi5dSmWIkHaeM1WXUZ3PzliB054xXT3fg5fL2qrfQVl3Hhu&#10;WJ9pQkjJyP8ACraOeSZlSXjXRLDpjpx/n0qJQ5JYjJB5/wD1VZmsJYnKjOR1x/nimrZyKwcI2CP4&#10;R24qXcwcZJlOVi5O7IyMcdKTyAyLwWzwefarUej3Mku3Bzjnjv8A1ra07w04iGYsk8jI/wAaaQLT&#10;c59bGckBFxjjj/P1rSsbVgoV0PTrzW+vhxEQSCIZPXjpTn0dYQMJkLyPWixvSmlsZhR4gQ3bpn+d&#10;R3L7YmKqK0bmAOA4XrngiqEwG0q2Mkc54rNxZ3U6qTMPVbmRFIOQM84/xrlNW1d4mcFic9SK6/Vb&#10;WPYxCjGegFcdrlggfO4cnHNZ2XU3deSWhiX2rMwZWIOTg5PT/OayryZJjsUYHYE1cvbN8lVbacng&#10;HrzVE20nzZwMerenp+tU6S3RccVJ2uWLe+urWMGOY/LySDVHVPiHrmjruivXHr859/f/ADmnYlUE&#10;K2f1rD8SWEk0JLY+78xx0/zxVUHOE7M6pyjUp6nt37NXxm1XVr+K2vJ2cbuMtnI/Gvt74Z6yt7ps&#10;cpkA+QE5PBGP/wBdfmd8DNYfw1rCmQYAOQR9a+2Pg98WraKwihaYZKgkBsD/AD1r2fclE+IzXD1I&#10;1OaCPpi3RWhDKASR6c077OA/ygEEiuS8PfEayvYkZp15PQGur03WLfUADDKDuOByOaIwbPEvy7lp&#10;IAwJXPTp396BbllBC53etWLWIyYwMjI5xV6CwBwGPPqDjNbqkS5LdmYtm02H54J61ah0zcQoTJ4z&#10;xWpDp+xiFBOOBn0q1FYAEttUjb8x/wDrVpGndkud0Y66Ou3DIenU9f8APFNm0VVXcBnHTBrpFtCv&#10;zKM57evtUdzZxZ6c49KqVPUSm0zlZdMQHpyOcYqvJpYcgsuMnAB710c9okWVwc4zn0qpLApzkYI6&#10;5ArnlTadylJHPz6aiLmRAo6YqpcWgQfIMewGRW7dRBFKue/cVnTwKzKQMHPQGsnErUwrm1kXLbfx&#10;HaqlypjQsVwQOgroxaK4GVHvxWdqNmCcJjANZNNIpuz1OZnllLZJJ56HqKIXO/BOB6kZrRexjc4X&#10;PpzUQ05ixxt571nFalc1kOtp2VcMCQD0qR5g8RcN9aj+yy5G3semaCrxgoB1AFaEWYDoMR/oKKAJ&#10;cf6gf9/KKB2R+Zkup6te/emI+pppS8nXczk8+vrWvaaM7AEjJ4+XbVo6ONm7Zj1Br8+qY+rLqftf&#10;1ShBaHOCxDZ3DJHdhUi2aRR7W2nnHuK1rmwMOGjBz2INUJg4O3BGTWPPOb1G5wpx0M+8tB94epwf&#10;Ws2YMjbSMLnpXQixluVZXLnA4IqGbw5JL8xT5cduv+f8K1pvl3OSpiOaWhlRTsM8gZ/GravwMcEd&#10;8c5/Cp10B4zuIAH8I5qUacMAngAD+dOSpyZyyxbWlzNlEsi4K8Yzzkc1UexKguACSSRxW3JaZBRe&#10;ccbQP5ULYox3EZ69q3pxtscssS273MyysCU3clh0z0Na1hp8hP3SM9RnpVmx01PuIoOB2rotH0YM&#10;QfLB9Mj/AD2qK2u5thqkpyING0jdkkH5gMA5rorDQgQGaMcfmK0tD0D5VcRkA4/yK34PD5RBtiII&#10;A7da8qs0nufd5ThXO1zlpdNEYO3IUHgk9KgvGRVO4jGOMium1KwMWQRjHQ5rkPEdw0Stj1O3FcEp&#10;OUj7ihhVShdnMa+6yvkP0PDZ/SsOTAIO7POev61f1Jmlk2EnGehOagjt3ZemcEgYFdlJHg5liadN&#10;laSBXyxX5eOBVO/tERMbevb/AD9K2UtpAMBAOMk9RUeo2TNECiZ55INdEbo+ceJVWZ55r++OQkMo&#10;55J/CjwVmbVV3E/fHPar/ibTXdzlfcZqv4UjFtfIOmT1PavpssqK6ueVniksI3Fan1t+zxpTXy24&#10;YADAHPbrx0+lfUmgWa2NnHGSAQuc+9fLX7NusQ2Xkq0vA29TX01pWtQ39ojK4zt6V9FJRlI/HJe0&#10;dWTmdEl4FGzeMKOcdxSTX67CM8EYGTWP9qCdG5xyTUdzfuV4b5TzkmhWtoNRW7L02pAcM3XvmoZt&#10;RA5DfQisme8kDFmyQOOnSjz93G7I9Camxq0aUV+ZAAG5x13cVJFcbwckeorOjclQp24PIPUdOtTR&#10;HaMg8k9ccVD0KTkmXhImdgbB7mnpIwUjd36D61Xt5JGGMkDPepEweAM+tZ3fQ0UmyXIPIXgdjTlD&#10;HHzDk5PFNj3Bs4J59aljCSAsTnHY1Sb6mbuSRJErcHqckZqeOJXXkADPHsKiVAgyB19sVPEpYZYY&#10;9vSnFNuxLbiPWBQMZGD71J9nJIKDJ7YqeIIQFU9OOlOjgD/Pj1wAO9bKnYx53ezKv2dmGQCB2Jqe&#10;GH7ueSDxxUy2wJ3OuDn16mrEFkxG5iBmmqaC7S2G20GG5T2681YjtU27mOD39qlt7PbgAZ4x0q3D&#10;ZF8K2VPbArWNMzc2nqVYrZl5Rc8/XNaFvHIVBU8jsBUltp+08DOBwTmrK2rQjAjOe9axpXRLk3uF&#10;uwj4Zc5bo1W4522nJA9CKrxQlnDgYB9OKnW3frnjPcVvysykknYfuLn7w5HbPHpUsLumcHgAc5qO&#10;NCH3YxjofWpVhwp3L/wEjpTUbCbXQkM5HU4PqvSnwzMflHBxwTzVZYmycN+VPjjJbCn8TVK4ty4j&#10;ZbcX59BVaaQZ4YcnIzTZB1yePY1UnnkHA7DDEdaHdiSk2OjhknmIU8AV0/g7wet7cfdBGOprnNFX&#10;dcDzDySBjtXrfw6so96sQD+FduDoxqT1PZo15Yenc1NB+Htr5a5gXn/Zrab4a20sPNqOnpXVaFZQ&#10;iJTgZ7YrfgsoXj24HTmvpYQhGOxms7xFOWjPmT4zfC1E0+WaCHkA49q+XNX8f3Hg3XZNNmuDGFfj&#10;P1xX6BfFTRLe4024UKD8pzzX5pftkWU3h3xTLc2x2gSHnmvFzvloYZ1V0P6K8KqtPiBPC19bo9H0&#10;j4ym4xGbsc9s12fhf4iWl2/zTjJPGea+KNA+I15bEGWc/L2zXoHhf4uGNATcdAMjd09/518nhM+h&#10;N2bP0bOPDqHK+SP4H2hYeM9PMA2yDHHRqx/FHiCG7RkhlA565614FonxjDxjF2BnnG/NbFt8UBMc&#10;vMcEdzXvQzOlNaH5ni+BK+FqOXKdH4heUFpC+M9MCvHfizfXq2cjISOvDfQ16Lc+KY7+DbvGa4Lx&#10;7YvqUbx7M7gcH/P+eKqbU4c0TmwuF+p11zq1j5O+I/jHVtM1R2WR+HOCDVHRfjXfWzgPdtj038iu&#10;9+JnwvkvHkn+zk9cgCvn3xxoN34e1MqFKjd+NfK4z6zSqcy2P0bC4nAYuiodT6J8GfGN9SlWI3WQ&#10;MDcDya9j8HXV3rMCEPlW9/8APavkH4LzXF1qEUUsmQTxk8V9k/COC3hsYzK4BYDJz/n/ACa9jLK0&#10;ppXPzziutQwd+Q7Pw74eklkUEHk85613emeF0hg3KmCAOSDyO9UPDv2FthGAQvJx7V1j3FvFZlTx&#10;kHPv9a92UFJH4zj8zrVqlilo2o2ulXxiMoHPrXZR+KrZrYMsinjoT0ryDW/EFtDqGDcAc8qTjvip&#10;IvFQgQPDPu4yQDXmytCVjw8VTc5Jnp934qiZW2yktjIAOKwNQ8crDI0E0mwEZBzXGHxjPO+3btOM&#10;nA/wqtfTSaknmuxz1AB60uZI4fZ+8dBqXxGkiYosu9GPask+JLi9mMsbmM5wMHpWIls5usMWwT0z&#10;Wxp1gFXd378cVPtIo2jS7mrpd9eXUmZnXIH3upq/JaSls7ge+72qvplggwzArgckmti3tosAknPu&#10;Kl1Ve9wcFexDpVk0koV0DAHk4rs9CsohGpDA56DNYdjbwA7VUNwAMdfetiyuREeWOB2H+FXGrfVG&#10;UqOumx1FqY4htz0HWtG0MYAAH61zlnfuQCH3Dpitizvi6AZIx+tbxqWZzyp8qubMDhMBW+vFTvOd&#10;hOR0zWfFMGwwJOTx2pmp6jHY2rTO4AAPerdRJGbizE8beJ10aFy8mMDJIPOMV87fHD4vwwRORcBe&#10;cAhsentXV/HX4kLbQTHzhwrD7wr4g/aA+Lk8ks9ulycL1AOa5atbS6OijR52aXxQ+N/mW80P2otl&#10;TjDHGc9a+WfiN4zn1XU38qTO48jr14xTvEni6/1W4cSXTEEnOD71z80Rmk80MTzzn2rgqYlHq4fL&#10;qs9kQQwPcktIOSMe1WoNG837+Mnv/wDXqezhRMlzgEcc1eQgDc8akk9Pb0rzauKs7I9/CcPub98g&#10;ttJhj2jYF/3v/rVrabHBCqBVA9x3qj5pcbz0I6g9KkivZE4C8g4z9K5J1Zz1PtMtyahTt7p1OmX6&#10;27E78jHIHrWzB4iuVUKJGHcgHNcbZ3bffBPtg1oWetRBgjOOSAcnpXM5SufW4elhaEPesdVF4ivH&#10;IxITnp/nFXrW71u9TbErsCM8j9P50zwbaadLKs93EHycgHHNeh2TaY9t5NpaxqPpVRi29Tkx+a4L&#10;CrRanL6Jq2s6Nch5JyvIxzXpHg74qXtoUR7oMB0Ktyf61yes6LDtbLdjwOprNs5Y9LnGDuOc4zmv&#10;Rp0na6Pz/M80w+Kl71j6S8J/FPUtTKhJjgDBJ/z616d4P1i4uXR5HJIAPXk180fD3xGJ5kjTGSeQ&#10;DX0H8M5LmWKPzk4wOR6V2xVkfMV6tHlPXNF1BpVCNu6ZwDyfatkuSAc8YwKwNEt0WJDuY8c47Gt+&#10;DYqAKecdDWmjPDm03oV7hMttQ/Q/jVYxNFJuL4x74rSZFC71U9e1QSQ5bAAPTAAqLWehKbSG2l/P&#10;bHCt16g9a2bPWvNX5zmsSSDZkYAGcYOD/nrThchFGH6dya0hOUGOUVNaos6/a2eoxMsiKa8k+IHw&#10;xtdQ82T7OCCCCQvP+cV6ZNqLMu0sSQMnArMvibshWUYPGCa09s+pEaMoPQ+VvHfwTs5pHX7AMD0A&#10;zXmGtfswaTeXBkjt9o3EL8uMGvtjVPCtje5aSEHnAzzWNL8ONPdzmEY5A4xQ3GbO+jmGJw2zPjC6&#10;/ZijhgYJmMDuFzkCua1j4A+IdPz/AGeXZQM5z1r7qu/hVZzcpEo9OKo3fwihUEPECMc5XpWEqUJ6&#10;HqUOIa8XeR+f954M8V6QSlzZsxB/hBqKDVr6ycw3EMi4HOV7V90ap8CtJvVIlsF5B5ArivEn7LOk&#10;3IM0dogJ+6dgyfWsZ5fGa0PdwnEWHk0pHy7H4iiALOSpHJ46VMNdRu30Y5r2XWv2XRbZa3tcDdwQ&#10;vJrnr74DXNscLZsR2wK82pgZRkfQ082wdSOjOAj1qAsdxwCfXmrNlrUe4Msoz3xxW7ffBnVEcolu&#10;4xwflPFUB8KNWhf51kx14XoaawsuUX17DuejNjQPFKRMv7zj+H/P410B8WoYyPMAwvA5rkLb4f6v&#10;AuFLH65FST+H9et48pCTkjA9a8+tgm5aH0eDzajGKSkW9Y8XqZDiUtz68H/GsG98V3UhZgGx6+v4&#10;Vm6rpOvrP89qcA4J/wA/jWc817GxU2z9PTvmueeCtuj1Y5qmvdZZv9Rku5BubqeSRzQI2eA7ufmO&#10;c1TWVlcGVNp9Cf5VpWVzCwCuOSuGxWX1dR6GNTMZyW5QfTnuofkz7YFT6d4ckMoc+vTpWtH9mPyh&#10;R9c9etXbdoCwG76D26VpCEeayOCvjazV7lzRNFii2sQOgwceldHa26JGp8vCjoAOlZWnXQBAAGB2&#10;z1q/FdqVAPQ8Amu6krbHzOKbqT1J2s1GGUAk4yT24q9ZuVCxkgcf56VRS5UjAYdCeWqzaSqSGyOO&#10;x/l/n1rpjJLVnC6TT0N6zm2pyQP6VowzPhQ3RhxnvWLa3OCuG69Nv8q07a6IAIcc9vWumLTMZwaN&#10;NIkZgMbsdR1B74qVbLcDh+vbFVLe6UEZbkelXre8Vh8o6d81oktzmmpXGHS0MWTg/hSDRUZclec4&#10;PtVkXkbAMxwc8+1SfboVBzgjrgsKu0WckrpmVc+GYHQsFU44Bx/ntWPqHhKMgsVPfGO9da11C6EI&#10;4PHGe9RyrBK2VIAwOveiyMmnc82u/BxLkLHwevymoB4MkL58kYz6Yx+deiyadFIQxHHoBTodDiyX&#10;G3JHzH2p+zVtTF69DhrLwTJHw8W1cdef8+takHhdYVyMg9+OBXYxaREE3hQOQMnsabdWCD7qnJ+9&#10;xWbSRnaWiOUutLREO7Ax0xxWXqNvjcNpIBOWIrsLjT12kHPB/Ksm/wBI81SQcAegrM1+FHCasRFl&#10;VUYPTHt61gX95tkb5/lOQM+ldtrPh6RwWUcc8Ae9ctqfh+csUVSOuTjJoBNpXOb1G/dV3bjt74Fc&#10;9qPmTyF2Tgnv9a6e/wBAm2lGVyOxzyKyLrRZY/lYHGecfWlazKUm3dnMXkAbqpOfSqFxaJkhTz6A&#10;Vu6haum4Dll9D1rHu4/Lb5gOo4659qaRSZSe1QAA4BxwepxVSbT/ADQVC/KfQfrVt2ct8pOC3Sno&#10;pbAwMgcgnr3pM9CjN2sYkGlyWc4ngcAg8cV3PhL4jaxoe3dcHgDBJORisiOxGCRgnHH9aZe2xSMu&#10;jgZHr2qo15R0uegsLCstUe1+B/2jEjdYru72lAOc9enFe9/C3402uqlES9Dlup3Hgf5/rX5461rF&#10;xpUplgkK7fujPXpXpH7N/wAVNWk1uK3ed2Qvt5r1MNV9oj53N8qpRTcdz9PfCWvJqsalWzkZ59K6&#10;+0jjZRIoC8cZrwr4LeKZbu0jaR8/KMgjFey6RqcbRIR0IBya7lJWPipRcZWNseWgyGz7k1MjopAD&#10;jB7msxtTXb8pz3AJoOrMccAnNUppEqNzXMm1d45I5qrNcg9gMD1qqL4uwAbk+1V5brdlR/30TU86&#10;uCWupbndGQDcPY1UnTep+Yk84A7VCbh8glsjuadG8hcKx4PUE4/z1pNj0ZTntlYlRHkepFUZ7LGH&#10;3ZwMcGtsICq4BwB1qvdQERkgn2yfpWUoqw02nY5+5eSPcMDJHQjiqUjSHKOcHdnn0/Kte6tmzjPJ&#10;6FaqNZ/NwmecdeawlTNE0ZjWwZ+ME564qRLFC+Sgz3Gaui024JTIPc+lPiiAbgj3HWmoWVhcyKLa&#10;Wpj37QB2HNVDpkikqFBOeRiuhaCEclRgDse1Ur+7ghTKgE9OtHs0w5rGMdOYH/Vr+Z/woqY34JyJ&#10;hg9OTRU+z8g5n2PgG30H5ChQH1Y8Y9Kkn0by49rRgNt4JNdAbaKMDp2IAqlfuvqDheecfnX5PGM5&#10;H7NPEWOV1PTFiOCgUkdSO9ZL2TJKUES89eOM10mp3UbkkY645HGKyJLiNgHVO/UCvQpJpHn1MQRQ&#10;WoBBZFGRx2/yasPaxnPy4PsKrzXYT5ieM/Xn0pv9oFlBL47881TpyepzutoOubFMZEYOOOMVUa0j&#10;IBx1OTlcVaW6DgDg+hPSo55yHCxp27emaunGTepzTqN6ooT2wWTgjOCOOab5CNJ8w6H8DVlkkZiA&#10;pIzgE9qkgtCx+4SOwzzW3uxe5lZyRPp9qd67VwccY5rrfDunRuobyQDnI46CsfSLDLbgg5xntjn2&#10;rtPDWmFdgKdgck8f57VyV532Pfy2kudI3tE0hTGAyDjnpW6tlFHFhR9RTNKtQkYUKd3TK1bvUEcB&#10;C8HH414lXnnofqmTUo2TZyHioLGODxnr615x4hJklIDZCjkmu/8AGE+3zNwGMdK4C+CNIVJIyeQT&#10;x9KmENT3sXWjRpMwP7OMkgcDJ/h+QmrA0tnACIOPX0rQ2xINxH6U8mNIivmbT2rqhdH5pmeK56jV&#10;zMNkM42r0z061DfWa7cY4xxxV+5lXyioIz6c1k3V6uAg5yO56VfLN6nBSnGJy/ia2jILBecc7R3r&#10;k2uDY3vmxevOD9K6/wASXsLoY1YZz1z07V554iunSUmIcAfKK9vLZSi0mXi5RrUuXc9y+DXxK+wy&#10;pH5/cZywHbp9P8K+sPhR47t9Rs0R5ApKjgnn6V+c/gzxfPp92itJj5h+FfSXwY+Kj24jZrk4wDjd&#10;3PevroPnprufl2b4OdKveOx9hrfK4DCTOM4wetNnuiQQZBn0rgvCfxJtNSt0czKcp94t/wDXrqLT&#10;Wba5UbZlII4GferurHlqWho5VsfNlsdKfACRu4JxxSWgSUK6cjA5z0q9BZO6g4GD+eKqMb6jUrSG&#10;W8KkcrzjgCrCI5wVQnOfxqeKycYGOM+lWorA4C9s+n/16OW+oOepWhtg2EK4BPPbNWRbyevGeQMD&#10;FWYLRV6OcZ4wKsCAYVcc880KnoT7R3KSWzq4DKM9MgjmrEcXAII4PWpngZTgbTz69DQsQTkKRxxz&#10;waap2J55MYikDB6D3qSHcjAufw9qAij7jYyeh4p2x8+Xs/HPUU1GxF5N6ImibBBPfj3NWkIGM9M5&#10;AqpCjsd0iYA/WrtrGcAEcduOatIUi1DCWAxwCckZq1FE+3cXByMHiq0eUAYHJLZ59KuWeHPzA8j0&#10;rWCVyX5FqG2bcpIA7AVetrViQAAD7dqZaw4A5Occ1ftYFUEkg8ZyetdcUjKUmSW1qx4GOnIxUptU&#10;3cgZAHaprdgpClB83I55NWGGBgdCeauyM2zNa02vtQ8DpkULF5ZYlMY9utXpVA5XHr0qGRBjpyOe&#10;tOz3FzdBqLHnc2eeDipJFRgOcDHGRUMsgVTtbjPJqM3Me8rnoOtAtUTbWJGFAB6dzTijLgZ/HtUS&#10;zI2QGBzil+0qQQqcg9xQG7uxZthBG7p2x1qjOMMTyMZ79e9XG25JYnHf0NV7qRTESFOST0qHZFx0&#10;khmk3Bjuk3ZxnJr1X4d61HHsRnCk479TXkM14LfDFByP71avh/xodNlBM2McA+lbYXERpz1PosHg&#10;ZYuHKj6c0XW4/KHzDt09a2otcVEz5nXuTXgmifGGxjjAa5Gfc1tL8Y9N8nd9qGMddwr6OlioSid0&#10;eEcZN3UGdv8AETxBbjTZmeQH5T/I1+bP7cerwXmrzLGwOGOeK+o/jR8frSDTJYortc7G6NXwT8fv&#10;HT+KPEEn78uN3PzZxzXzfE2PpU8DKL6n9H+DfCmKwGKVecbJHmqvKj4AIPZgeKvWep3cHKSHjjFU&#10;tpC53EDPXGakhQ7SXYdehPtX4/Go07xP6jnCM46q50+meLZogFaY5I4H+etdT4b8YyzTBfNJ+nb2&#10;rzOMknA5AOM5rovB7N9qXkfUH9a9zL8XVU0mz5LO8Fh/q8nY988I3UmoRBpG6jt3rdu/DwuYizjo&#10;p6LXLeAb6O2tlbfx7n/PrXZrrtuE4kGSvavv8HV54an8s8WVqlDES5DiPFPg2KW2kAh6g9q+W/2j&#10;fBMVq01yU+YZzwOOOlfY+t3ls1vIzYUAcfSvl/8AakvLUQSDOCVNVjKNN07nicOZhiZ4tRbPFvhV&#10;q6aXqiRqwG1uSTx14r6g+HPj0LZRL5oCgDP5V8V6T4haw1dnSTC7uPevUPBfxTktIFQ3JAU8fNXi&#10;4TEqlOyZ9Jn+XTxqufbPhPx5GCqicHvxXXXXj6FrAqZ1ztx1r5E8L/GVUxm7PB/hP867W0+Kq38I&#10;jS4C5PQN1r2/r9NQ3PzLF8PShO9j0rVdWbUtQ/dyk89RWrp8hto1VwSMevWvO/DWvfaboSSTYG4c&#10;sRXdWuoI0SneMY715ssapTv0Pmcww3LPlNq3dS3mbSScdTWpCcouX6DjFc3b6hEoASQZxnmtKHVF&#10;wHDcZ5wawljG+pxLDJ6mrFEryfKpyOQcVsWMkSLhk46Cubt79PvlgRnpmtK3v0C7VkxnOegrNV7l&#10;OjZanTWUqFQcjAHAz2q/CcqFUA565HT2/lXPWOrWcbAmdSSM4zWraeINNhG6R1IDfLg1vGSauYT5&#10;YPzNq1LBs8Dv06VftRuA44yCc1zk3jLS4VISVcqex7VSn+JFvbglXUAZJrqVTRHPKS2R6JYyqije&#10;4HbJNaCa3ZWqjMynA5ya8du/i+QjBLgcjkEiue1v40KAw+1cbeeav21upP1epVdkj3m++IunWQIW&#10;Rche5zzXnvxA+NMKxOiXGCBXifin48JFG2LsDHQBvevI/iD8fo3jk23xZj/dx71nLExR20cnrVGu&#10;Y6v46fF5JredmuyDg7eeuO1fHvxS8W/2nfzKsgbLkfy7Vt/Er4r3erNIqShie27mvKru7nvJ2JJP&#10;PNcVbEXR9TgMljTSvG7AOHfcOOeBUwUMgIU9OD61DbwSvncQCMk4H/16sRpEhG4YIHBz29q82c3K&#10;VkfT4TLYQXvId5UnHlkYLfMT6VLDkIQzDrwBTY5EjBVUBHTGf89s1WuZ7hWwAwUHkKOlSoykelbD&#10;4dXbLTXEUY3MWyDVeTV1DfIcbTg4NZ8k0shxkk45x2zSQ2d5K3mLG5yPQmtYYacjhr5sqa90001J&#10;/vLLgcdaktdW8u5VmblT03Vmvo+sbC6WrkDtt6ev9ajTRtcmkWNbORWJwW9a6oZfUvezPBxOfVV1&#10;PTfCfi2Hy0hG7JPXd0r07wjqM04GHByRggZrx7wH8PtcvpUYuVyQcDNe8/Df4Y6iFVpUc7sdeMcV&#10;0Rw8YxPl8bmlWs7Nk15o+sXoURuSCOo60yz+Gl/eShZjwcZFew+GPhvI6KZLU4wPxrtNH+FmQmYM&#10;46+1axstzxpV3Jnnfwv+HsOkvGWhJYHgnj+le++CNMjhjjRcjAA+UDn/ADzVHQPh2toQVgwO/p9K&#10;7fRfD4tFChMY/iFKTuYyqc5u6OPIjX5gcHgYrRSYMwxu5HQD9KzrfFugQD6YqQ3DHnPDfpUNsXJ2&#10;NEXEajDHODyT1qG5vUCkxBSB19R+dVHuMNtUkk9faqlxcMo2jjnpTjsVGD3LEl+BzkegyaikviOj&#10;jjtis66uivzE4x7VTe6kbjzOvQ561Dlrqaqnr2NKW/eQgZ6dsUwSSMd6k/d96zTdDcTnr1xUkWoB&#10;FCjAK9alSRTg1qjQKFlywwT2qO4MapgvjnIxUIu5WBYnn6frTJpHcYBPT14q7voQ49WJJdqJPlJy&#10;f09qms7iORwJUBB4xjvWfKrAjjPoM9KfCkq4GMcDoOtUmxulCSN+DTbK4C5jySf7vanXHhS1niIU&#10;LnOeeOKz7G5kRApJAA7DrWtZ6g/Ekq+3ArojVSVjndFr4TEuvh9a3md0WOck7ao3Hwj064Pz2oHY&#10;Ar7129rcR4zgVoWcMLsPmAXPB9fzq0oz1D21em9GeRal+z9p1wxcW4BPtWFqv7OpTcIrXOVz0zX0&#10;bBp0UmCEBGBjjFT/ANjwFT5kYweTxWqoRlsWsxxMHqz5Mv8A4G3NqNr2mck9R1/Ksi++D7FSrWfJ&#10;GDwa+wb3wpptymfsq8n5sL1rB1T4daXMrDyE3EdfT8KxqYWL1sd1HOasd2fH+p/BqByQ1lg55G3N&#10;c1q/wPtDnFkMZ5Kjqa+vdW+GsEXIiHXgnvzXO6j8Pofum2yCQQCpzXDUw6R7eHzyp0dz471j4JqD&#10;iOLofTt61z178I7m1c+WjKR6DOPyr7D1T4aWzuYxbjp1A4/Wuev/AIXKclIgQAeCv+Fc7w8eXY9G&#10;ln9ZS3PkfUfAOtWXEe4j1A5rNuLTWbIlZYnwCccV9Ta98KxubFsMeuO1chrPwnU7v9B79lOPpWLw&#10;sVrY71n8ZL3meHWmvyWx/eAjHH41eg8SKUGWZeOjD+tdhrvwrRd/l24HP3cc1ymrfDzUoXIhhZto&#10;5+Xpx+tS8NHobUsxw9bckh8QpnJl75wT0rQtPEMOFIcAk4ANchL4W162ffGrc9fl/SnJpHiCEYCN&#10;u+nerVGVjodSi+p6BaeI4158zJzgAdq0IfEMTAHeD6gt7+leZ7Netz86kAg84qUazq1uhkkU5Ge3&#10;U/h0qlCouhm1TezPVI/ESkBFkGD0PrViPX1jT5WHJ5yfzryWDxddR4EgYd+uefWtC38ZFwTJLnGD&#10;x+NPmkjGVCMj09PEe5c+YDjgYH61Lb+IiRt80dexrzmPxTuXKyZz0BFX7TxAjLgTLu9BijnaM5YS&#10;zPRItZRh80g4bjJq1DqUco5k7Ywc9a4ay1yNV37wc9av2+t7MEMOB6deKpST6nM8I+p2lteJnG7B&#10;Jq5HdwkgZzxgiuPtdcDHCzbiPuDPer8Gu4bJI+X1atU0kc0sJZ3OpN2CM9QT0z1qKe43naVHHUZz&#10;n/P9axY9cDD5pAAenP59Ke+rxMPv5IFJpSM3h2nsaTRI64xwRxk/lUE9urg7iAcY6dapyaxGuWDH&#10;gkE5qCbXosHD9T1qHFRYvq0r3F1DTUK5B5I5NYt/ocZOWwRxkZzWjNrCbcs+fqeoqlPqCyhtr8+7&#10;cY47VKshxwre5gapoChi/lqQSQMiue1jQYdrIQenp3rtLydGBCtkgcc1h6jKjI28g/jyKl6l/Vrb&#10;HnOs6N5RIZCcZydvXiuT1bTfJkwBjoMda9G8QAZIBHoD+FcRrgXzNynr2xzUXFKgrHOSWvlS7Wcc&#10;+/6UJtU4aTkjBA/z7U68kkUuhOSfxxVEGVZT5i8Z6jv/AJ4q7F0VJPyNOOby13Kw9cY61l67rQWM&#10;hh3544pbi5MY5k4A9K57VL17m4W2Dk7m5JFZxjzTSR7MKkYQuUXsb7xJfi2hQkM3THb/AD/Kvdf2&#10;d/grc2k8dzJbNknPPUEVk/BD4arqd3DcTW56Ag7eTzX2R8HvhZDbQRO9qAABt49ute7h6XJE+Pzn&#10;Mfso6L4U+HJtPsYkKEEqMivVtPEsUQ3DtycVB4c8Jw28QCw4IGNtbT2JiXaE4A5GK3alc+Sc1J3Z&#10;Te+kUfMcDrnrSpekkYc9euKbcQEEvjk8gfjVYDbkBvqfSpl3L1WxpteZ4UnPbFNkum5yR2we4rPS&#10;ZyT8wz2OOtPDCXDZA/4FUO4ku5P9p2L159B6/SrUMp2+gPIzVGOLzGyewzyOtWrZSFyVx6ZNOKbF&#10;KyLJlC8FTzUM1wJDtDAY/Gmz3AQcEHAxyKpyXB34LjH+16Vo9NyftWHEl2LAAY6Y71EUGNp+965q&#10;CfUo4RjPTpVK716FFBEnO3nBrFy1LSaLV3dJAu5m+as6412OBmBcD8ax9Z8ShFOZBnuScVyOseLz&#10;GWKzDGeAOcVLnylqFzt77xdCilfNGSO/0rmdZ8dIrsqtgkYILdK4TVvHE6KVE5znnnp2rmbzxjcy&#10;uR5xywJyTmpVVMfs9ND0Y+NJCcgL+YorzJdemKgiY9P7xop88e4ckjzW4vl271YZB7EVh6rqIO7k&#10;Z64qC41VX3LG54ByOelZV3M8rFkB6emK/M6dPoz9Iq1XJEGoX7vIcHHqc8is55ZnBkLYA7Z696sv&#10;beY+G3jIwpPU1JFphI+7yexrvSUUcTlKT0M/MkiFc7j6enFT29vIxAB69QPp6Vox6aCNhhA5zgL0&#10;q9DpYXgRE8dAOhqZTjFaBFSerMyCxKEt0GKdJaEsTsBzwc/Xr2reh0wFRwenAIol0sMciHOOgNYO&#10;or7Gqi7GDFYEzHyz0PQ/5+lX7PS/lyyliRnn1rRi0ja2Qo9gKvWWm7cR7MdjkHNTKo7FwhZ6houm&#10;fvMMuc47dOa7nQNOwMc5KjvmsTQ9NzIFROvrXc+H9N3xgbM+vvXLUbloj6XKqb5kXLK027do49PW&#10;oNTRY4CGXt3roINIZIxjJyueTWbr2nMtvkRcjvnNccoNbn6blz5IHl/jBzudt2AATknjvXC3kgV2&#10;JPU5O6u88cRGNX2rgMSMY615rqlz5TsqAnuPp3pwpc0jjzvGOFFkkl0COoxwRiobi+YKVVM+/Ssq&#10;W/yDtcjsOaia/RyV38gc5rvjR5UfmdbGe0qbk95qLgFQx98f/W/zzWHquqcc8ZHHOeam1G/UruVV&#10;98npXL6vqoDEyZ57eorelQcmZrENdRNWvml4XpjqT1965bWYxMTIgyMdqvXOpI77PNwv0/GoMrOc&#10;buvau2EHSOiGIctDEjjlgud1vkEEc+ldx4E8ZXViVSSTGOpDf5965eWx2twuOcYx2qayRoZFdVPH&#10;UV6FLFWRz4jCQxK2PorwR8UnhhiX7QRjHf8Awr0/w18Vi5TzJxkHs2K+SNH12ezUBZSOgBrrNC+I&#10;MtqwDzNjccgtgiuuli1OVjx8RknuNpH2z4P8fx3ixgyA5xnHX869M8OXMGpwh42BGBxXxj8NvioN&#10;8cUsrH5gMg4r6M+FPxJspIlSa4xnHU59q9amuaN0fH4yjPDT5WevwWHAwBjGelTjT41bJO7nOMfW&#10;quneJrO6t1kRlORwa0Le+hlyolXPUY71skjijN3E+yxqcEdDx7U7ykVdwUYA7VIAuPmznqTRtYnJ&#10;6fSmqd2a6shePcSe+OQKQxliAcAdsGrAQBjgZzxjNL5RZuO3em6d1oh81tOhXFscb9o4/uinw2zY&#10;2sB6irMUSlsORyccVZhg3kMDkDrgVKipOyFKcloipHZkt9wHn04/z/jVuK0lXpuHP3auRwRhQCvu&#10;BUwi43Io+hrRUkZybZRWErxk9exqzZIfNwvGevHapngGARGAeuOMUsEGxxlQCOtXGFhObehftuCp&#10;Oc5HfpV+OUYC+tUYFI4Vjgc9KmXzCQeucdq1S1Mra6F9JzgFUyR6mpkudwA7j0zxWehI+Y9e2e1S&#10;hiSGGCPYVeo3qXTcRAgE4xxmoJJVyQrZwOeKiSQLyRyBnk1FIVyVVuo/OnexCshtzdYHGDlelVTc&#10;szYKnGAcZ6VJLySoB+vSq7DLhccAVm22aRslqSicgn5hyOg7VJFcsvDkj6nj0qsqAA56njg1Ike4&#10;ZXHPWjVidtycXBLY35z1IoJD5bGPXIzk0xU5wuSKsRQ5BUAggetFiotJmbqg/d7VIOOetcd4g1uX&#10;TwxTIBPrjv8A/XrudQtsghsetcD43tGKSMQQBwOK8/EqcNUffcKuM8RGMjlda+K91pkRP2gk9eD0&#10;rBk/aHuhG8a3h4zzv6/hXI/FSaayikVWPGev9BXkF5q17HM2XJ57tjrXiVs7xGG91H9fcJ8N4DHY&#10;JScUeo+PfjLeawjobknJ+7vHIryfVLyTULw3DuTn1Paomv55/mdvr9PWmAq5UsAO4A6E14OPzGtj&#10;X7zP1DLsuw+XQ5KasHlqq46Z7f5+tPiyCSR1OME00kPwO3XjrUkbxt8u3J7+teZFaWPTuLuaMZLD&#10;2A5xWnoGpLa3Cqx6cgnv3rHmCojErk8dulRS6h5G2RWAO35iG6V24afs5q542ZU/a0mj2Hw741WF&#10;FHmLnAOCetb8fj2EY3zKDjjmvAR4za1j4m7c81TufiqbZyGnOFzxnivsMDjoxirn4BxXw8605SS3&#10;Pe9e+JdtDYys1zk7TyGr5f8A2jPiImpGRIZeucc5ApfFHxhkktXVbzkg5wevHWvGvG3imbWbkhpi&#10;wJIyT3zXXi8wUqVkfJZPkSwdfnaMI38guHl34BPTHWtOz8S3NvtUSde3pWPDFJM+FHJrqfCPw91H&#10;V2VhAcHoK8SlGpOVon0mIlSpw940tA8Z3sUwLE4H+fwrvPDfxIkiCrJMVPHOfumoNG+Bl99lWQ27&#10;ZPr15FU/E3w61HQozLHCylASMe1ei8NiHA+OzLF4KScU9T1rwf8AFAROubjIPuK7i1+LsYgGLnBx&#10;zlq+Qrfx9c6NO0MtzsZTyFPSr4+MzREhrs/Xcf5VNOhPY/KM5UY17n15b/FyJeftKk4xy2a0bT4u&#10;oy7TccgAhjXx3b/GXPzx3Jz33E/hWtZfGGRsMbkj6NQ8K7njqqlsfXkPxZjxk3IJxxg9auJ8WeOb&#10;kE5/vda+ULL4uSj5EuMHPNaUfxUmZT/pJJ9s040lTZSp1KuyPp5Piy2/c90AB1OeB/nipm+L6iPc&#10;bxcj+JT718s/8LXmPPnHI4HOaqXfxeuk+QXJA7nnp711RmkrGscoq1dWj6muvjIpQkXeQAcjPWsb&#10;V/jZbxqxF0V55Bf9K+X7v4tX8wKrPwT90+tZtx8Sr2bpM/HcHI6VE67R6uFyPmeqPo7VPjxEilY5&#10;m4/2iMev+feuN8Q/H64fd5d2efVs/p3rxK58XXtw3mPN3PU5GKzbzUrm7PyyscjqDXP7duNz38Pk&#10;air2PQfEnxivrpvluGK9RzzmuM1fxfeX5JeVyD90bs/55rPs9K1fUH8uO2fk8jNdR4d+Eeq6pIJJ&#10;4iVwDtBqFOckenDCYairzONlW5vXw0bMGOc+tWbTwZqt7IGis39fuHrXt3hX4CJAiPPb8k+ntXfa&#10;B8FYI9qw2gbA54ojTciKmYYamrQWx83W3wr1qeHzWVsk85XHrVqD4Q6m4G7OM8/zr6z074D3V0gE&#10;doB24XB/zzWpD+zZfNHk2J6dcV1U8FVlqkedUzjW3NY+Sh8N7ex+SWIk5+8y1nar4Cjbckagt2+t&#10;fUfi74A6jbxtIlsRjoAOtcLd/Dme0mZLmx74Jx270pYarTfvIx9r7dXTueK6B8KZbi6BntwwZhj5&#10;c17D4B/Z5srohnsh05yvSur8GfDuSeUbbMkAjqOg+le4+APhhqJiVo7Q8DORn/OP8a+ky3DxlrY+&#10;dzaVeC912POdI/ZV8OXdkGu7SMkDIGykv/2UNBtRuh09CRnomMj+lfRum/D3WowAIDg9B1rU/wCE&#10;FumiAli6AZyvSvYq07Q1R8pH61OXvSPlKw+AsOjXIZLQgKf7vH4+9eleB/BccIVJrccDGWFekav4&#10;Tt7YFnix3IOKyrOBILgJCo4PHYfj7V8tjI8s9D16eXzrwu0dD4Z8J2IRCEUH+8AP511Nn4ft4iRE&#10;2eAeR0/z/WsPQnvvLUGPPPBANdBAbxQC0R57YrljGs47HBWwEoSsW49OigQbE7DtkVIluFGGGBj8&#10;v61Vkv5YRvlQjP8AnFA1eFwAwwfyqWmtzH2Mo7lxwFxtyeOPeo3Zsjdnqcnv3qv9vRzhgGGRkr2F&#10;Rm+i3BQefTGaPdBpqxO0gDbj35571XlcuCATxxnHWmyajCowWGO2TxVO51FWA2sOtVfQpKS6CXM0&#10;anPbvWddzsoyoIHsKllnVxtLYI6ZOfxqqwEjEgDA7msZbmyIzNI7hRznpmrFuWz83BHbrmmW9uWc&#10;rjBGDV2KyIXJUYHfHSmoBJuxPbJk5Z+/Q9/zqZYfPPJA+tLZWhO1gB6H3q/FZYPzKPftW8YmDmVF&#10;0wyLkpye45/GpBpq9WGSBgda04rZTlY1+6exqdbVMfKgyBWqpOxlzu+hkGxkUbVQ/QCp4InQ8rxj&#10;mtUWcbHGMcUQ2wc4CZ+p96HSY3PUq20TFFzgYOemK0LJ3TjcPp60sFvEThlwR29varMVtGoDKvXF&#10;bQi4oh6suWF4qndIM+pPPNasF9HIwDOOlYa/KBtQ5wBmp4bh/vZJzngCtoyaJnTTNwSBl+U9Oeah&#10;mgeTLY6D86oxXzJgZPXBwc4qZNQXozEY6EjrV8yaMnSZXu7NclSowR3Wsm/0i3mTAjHXOcVtSXkT&#10;Z3OOOPrzVaZVkQlF6VhOKkXT5k1Y5W/8Mw4LIo68ZFY934aCt8kfOc/crt5rYiTkYI61Wlsg/wAz&#10;Ju7cVzuhc7oVpw0Z5xqPhrKcxgbj1C9K5/VPA0Fxn92Cc9Stevy6QrD5owc9Ris698NRSbhHEAM4&#10;JxWbo2QVMTBs8O1X4bwzKf3Y9elczqfwrR1JFtkeoHWvoG+8JF1YbTx04rPn8JlW2tCpI6k9ahUp&#10;b2HDFzg7pnz03wfTd/x7ZJHp/WoJvg6pyPswI7Db+dfQv/CKQKmWgyfpTH8L2+zMkIz0BA6VtCCN&#10;f7RrJbnzXf8AwfgwQLUZ6dKwNX+EaMxBg43HBC/yAr6lvfB1rICHiXH07Vm3Xw/gkchYR83ooodN&#10;GsM2rRdz5L1H4OtvKpGAQfTr3/xrMuvhPdKdyIwGOSDwelfWl38MIZXOIF49hVC4+E0bIMRKe+CB&#10;U+yUuh20s8mup8n3Hw51OL/VocqOnWq7eGtatRuJfOP4vwr6ku/hOMEG19vu1gan8Lk2NGLUEYxn&#10;aKl0E9kelRz1SerPnoXmoWLbZoiQB0PX+dOTxS8TFJOeDj3r1bXPhYFMg+yrxnPFcbrfwxnBxHGQ&#10;BzisJYex6lLNcPU0Zl2nixGXHmDIPTNadt4pXbncOoHLVzl14Iv7ViIYiBnIAHI5qA6Tqttyqvkn&#10;8c/5FZOnM61Ww89Lnbw+JNw2mTBPQ+lTjxJGW+Zsg+jZzXn73OsQsSykHHr1qCTXNSjcI4zkZJH+&#10;c1L50VyUnrc9Gm8RhVKNMCMnvVSbxEgIJkBxkhvwrgH8SXLMWlV+BjPP9Kgl8V/Nl2PTnjPFQ3Jo&#10;n2cGegP4hGQylTz9049ai/4SLDFTJkA8c81wI8VxnmOQDI/KpBr6D52f86i7XQPZRSsjtZtfAODJ&#10;25+bp/niqF9q6hCWkH03da5RvEYDbVkzxyC1Q3GuqwChyRnhv/rfhUzlfRDjR8jR1u+84bgxG3OC&#10;Ofzrk9UdXYljznnvU974jU5UOOnUVh3mpS3knl24zuPWiF9iXSV9SrdsAxYOOpwc1TlcgFowSe31&#10;rodE8HahqUm+SE8njHSux0r4NyXUQZoGI42gDp/nmupUJNanJOtQpHjWrLfS5EEWOOhGam8EeAtT&#10;1rXFaSEnDDaMdO+K98svgSsrjzrL6EoP612/gP4IQ2cob7EOSMED71dtGiovY8rFZrTjGyLnwF+H&#10;Is4LdXjOSOeP8/5FfUngLRY7S2QNGCAAFGOnFcN8PfBY0xYyIMY7ntXquhwCCNVJ5ABJxXbzcuh8&#10;ZiqjrVbnQWcUUMe0EYx6f59KfMI2QqeMDqfWqX24ZyuMdNwHamvqIAIZhg9Oval7U5uUS7gQt1yA&#10;Tms6eERnlR6E/wD1qsSX5BJI6n6/hUE86OGLr+vSsnNSZStchULuI754pU2g5Ck84znqaY7xbcdM&#10;DoD0/WonvUiyzjocgURlfcpmjG4zzgccdv0ouL+GJecA/XrWFf8AiOKCNpDJtwcdK5vXfGqxqWMm&#10;CD82ar2vKJ022dVf+I4oQdrDOe55rE1DxZGgyW56bga4LWfHqqDuuu/rwa5u78dhmI+0HmsZVdTR&#10;UbI9H1PxmoTBmJPOMHrWHqPjUKjFJgMDIBavPrjxhI7fLKTz1NVJNcubhiTITkk8ccVm5uSL5bHW&#10;ar4raVCfNPzf7XFc1qmt/aCQGz7/AOf88VSFxPM/GepPWnx6Tcz5YqBk+v8AL9azkxwRmXc89yzI&#10;Hbk9fU1Xg0SeVlOCD3wOtdRaeG2PzsgwTyMda2NO8NRZ3GLnuCOlYupZF2tqckmhPtHzY46bTRXe&#10;jw3GRnj8qKnmY7o+OGumLBzkY6k06Bd7ZYYHfPeoYdwkOB06ZNXLIb9pztA44FfJcllofaOSdh9t&#10;ZNvG0ds9OlXobJQPunIPc+tS2cY271GccH1q/b25VtxUD0rCUn1LUblSDT1TqDx0wODVq3tfm2hM&#10;fX/PtVtLUKcMuVAzk9verKWjKvPHbj/PtWT8jWMbEFraJgk5OBnnvUxskOPk4B5BFWEjCNg4OD92&#10;nFxt+6BgdfT8ajUpFJ7ReiJgkdh0qeBYgdxHU8ZPFNluMDDkZ96ia6WFxgkDvmlrc0go3udJoKJ5&#10;gdsZycc133htY2CptBJ4zt6V5lol/EJAVGc8bT/Su78NaicoxccEE5FTZ8x9Rlkoqx6FZ2kTwD5h&#10;nuQOVrH8SWqLCQUzkcVe0zUQbcEP0GOtU/EV0fs7AKDn+E9615FbVH3WGqWhoeOfEGNFWRgoyO3r&#10;zXjniO52SMGYYJwADyB/nNeu/FG4EasinGT7ehrxHxNdD7Sy7l68jNOnBcx83n05exZQmvVVzk5X&#10;1B6VTN7tJ29e59TVW9vjGXYMAMcg1Rn1OMgZ5xxjHSvQjFWPz/TmLGo37EENNkHjqB61z+s3COfl&#10;bnHIHSrFzdecScHGeSBiqN2ofOFGcelbU0ky7uxQdhuyBg54wMmrECqVyF5xxntT4bJpW3NwAeRW&#10;ja6exXcRzjjNOrOJpSuiqlvnquSO55qZLQE8xcnnpV9LPao/dAk9B60xgVO05z2x2/xrmbutD0aT&#10;aauVWSRFG707VF9rkgfI4xnBArQkRXjxtHT04FU9QhdkJVDnAxxRTqWkerRSqLU3PCfi6Swuly+A&#10;McgV7Z8Ofip9lmjAuQSB2/wr5paWS1IIzkc1r6B4vurG6XbJjGBwccV72DxeqVzwc4yaFeLdj7x8&#10;H/GEvCsa3gwcAAuP8ntXpXhDxy946sJMjOCc9eK+H/hx8RLh5Y4Gc9Rx7d6+l/hDrceoJGxzzjBN&#10;fQUXGcdD89xuDjhpJH0Zpt4l/Gsq8kjOB1FWkQyH5l7YHNZXhGF3gBx0H51vwwFyDtOT0ArXl0sc&#10;SlfqV2iAA2jBpfLzyBjjrnrVxLYMMMvTvipPsyj7oAxnGKq3QXNZ2KkcBYdCARz71at4CVKEFt2M&#10;c809YwqYCgZzyRUqFUbKj8qSiloS2nsPhjUkKcDggAVbht1KjafXnPaoI2iAJJXOPlPerUIDpnJP&#10;GdoOcVqkkZyb6CGABcMCeccCmkiN8gZBPPy9PerBChcnqvX+tIpV/lHc8A8ChpMm9xY1VsFQSCTx&#10;jP8AL6VNEHOCq7hnHWltztBYEBu4xVmNF2gA4GOnpTB7kRUSABjyPXinPuxz+Y/lTlQMeScilIBB&#10;yc8Yo3JvbYrFCM7eo4+tRFtz525NWXG12QRnJ6EDOKhbg7Mnj3pNopeZGeCN/HofSm7RywXIJ7dD&#10;T2Ut/q+pwPXFPXzAOoPPNJWBLQRYty5Ixk/nTxEVbcpIz6UsbSrldwHuCP8APap1Ulc4B56VQnvo&#10;RpGHJVTkY5qzFA2MEDpxn/61LHEW5x+tWYUBGQCPQtTSBuz0KV9b7oijIcAE8jpzxXCeNrbbEwIJ&#10;wOMelehXp2KQeoHQiuH8bA+WSPQ9R/n/ACa5MXBOB9twvU5cTE+d/i9ar5E+QPunGa8J1AYuHQ8Z&#10;bkkdK+gfi5E8kErquTg8eteBatHsv5A65wTkdq+CzSDUz+4fD+rGeXK3kVOCNx657ClViVwF/h64&#10;6f55oRcEY4zkHn61s+GvDz6vdLHFyM5z6159GlKrNJH6JUrRpQuylbabeXrBYYtx6kitqy+HevTx&#10;Flt2AHIwvWvcfhD8Bjqojlltd2QM/L3/ACr37wr+zDZTWqrJp+Tt6Yr7HL+FnWhzVD88zvxBy/Kq&#10;nJc/P/WvDGqaWnmXFoQAc5IrldVZogSVyAe44r9D/ib+yVA+myFdPz8nA218YfHX4P6r4K1SXdbl&#10;YmYjG3pz/hWea8N1sJH2lLVG+S8Z5ZxBBxhJcx4zrGoT4Yq2T0zkdM1x+qXWp3BKrG2AOAa9Ss/A&#10;8upOVaNic9AP85ra074Hm7Xe9uST39/6VwYLCVqh89xJmWDw9+ZnzbrJ1LYSyE4Bxn1rm5i7yEOD&#10;nPcdK+rPE/wBItHkS0IbbgYT9a8K+I/w7ufDt+0iRfLnJwK76+Bq01c+Ao5phMTNqD1MbwVoP9p6&#10;iqEcnpX1N8DvhFHdW8cxtRyec968O+DWkCfUIzLHkBgcAda+4fgdpVlbadD5xQ/KCMepr1Mqw0Ja&#10;yPi+K8ynhqdosfZfCS1gtl/c9gM4rjPij8IoJrGV47YD5eOP8+tfS9vBps1sI0wcDnHb0rlviFot&#10;tNp0qqo5Un19a+odKkoaH45UzfEVK2p+X/xy8EXeha7K1vHjB4x3rzdrbV5ZMJExGevavsL4+fDx&#10;NW1SVPIyCxLEJ0rgtK+Bz3J3JZkEr97H+f8AIrwarpwquxrjpe2pxkeH6To+pO2ZnK+wB5rbtNPu&#10;YsqucDuf8/Wvb4PgLLt5tS3cYQ9KkX4BSOystoffP+cVlUmmtDhwlFSn7547a+fEoJZsDkLn0NaV&#10;vPcCLG45+lerj9nqZssYCe4OOOtOf4FXFrHuMJIA6kdK82sp9D7jL8NhpK7PK98wXbnBxnB5qvcW&#10;9xK+ckgj8q9A1f4b3GnKxS3ZucZI/wAK5y90loXK7MEdRjoa4ZVKidj6mhgcO4XRgGCXHlKefXby&#10;Px7VYsPDOo6jMDHAxOMcD61taN4auL+6G2Atu6hR1r1v4d/Cq8u5Iw9sRnBJ2fzrWnFzSMsVWoYN&#10;bHl2l/CXV7/70LAZHA/+vXa+HP2fpTtMlqxyMruFfRvgr4RxrCubUMx4yRXoOk/CKCFVP2cZJ5O2&#10;uuOGsj57FcQxi7RPnbwr8AxGwD2iBeMEDmu98OfCKGxiAW0AI45Fe32Xw2jt0AWFQPcVYPhaK1BD&#10;x44yM0pU3E8dZjPEz3PMNJ+H0fngC3ABP6V6B4V+HNspQNEpPGcLVyDT7aKUOEXG7GMjHSum8P3N&#10;rARkAjI4z+fvW2Gacrs63Qr1IaG/4W+HunRxKXtlwF4yK6b/AIRrRreHAs1ORg8dqzdP1iOGAYYd&#10;BzmodQ8SlT+7cL6euK9+lUUI6HhVcpxVWdzF8c+D9IuIWEdsvTJwo/KvEvGHw8tPtbMkeBk9BXsO&#10;ta+ZAQffqetcbq16k9yS4Vhnoe1E1Cqe/lWX16HxMx/hv4Cs4LlCYhwf4q+iPh/4J0yO2RZIAQAC&#10;B755ryPwZZySXKSKeNw/nXuPgm3u1tUAznjoelethKThDQ8/iHDt63OhTw1pMcYCwKSBzxWV4h0i&#10;xityqqAc4AArbMV1GmSpYYrmfF91cxRsT0x/e5rsnCbWp8nhcNJz3PM/HdtFG7t69+lcrpcEclzt&#10;kX3HPQVp+N9Zw7h2I5P/AOuuX07Vgt0AGPB7fWvHxdGPMfe4bBVPqx634S0i0kVTIqjjJJNdUdM0&#10;vyPkUHivMdC8XG3iVQ/bqRmti38bs/zGTg46/wAq548sYnzGNwGJdVtGp4g06GNWliwBg8fhXEar&#10;fmxmJDY9ef8APtW9qvimKaInzh0GK4LxXrUTHeR1BPX/AD6Vx4mCabRlRwdRu0jXi8VRsBGz8k1K&#10;+sbiAGzj36/WvNv+EgaO4+/3HHUVsafrxlC5OQR96vF5mpWDEYN0tTrW1MkBCc55FC37FRj+9kHP&#10;NYyXHmAc8duO9W7VnZxknGK2i3Y4XBRejL4mZzwepI5qSDjkr35yahjSMHYpB45xU8RUN8g4B5HS&#10;rjdkcy2RcgRSQc/N61cieMAg4J9fWqUJBXrgZ65/Cp47hUPzuMnuevatEY2bepo2zKpBIw23gCr8&#10;MiHk5AAHTvWIt4Rjp05Jqxb6moJwxx2rRMUlfY3IHVTwQM568VMkq7cnGMYAxnmsePUlwBz1+tS/&#10;b1BypG4jsB1reMk0YctjVE6hwAevrTxcMACAe+MissagIz9B7U6K+EjFWbHH0qroLSaNWOcpjcQc&#10;NjNSJcKozhuvQc1km+UNgSBscdakF8jucMff/Io5kmUorqapnBUFwcAU4XKrtbHfvWO18WbHqOQT&#10;nimf2mQwVicDqAaXtEVpbU3hchlxkdOD6UguflKKDtByCBWN9sbIIPToBUov9w4PHTBP+NPn7Bpe&#10;xf8AOfonJ7Y9alE8gypY9ehNU47iJzjgfNzn1q1gDDEnk85NHNIpWsKbkyMF2df4sfpToyjvtAI5&#10;PAPFQlVAyB+Q/GoPO8rOw5OepPWquhSUbF6RUKjaAGzwMVG8K8cZI71U+3tGfmPQ8d6fHqSbsSEH&#10;HUZqlY5JJ2JWtUO4gHHcg1C+mwSJgxgnsfUVYWaJpdijnt7+9P3BlO1jz2pqKM7zjuZN1osbJhEO&#10;ecEdqzrvRpE3bV68AV0sigPkEZ/QVXnjLDAwT3BqeQcalnqcpc2YDkMoAI5OOtQm2iOQpPv6V1E2&#10;mRMw+XIPc1XbQzkKCwY+o4pezuzVTg9znzaQMw3Lx3zTX0+2dTiIE57itufQ5Y1z+RxVSa0liG0q&#10;T9KnkaEjIn0mHlhCMEcms+88MwTjLRhjjAOK3mVlBDseP4dppoEbnbtGM9jxUO6KSutzhtU+H8Mi&#10;7RCD1zgVy2t/DLd8xtR82cYFezG0WWHDIP8AGoJ9DhmXy2U9O9J6mscRWg9z541H4XDJf7KFPTj0&#10;/CsLUfhWqtlYBkjJIXtX0rdeF4Dx5K9+2TWVd+DLeQMnljrgYFLkjLoddPMasNLnzFffCtVc7YeQ&#10;ep5/GsbUPhVv58gDjj2r6ju/h9bucmIDvgcVmXXw1hwWWElj04rOVJXOuGcVFuz5R1b4XMoKeQ3H&#10;YHFcvrfw7uFG5I246cd6+vdR+FSSIwEAyfVelcrrfwibdu+z1lKgkdMM6knqz5H1Dw3qluGKq3Dn&#10;+Gs2a31aFiGUlV6qR0r6b1j4RBwdltztIPA4rmr74NfOQluoP8Rx1rF0Ez28Pm9No8FE1/I4RYyA&#10;Oucjila01GckorEZGSB/n/Oa9tj+C0ccu37N7dK0LT4NKT/x6ZycAYNZ+wVzeWb00rnz/H4U1bUp&#10;CoRgmeNo5zXYeEfhHeTSrJNAwz6ivbdC+DSrKq/ZQCB0r0Hwx8IkjZWa3AI6ZU5rtpYdI8zF55eO&#10;h5l4K+EZ3xgxHAxyV4r03w98K1WEKYByB27V6L4b8AW1tEsZjAHcAV1lj4YjgQYi6joOvStXTS3P&#10;mK+Pq1mzzWw+F1lCq77XOOQT24rd0zwNa2rHZbcYx06V240iNU2gEt1GBTo7EKAQnPqARmizSsjj&#10;c5TZjado6WyDjAHTA/zzWpARGu0Nj1z2qR7Z14UFsdMimCJsYYEkjpipTkTbUJLqRG75x93NQSXj&#10;jvtOT07/AOf60XJRQWcjIHaqF3dsjkBcD6VnK62LUVLYne8VeWk4J7881WudTVWyW/MVSnuHbO1x&#10;7YFZl7PIAwJJ+bjDVHvX3K5VY1bnxD5RZwRycBiaxNS8UrGrEAcdMH8qxdV1CWJWJPAOa5XW9cuI&#10;wSmMjqPUU9SvZpI2Ne8ZMAUMp5J/irjde8YSyqwEp/765zWRq+sTSZByQehrDuZLqWXdmp1BpRJ9&#10;R8SSSn5WY4PPzdeazpNSnmzknqOc5/8A106TSmlbBJBzzu/pV+w0MqA3U4A/Dp61TVxt9SCziuJw&#10;ASc9eWxitzTNKmmC7gT61c0bRU+UNEOnJPpXT6ZoaYBCE98nr1ppaGaZl6b4aycNH3B4FbNt4fjh&#10;wWTJVuRiti1sYoF2lcHg89qfcTxopYrx64rGo0UmylBpkKE4TI6EL+VSokEJ5O3nmqd/q8UILvIA&#10;PvH5scVg6t41trZcmUA85+bmuSbtsaK7Ot89f+exH0BorzZviTbBiPt0fB7uKKy/e9h+8fMsW4Eh&#10;MKd3GQat2SYcHggYwTVCJwcg5J9wf0rSsfKUjzDxg5GDwK8NR7n1Snc2dNGWz1H1rWt4WLAdB1xj&#10;rWRZOyvjyxyOMjNatpcYwdwxwcf4VhOHMbRlpqXo7cL8u3B6VaS3XG1uc4yo7/jUEEsbEE5wPQdD&#10;V6MoxLDaCe/asJQlc2jNMhMTJ6Hnr+FVrpggBJHzdSM8flV6ZUGf7wHWqd2CQQTn14xURg2zVSsZ&#10;tw6heMgr1xxx6VSe4kDYyMZxu9au3UZBxnp0A/nVC5XYx44Pp6/hVqmNNcxb07UHjuAyE4zg12fh&#10;3WSZPnk+7jp3rz63bbN+HTFb+j3rI+DLn+Z6/wCfwrF6an0eVO80eraZr6CMYIyOmG5H+TUGs68J&#10;In3uSxBx7Vy2n6m5i+/ggc1HqOqSlS5YtgZZcin7T3bH6DhaTcFY5D4o6ofLfnkZP+f1rxHX78PO&#10;xXsckH1r0z4nam7ROxDAdePXHFeOaveSSMwZQW9expp3Zz5ngHUpWsU9QuSoJU/KOD9PWs6S8TO3&#10;eflHIp15MdzM2AccYrKmmcsV24x1B6V6NJ8yPz3GYF0ZPQ04rgyruRj65qWO3eTBIPPQE96z7JyZ&#10;QwOcY71tWiSOw35z6Y6VrJ8p5jjZWHW1hH9fWtGKyiGMMPbBpIreNTgc89KtpCT8u3oeCe9c1Rux&#10;tTUVoiJoFEYU7TjopqrJaKmW9skE1pyQsFWQc4POOv8Ank1H9jdsELxnucYrm52kdlNoyXtGZiDn&#10;n07/AOf6U6bTvOQ7c44xnqPpWvHpTdSw6dh0qzHpbbMqoODg4POKzlUZ6+GSTOPvtGlUEhB14Hes&#10;z7LNBPgIeK7690gmPeR755zWBf2CxN+8A/LpXXhsQ3JI9OpBSpm18OroxXCNuGMjk19S/AfV2MsS&#10;l+42tmvlHweTbXaxqw69MGvpr4IOUETHGV6+tfa5dUcqdmflvEuGvU0PsXwFcx3VkEUDIUfnXTiP&#10;nI6jvmvO/hxqLraxoB1FeiWTuYw3J47mvUtY+JTcfdZIIULBuOvX1pxRQPmIDZ5FIZAzFQpUjn0p&#10;VKv8pUnnuaqzHcRRz1K89MUCEMcAA5PHb/PWpFCZ2g5AwcinxRs7kDOB0yapK4nJWHQq+TzwT19q&#10;lj2IAygBgMc0yRZcfKSR6+lC+aGDHGMdAO1GqF8SJ0cIu4Y47g9qFL7g2T2681DnJAKn3I4H408A&#10;g/KzBf8Aa7dqTbEy2swiPyD8akiugoG47e/41SUvhRvzzzinL90jqT0pc3Yrli0XvtG7hycMOOnN&#10;JJIqAeZyD06/nVRZCGAByFPSpVGSG8zr0ANC1FypajtwJUq2SDndnrSfNvLBjz6CpIYDuyAPYVMl&#10;q0uVCkjGAccCmD3KeGZsBGIA5wDSogwVLEEjgE81c+xN/q1yOhpGtWDFjgnPIxjNNIcbXIFULwrH&#10;rnpkVat4lRFAwPYGmhGPIUDjjPNWLVXI3Akf1q1BsJPoSRwrwxUZI5z9KcBIvtxxg4NTQAcjIz70&#10;hQv+8VmHHcVvGk+pjddChqLlQecccgetcX4tV2hbgE9vau21JcqQowAOeP8AOK5PxHYSSkleQckY&#10;5rDEUW46H0uR4j2VeLZ4X8SdKNxDI2CSc4wOa8A8W+H7m0vWl2MQxJ4r6s8XeHTOHbby2c5HFeZ+&#10;J/h9Hc5Jg4HX5euPevkMxwbqJn9ZcAcUU8LSUJM8GgibzQkkRGWwQa9b+CvhtdQv4h5X8Q5x+ArJ&#10;vfhw0dzuWLjcfm216j8C/DbWN7E7jIDDjp6VnkmAX1lcx+o5vn+HqZbKVOWtj6t+Afw1tRZxSPAM&#10;lQSTX0B4f8HWscQVYsAe1effBFIYtKiUAZ2ivYtIuIURSBn1r9Zw0IRhoj+KONc4xdTHTs+pi+If&#10;A9pcWbrLbhgR6V8gftf/AAEsL+xnuYrIMcHkJz0Nfc97cwT2pU4rxL4/aTb3ujTB48gAjpWlalGr&#10;Taa0OTgriTHYLMovm6n5reFvhittqzWbRH5XwBt7Zr1LRPhnBHbq32YAhfmOOc1oX+lW2m+JJXEY&#10;A8w7SK6Ow1mz8kIAq/LyQa+ThhadCu4o/SuMc4xWJXPE4HxH8P4BburWoPy8AjrXzL+0f8O7W1hm&#10;lWADC9h1/wA/1r7M1+7spbZ5NoHHB69q+af2l/LubCTy4xnadoHbv+Na4qnCVJpI+Q4fx9d41KTP&#10;mX4b3y6RrnlFv4+mfwr6p+GHxBj+zRReZwMEYPUen+TXyTp+l3w15nhUhQ/X8a9u+Gr3dvEjSFsZ&#10;HJ/CvFw9R0p2Pp+IKFOvTve59S+GvGEsoUbzg8EFulX/ABBqi3dmxyTxjFea+F9RnEaqG78kcV1c&#10;Iu7pQgBPuP8A9Veu8UuXQ/LcTgYxq8x574q8Hx63qJ/cltzenStPw78JEkt0DWoPHJ289TXoug+D&#10;DdTB2hzk88V32geCIYgpEfPYAda8md51GzixVRJWTPJ9N+DsQQb7Mnjk7evWtKD4ORHDNaYGeAV6&#10;GvcLHwbEUGYRzz0rRj8IW6NjYCRWyo6XPOjiHHY8HHwdtHGUssE8H5OvvWZrnwijjibbZnv1HJr6&#10;TXwjFyGhU+orO1fwVaSK2IwuF69xUSw6fQ9Gjm0qclqfHPi/4OS3PmBbTaPUL9a8w1z4CTte+a0D&#10;dcbVr7j8QeA4SpUQgkDgY/xrktU+GsUsm023JORhfWuaWEV72PpcNxHKELHzl4D+CMNs4aS0HTg4&#10;ya9o8CfC23h2N9mweAxx1rs/Dnw6CMv+jkDODlCa7/w14MW2UME+g21vTwyR42Z5zKtLcyPC/wAP&#10;7aEqPs+Oehrq7TwrFEAGQYC88dq3rDSI4UX5eAOQB+lWpIETkHp6GtvZWR8zLFVJO5y99pNvEhYQ&#10;jOMHiuX11o4lZTjOcCuz12VEjIPB/XrXn/iy4KK2B36j/P1rzsTofUZHRdaojndV1ZIM4fvzz3qG&#10;w8XiKQ7pAMtwCa5vxVq3lFyCfy/ziuNufGDQzcS8ZycnvXBDEqMz9zyTh2GLpK6PetP8YxywAGf1&#10;yanuNfjly/mZyew614npfxAAQfvyfbNa0fxBOwReYOnHNerSx0eXc9GvwbKEvdidvq+t4U/vd2B0&#10;B6ViDUxLP8j5yf8APNcdqXjpWOfN/rTNF8ULNcKqvj58Z7110cZBz0YnwxUo027Hu/w7jhlI3jnI&#10;OOmK9y8HzW0NsnAwRyScc184fDjXAGVt+Dkck4r2DRfETLaqVk4IHQ4r6TD4lOKsflPE+UVvaONj&#10;06TUbXbhcdK4vxzc2z278jBPbFU5PFLCMhZicdcGuX8W+LI3jdvNBYg4APeulV9D47CZTXp1keX/&#10;ABS1Bbd5MMASCM56V55pvipReYMuGzwCa2/itrzSiRo3HI6nqK8T1Hxp9kvRukAO7nnGK8jGVnuf&#10;reU5d7XCKLR9BaV4mR1EazLu2+vtV7/hJxGDun47HJNeE6N8VY0jXdMGHUnPer118Wosb/O5x/e6&#10;da89YhNHDisjnztWPW9S8biONgJstjgk9K5PW/G8c27bOMg9eORXlWu/F1DkJMd27ghu1YbfEd7q&#10;Qbp9xJyTu/lXLXxCcdDk/sFxTk0eqReIfMlDiTJPXkV0vh7UxJscsSMdh+f868g0HxGLpgWlzk16&#10;F4TvmZAQwBHAJ7ivGcr1ND5vNMIoRskem6XeRyqCDnjBzWpa3I+4OnTPpXK6RehVU5AIGQK0k1Nl&#10;A+c4H/1q6oNrQ+OqRfMzpIpwVBJwc9c1NHdLvLbx16Vz0OshkO0Yx3zUsOtmNifMBz3POK6IyRze&#10;zu9ToFvgFO5vTG7mmHUFQEBgTj2zWE+rjIzLhhwPao5dU8wsVYHHcHim5IOXokb66kVbKsPw7Cp4&#10;tUBbBIwRxyOtcyuroWyDx6GpItUKgkNgZwM0c1hKMktjqo9SRQGDH/CpV1Nw33xjP8Vc3BqpPBxg&#10;981cjun6Z4xxk1SndEOOx0I1RiAQwIPepBfnPLkcdKwoLvKYBPUcmrK3LPhgePYH8q0jJ33M3C2x&#10;qi9BI+b2A96f9uIXG4fhWWLnKjceM8Uv2mRDwcnp1octAUWtzSlvkABV/qc0iahhv3khPTBA61ly&#10;3ZPyseAce9Il5syQxIHY/Si4+S60NyO9d/4jjHf0qeK7bPynnvzWFDebBtJ7cZGatQ3f95sg9cj9&#10;apTsZShqdDa3mAQBz1zVtLlwyhpOO6+vvXPW2oHCkAYzx/ntV6LUI8cZPtnpxWqnfYbT3NV5gBng&#10;Y5AFQvLvBVTwfWqv2wN8qkkHqFoWYYILH2FXclzlfQklbAyR17+hqBnlLDc4C9wO9OmlLAguRxVZ&#10;5mK7SPajmM222W4r1lcfvM9TwSMVZi1FtmQ2OeM96yjIMYbacdcd6EdsYEmDnPH9aXPZ2QnFPTqb&#10;kWoCRRux9CMVZikjkf5SODnIrCjuHTBYfQ9MD0/z61bt76VjtXHUZINaKVzN00ayoG53Z5709LQl&#10;scEeu6qUGoRHCt1Har9teq4wzYwO/pWqldWM2mmLLZqoOQPyrPudOhmBYxn3961mmjK5OPcH/Gql&#10;xcwqPmdapqIaowbvR1jUnYCCeMVSbSZgx+UjnnPFdFNPDtI3AjsagbyWO7I+hNYOOuhp7R21MM2s&#10;0Jzyfw/wobdnDdgefx4rbNvG/wA2Og6EVFJpqOu4NzjpipcW9SlNPQxSN5wVOT6ik+yo/bjsR61o&#10;SaW/8IBJPHWmiyljXkAcelDjyoejKR0+BxkoCR1JpraNEQQUA46561oC2fPC89eeKR4Ru3FeSOlS&#10;1GwkzFl0C2YlivAPIrP1HwlaSgbYARjgH1rqWGTnbgYPQd6i8mORgQQcHj3FZvUEcFqPgOzbIFuB&#10;n0Wsa8+GkTg/uR6c816jLZIU3FM5PIAzVeSxRmwEG7+6azcbvQ1hUnDY8qPw0t4zxbggcNn9KtW3&#10;w5tM58rHttNejHSo2GcjAPXFH9mooHHPfis7FOvOS3OQ0rwNZwMpEOecciug07wxbQbdyDpgkGtK&#10;O2QEFQpBPGau26AEEKTx8xFdNIyk5PqMstGhUDEQxn0q0lgkanagB+vWrMasB0yD9amEJOGIUevN&#10;daipbnOm1sZ406T2HXA9abJYMAeuPT1rVYRxDAU4zk561FPKpbJIxzxik6STHzMybi3wpAXqaqzq&#10;hjIKgg9BWneKPlIA3A+v+eaozKHznHHXnmspQSZcfeMm6jByhQ++KoT25kJUgkY6ZrVuE2Ek85GB&#10;t71UkCnJIHOeprJ9jWLaRlyWmegGM8kis/ULJ2Q7Ovr07VvSRqvIIYZ4zjmqlzDG+VJxnpxXNJ9z&#10;SLZw2s6c6hmJz9TXEa9YSvKzFevXHY16prFikoYhT7nGa5u98PpKxOCc9sVzyqK+hqr2PLrnQ5JX&#10;KgHknHFLB4eIGDEeOmRmu/l8NAn5UzgcYXp/k/zqGbQAgKhDkZzxUKdndlPV6HEjQTG5G0YA79at&#10;WmkdgnHfd1rpLjTURC7/ACt3z1qhLcx2rEN6/wAVXGqrGHKifTdO8qNJSeh7/wCf85rXhuo7dMhg&#10;ABnA6mubl8U2tunzy8jIANY+seP7a2Qs85B7YqJ1GwUYpnZX3iG3tTlpRkDI+tc7r/xCt7aEstwC&#10;R715j4q+LltCHzcjGSeH4rzDxl8bo0V0S6IO3g7u1QlOZpoonrnir4vW0bOgmJweitXl3i/43CJ2&#10;Vbrpnkn8a8b8Z/G0MrkXZ3d9rc/pXk/iz4vXVwzmK4bd3JbOfzrpp4WUzJ1EkfQj/H5Fcr9rBwcZ&#10;5/xor5Kf4h3xcnz26/36K6PqAvbxPstAMYAye55NaFsvRgMHuKjNvtAHGB1GMVIhIx8uRj5uK+Nd&#10;90fUpts07e4EeApxxg5PWrcU/wAwUtjI7dv8axkuNx3KepyOOtXLefjd/wB8ms+V2NIyk0dBZ3L7&#10;MEHPr7VqwzBlBLdwQBxXPaa5Yhg2B34Na9q7HGGI56HnFQ1c2jJovHcckNnI7Cq0yMWJCAE++SaU&#10;TSMRuYHnkgdqZI6r8wHPbNKMLFe0bKd6hCkkY47VnTRqY2EmTySMda0bx/MwxBORxg1QkTJIK4JH&#10;QU3DS5pCp71iCOF2kyoB461s6XE/AJPQ8+9UYIDv3hefTFbGk26BsvGQAeVxnHtXBiYSWqPtcjUZ&#10;WuaNup2FgxIA9Kr38riFkYfe4OR3rSt4f3JbaeACPrVLWYSIXZWAyMk5rz1UfNqfqWEpwVNI82+I&#10;gEyOpY5Pc15Lr9rKhZgB3PFev+Mbd3VgAOemBXmev2TM5YL04A6VvSm2GMjFUzjbuJ3Py8AnqRzV&#10;Q2U5bleK6GTTCz7DHjHTg1PDonnNh1J9R7V6VGbW5+dZw4K5i6fphPzkbjn1roLTTm2qPLxx+B4r&#10;V0rwtGpDGM4JJ+tbcGgLFtZYBzW8p3Z8hVauYEOmE4k8vB7H1q4lhOxJZCD2x3rfh0Rjwo7duDVu&#10;DRBGADFznBGKwlLXUVNu5zMWlu52mPgHnb1q3Fo4zkRlmx34roDowHJjJ454xUj6d5I3bG6ZOOlc&#10;s5qx6NF9jDGkMMoQAcAnIqQ2CxxneueMZHetN/Li+UjBOe9U72cGIKEOc9Aa5J803oerh03uZV/A&#10;ioQuBt7d/wBK5rUbOSacrtzgc/N0rpLqC4nO1VyRyT/n/PNT6V4Pur+YB4iWPXA7dK9PA4Wbkjor&#10;4uFKm0UPA/hmWS6R1iBLN0xn9K+i/hHoEsMUY8kqAAPTArjPAXw6lEyMIDwQeBx/+uvfPhn4LEbI&#10;GiKgDI96+6wFN04q6PzbPcfGbsj0j4d2kogQNlSDwOv4V6VZlhCFKcjgdBXO+C9AW1hDFOcdxjiu&#10;pW3cqNp29sg16lrnxiTb1I2RFkwDj3P+eKdGpdgFiIOeSfrU6WRbAb0xnvmp7axAbKk89verSbBy&#10;S0Eggdsqcdeoq3HbhgoC/kc1Nb2Q27XTHpg1aSzVRlRnn5hWihIz57soNatnKgHnnNNMaKAB3HH+&#10;RWi9t82SCecHHPPSomt2ZsKB6E46jFDhbcOZlHyAD8p6n160ixHO0A8Dr61beEDjyzwAcg1EIEJw&#10;fvY5IHSs2ik1uMMeOQc05YVPRu/BqzDa7QoOeT+uKtQ2eQAr5I/M0lHUpSSKMVm+7juOtWo7HcwP&#10;ljnuavx6cScOnOO3+NWrexBIKAg9ua1jC7M3N20KNvZbOQvU9auR2JOQp4OOT/n/ADmrlvYs2Qec&#10;9B6f5zVlbZUbnofQ9a0VPUnmuZRswwI3cDo1MksFA8tTnv0NbJtAF3qeo7DtVeaHHy7evNVKmioo&#10;xpLZFIBUjnkCpYrRUjzjI7+1WmhUjO/9KWOBHXkFR2Jqqa1G09yGNGDDauCeuKc0Tgc9PUdqtxWy&#10;YJ/mOaWS0wenbr1xXQooxMi8tugxjPv3rKv9LE6+WQSMeua6SW3d13bAMdDVdrUMMvjjpiipFOJ3&#10;4KbhO6OA1nw15uQIffg1yms+CN6kiIbsdcdK9fuNMilGXI7YGKy9Q0OBgXaIEgcLivIxGHjI/RMn&#10;z6rhrWZ4hqHgMKGzCOTyQOnFbPgnRk027QkABSM+9dnrWkQIMhB6kVzc7fY7klRx2J/lXFQh7Csm&#10;j9EwvEtfEUeRyPob4UeJoLe2SHzugAzmvW9I16J1Uq/XpXyd4J8bNZTKu8gZyOen+Ner+GvihAsK&#10;LLOCeM5NfX4TFJxPz/P8uniKrmke2vq8bRY8wH2Brzz4qvHeaZMpccg4B71Tn+J9jHb7/O6+9cD8&#10;QfipFPBJGk4IP8I+ldssVGMdDxMry2vSxKlFHjvjrQki1eSZQMZIxXJ6pcPpp4PA711niHX0vbp5&#10;1cHOeccGuC8Y6gkUZwcjk9a8WtOE5uR99iHUxEFCZW1LxSnkMjyHpyfbBrx/4vyJrIeFBkep71q+&#10;JtfuFlaOF8AHqPrWdaeH7zxFMHkDEs392vIxGIk/cRhhMvjhZe1Z5roHw3S6vdxhyC3Y8mvU/Bvw&#10;4eBEQW+MkcYyRXoXw9+CbXDJi2JLcnIyK9c8L/AsxQr/AKLn2K1yUcFVk7nn5rnMU7cx5T4d8Azf&#10;I2Oo5GOtdxoPgmWEqzRYJP3cV6Nb/CxLNRiDnI6elT/8I41mQTHwDgjFdTw0qasz4zEY91XZMxfD&#10;fhpbfaRGM98d+9ddpekqpU5/MVBZJGHVFHt16Vt2Sx8FR27L1qYU1BnjVpOT3JrGzRSAEAGc8sP6&#10;1fgto8sW6cZ5/Wq8RUNjZxjsauRk7BuGcdOK3SORyugMMeD8mSOSQKr3tqr5JUHj16VayqKeh46H&#10;rVaRiCCA2R1HvRZCVjEv9DimBCouOw9KypvC8Zl3mPg5ySOldRKFJ3bOe59aY0cZxIVBOB2qJRRt&#10;GtLZmPp/hqOBsrGPrWxbWKwqFVMc5JA4qRCiHAGP/wBVEt4wGA2e/SkRN83UkACrjb26Gq9y4TJ5&#10;wB1xST3jKQo7dKrXNyJEwSRgYbnpzUTmkhRhJGNr0gMLMD82cnvj1rznxfcBgwXkEnHvXd+ILgKC&#10;Djv+VeceNLtSCckEnr6V42Mfus/QOGKa9rE8w8b3flq5U8jOMn/PvXkfinXpLeUjzjk9CM+3T/Pe&#10;vS/Hd6MO7Mc+g/8Ar14z4yuY3uHUNz9fpXzOIqOD0P6u4JoQlBXCLx1LbsM3BOBlsHrVk/E24SIA&#10;XRBAAPJFcU0kjyEKhfkdutSJpV7MQwt2w3fFcscRiHsfqjwGEkveSOrHxAml4LknHA59P/110fhX&#10;xe806kuzDdxk9PpXlxtLmGRfMUgHrkdK6DwxqHkuMfUevX+VdmGxlenNcxw4zKcNKk+VH0z8O/FW&#10;xY23nCgd69R0jxyBGD5+TtGST0NfMnhDxYIFULJwB+Xv1rvNI8aIyBvO46E5r7DB5hokfjXEPDKq&#10;TcrHt7eMmlTCNwf9qsjX9ZeeFnEh9Tg1yeia79rZV8wHPIx3rWvZwLf5jgMvUGvoKNaVSJ+W43Lq&#10;eEq7HnPxGld4ZcjPB6V8+/EC4ubOV5Ixhj+n+R/OvorxvFESzMdwx8w9q8Q+JGjx3QdVXtx+f61x&#10;YuMnserlONpUWos8dvvibd6NKR9oPBwV3HrVG5+N08iEeeR2OG6cVnfErQpLeRymRyecV5VqjT2s&#10;hO5l69GzxXzGIq1qU9D7Sn9UxUOY9Ouvi1Lcy7GuOM8jca1/DfjZ7p1ZZGJ7H8a8Qi1CZpRliM13&#10;PgK7LToSC3IwPwrmVepJann4+nQp0XY+jvAuqvcOhJ4HJ5r1/wAIXYCK7Mozg14L8P71dsaqeOK9&#10;k8I32yNNrA5A5HenCTvqz8kztKTZ6fpl4GjBGefTjkVdbUlXq2ex59q5jT9RxBlDgYxx2qaTVFU4&#10;DHIJHtxXTGdtWz4WpB8xvpqm0/Myj6Gmf20BxkYzx/n8a5qTWEDfM44XoP8A9dRSatnjpkcMDT9u&#10;ZqkmdZ/b6E53E8YGDSjWmYH5x14rkRqz+WPm69AG5qeLUZDyxP8ATirjVuJ00nodVFqStgiQ564x&#10;ViO9IYBmzkc/X3rmba/YtgDG7nJFadndl15bBB4yM1sqmhlKKSsdFbXuDkHjOa0raZiQwc/Keg9e&#10;tYFnL5hGD27Vq2VwVTGeg7VpCSe5nKN1Y2reYqS2cBuv1qzHcEMApzgfxVlxSHeAwyQew71dDkEb&#10;h0HHNbJmLii6JWXBDZJ64oM7BOOGJ59qrIXyDkc9qeqEgnOMdwetAlHUcJpGPytz0OD0p+QcMHPA&#10;+Y880wRDIZQQOcntU0cbFjkDGRnGc4oK2Y9N5ONpyasRtJGDhjg9s9KYkZj4bPBPGalSNS2MkH6Y&#10;ppGdo7E8O4D5uOByKuRgj5QwP0qtAoAxkg+gNWURcjaWz35rWKbe5nKSTLELMcbmxxnPWpY8kgnJ&#10;z+tRRRF2Awee5PNXIYl2rx06H1rWMUkZStYYYiQQMkjjH+fpURXI3DsfrzV2ONRuyMd+lNkgwM4/&#10;CrtoZ37FExAsFEf4k/rTkhfo2Qcfn/nmriQHdkJz/MUSxpERGM5zyDS5L6iZFFCGIUjK81PHbhWG&#10;0cEcCozcxwgHco44BqJ9YSNd4Bzk81fLYm6LjPGh2lgMHnJxSnWLe25LY9KxL/U5ScFzWVqOrTRp&#10;ndz2A64pWYtzp7nxMM/IwBboPaqMnibJ2luPofXiuQk19ydm47c8YOcVWvdXBBMbHIP6VSm0w5V1&#10;R2v/AAkMZ/5bj0x+NSJ4jhjBUPx0HNeZ3PiO6RvkBGevWn2evXE7KGlPJ7k4NUrsPZM9UtNbW4GV&#10;YH1rQgk81sF8KemV6VwWh6s7Bd7deoBrrtKuUlwB681aWhnJOLNVIyfnYdPf9KkNsrY3Dp0wKW3I&#10;kHXGOcZqYL8uOc59Km1xJtFOWyBdu/zdzVW6tCDtXsOQBWrKhBPPTrzVaaNWXexPvgVnKxcW1uY8&#10;0TIvGM9MVVeQp8gABJ5Ga2LiBlbhcDPWqVxaAguq9PastG7Gq94rGQgbiBzznOMUgcSKBlRnsfel&#10;ltnCgBTwORUZRlwCvPt3qGh27DmTeMDGMZx6imNhf94npQoeNSM9BxUcs6DGdo+gzRaKFoKoIIzn&#10;n0NTwyoMB/4e2aoSXA2YTJOecUsdyW57kdPpVx0e4crZtJeKqhUJGDUiXS/xdu1Y8U+8Z5zmrEU6&#10;phQOR1yf0rohJGTps0/POAVzz3BqN5vm3HoB2qqbtSuCeffiq89+R8w59gcmtXNNWFytMsXNxnIw&#10;CCOp54rNuZxhlLnBODimXV62SC3B/QVm3N1g8DOR1DVyzehqo6kt3eKFOCMqOxqm1+uM9fYHH41B&#10;JO4GU+h5qjczHOMHjrx1rgqVLG6gmtS3LfKSeAR6A+1VLrUSX3IQMD1/SqUt2y8L+AqlLdMWxu78&#10;5FcsqrNow5dy7c3JkIGB0xkGqrwkuSxHJzg1Ab14zuaTkH+7xVO88QRRIfNfOBkkGsPaRL5Xaxfn&#10;ihB3AgADtWVqV3aQfecHJ696xdX8cwwxkm4HU5y3XrXC+KfinFEGY3IUe/060LmZm9zqdf8AEVrb&#10;BmWQYHTFee+JvH6QltsoHJxjuK4Xxp8Z7WNJNtzkgHOD0ryDxn8cApdVvCMnJBIrenSmzJ6HrXiH&#10;4sw2ytm4JAzj5v8APpXnfir42oqvGt1jC5OW5/nXh3i742PKZNlw3JyMkn696838R/FS8umKxyke&#10;pzXZTwj+0S5xR7J43+Nm8sVvd3HHzZryvxP8W5rsuFuDjPy8964HUfFFzdMWadjkngnrWVcXzSnD&#10;tn2rtp4aKZlKu2b+p+Mby7dszkjPrWHd6lJMxDNk+xqo8px1z7ZqBpF3E8e2TXVGnGJg22WPNc96&#10;KqGUZP7wUVdkI/Se8tS0WUHTqP5VUMAXAJ79frW9PbtGMbeM8cf59KzbmIKSN2CMnGP/AK9fm2+5&#10;9paTVirEAj7WQdflPrVyIEsHPJB6Y9qplsSANzjphqsQyBSuQR2GTSbb2BJx1NmyZRtIYnIyRWnF&#10;Pj94jAkds9BWHa3q5ClQfr/n2q59uCDgj5v7rc/nWdnc0UrmgJ1K5PH09P8AP8qC7MpDAD0PWs9b&#10;pCMK25uhOafDepGQCQR3zVqz2IdR20LjRggFsnpnNVvs4xvds4Ofanm8Q8AgNn7p/wA/SmvMpToD&#10;7kd6uNr2ZUJPmJrOBu5AOPzFbOnxIpDox5yOlY1rdR9gM5x2z0/WtaxulUghuh5964sXBNaH1eT4&#10;105I2QpVBnkZz1zWfqwdoyueg45/nVuO7iKhQR0/zmqmoypIhYnkqTkDtXjunJM/ScJm0eTc4bxX&#10;aK+4Jz/e4rgtU0UySnKnIJ4P+fevTdatxMDtXAZuhHWuevdHSaXLoOD3FdEIsyxucR5XqcNFoJLk&#10;tFwTg9s1taV4XbH7yP8AMCuitNASQ72U43eh5Nbem6HFwCowp64rthGy1PgsxzH20mjB07wwgC/u&#10;2Pr1/Cr6eHgp4UfKOxrqYNKOFZeuDmrUmkoqgqmSRzxir9Dw3VucfHoccaksn4gfpU0enrGoyNoA&#10;yBjtXQPpiAFhHz+H0qndWwjH3M4PTnNZyjzamtKSbsZNxDEwwU6d8Vl3mA5VWOWJ7YxWrdbwpAPA&#10;6ZqksBnfKDg9hRTw3tHZnqRn7GN0Zn9lyzsWVgCT8wqSPwlcSnOznHZa7Hw94bM3VeSORXa6N4CM&#10;seDBx3wK9rD5W2k2jmr5vGkrI8s03wBctt3wAZbOfXiuw8M/D1o5VLQEH+LjmvStL+G6naWgwfU9&#10;66rw94C2fM8IBxwMc969nD4CNOzsfOY3O3NWuc94J8EGNlQQgenvXsXgbwskMaMIQBj0qLwz4QW3&#10;KkJzgZ9TXaaXaRWiD5QMdsV68IKMbHyeJrzr1LmlY20MCBI1XAxjHJq6sKEDIP1qqHRhsIGO4PGR&#10;Vm3mXIDHj0J6GtomLvHYsxwqcFR0Hc4yatWtvu+UjoevrTIwsmG5I47ds1btQh5PY5710wRjJ3bL&#10;VvaJwSmRVsWygYCjPpjtUduFVc598mrkO9sAdO2OOK2SRKbK7WaFsbfqSKgmsyrYAOB7cf5/xrXW&#10;HgnjGec1HLCVGduc+/Sm4pjuzDmtHIJUkj1FV1gAzgDjr1Ga257PCErg+lVHtVL42jrWTplXuVYI&#10;T5nPGD09qu28Jxz17c96IogDjOPUVbs4CXOB168VMYNhfsOgt1bn0PTPU1digUZ+U5xjgUttAg6A&#10;f41ZjA6bRjPp0rZRIerGwxYGVXvUjIDnr9D2pwwWxt/HNJkqCDgnPFVbQN0MdExgdh6Gq0yq3Geu&#10;KsSvhcsOo9KgmYFOeOamWhor2IdgJOTj1+WlhRAoH3j1/CmmXcxD5+o61Im4/MrdemalSSZTVyVU&#10;VWyoJ49KcUwTx26UkbqFxuyfT0p/mKQVOMY645rVSI5Xcp3kJLe+fSqcmFOzcc46dsVeuG2IzBzj&#10;1FZN9conzKeO5JpTqWR10IylJWG3MyoCuOPTFZWo3HmgqCMg8Y61JdX24kEAdeR0qqu53+dge5PO&#10;K5JSU2fS4ShKKujLvrCa6bC5J9OnNY1/4LmuGLgNz0B713EEdv1Cg4PORSy3VnANjqD7YrSNCm3d&#10;nr0cfUoy91Hm6+HL6xPBYAcjjn2qQa3qmnrvEhwvSuv1S5tJVIVR7HpXI+IFiZGChfpmuuMUlZHt&#10;YfHTxDSmircfEa9C+U0zc1h6r4tuL0sXmYnJyc9DWR4huVicqDg9etZEWpGQgFlIycnFc1SpUTtc&#10;9yjSjy8yRsSajJgnkgZzz1rlvE9x5oYKcep9PatWaaVgVhUjHB5781ia3Y3Uq469TgKajlqyjoax&#10;p3nqcjcaatzc7GAxu6/1/KvQfhn4StpJkdouGPGe/wCFclDpV41zuKMRu6FcYr0LwNcTWYj8xAo4&#10;xxXJ7Gop6ozzGElQsme1eANBsbWJEMa54OO31r0bTVs4kEaAD6DivJPD/iZYoxyM46AV1Fh4z2KO&#10;c7e2a9Cnoj8xzDBV51G2d5c/ZWBG0ZB4rndbtogGKgZ+mKqw+L1mUfP25qjq/iBZY8qcY681q0pH&#10;kww1SMtTOupxBNtZgBWrpOpq+E3ZPGa5DVtVVnYBjjPftS6JrTCQKGBweM151Rcsjeth3yJno9tI&#10;kiZBPPJwatxvtAAHXpzx/n/Gud0fVFZOfT6f561rLdrxxj0O7gGhM8icGnYuGbcPlf8AAjpVeUno&#10;Cfrnk1G94oQhDwD1qrJegll359QTQ3oSoyvoWHmC5+fkcYqtJqC8gHbkHJNULjUh/GwHHeqcmomR&#10;TwcscVk3qbKDbuaz6gPuq2D61Gb0AYPI69KyG1DDYD9R94HvSDUnDhXcZPc1hKdnZFuD6GpJdrxh&#10;/oTVae9LRjOeR2qhJfSZJWUbe4zmq9zqG2PcCAR2YisJS11KhGzRX1+8xGxLA4yTzXm/jG5JUgvk&#10;Z5Jrs9evWWMueRjnivOfF052sSM4XI9q8rGStqffcM/xUeZ+PJ8h1z164NeUatp9xqt95cSHk9fW&#10;vSvG0rF3DHrxkfzqp4G8H/2nfrJJD/EPx/z/AErzsNgni6yTP6e4axkMHhOdmH4M+Es98yO0BI3d&#10;OvbpXoWlfAWSSHe1mTn2r2f4X/CJJokY2eBxj8iM17DoHwgtktwhtVLY7ivtsHw/h4wXNE8rOvEN&#10;4as1GR8TeKfgBNFas32bBHXA+leU+JfB+p+FrpmWNlC9SQeK/TDxJ8GLSazf/QweOeMfpXzd8fvg&#10;fHDHNKtn0zhq58z4epOm3TVmepwv4iU8dWVKo9z5VsfFUtooKyNkAdDzmt7RfH8ySqrTnrzk/wAq&#10;5Xxx4fuvD2pyQGNlUsSME1U0m62TjMn8XFfDQnVw+I5JdD9PxtDC4jDe0WqZ9DeAvGTzqgaU9M9a&#10;7e68WxrbBBLk42jHBrxDwRqghjUs/B7jvXUT6/vTBkAHoDX2WExMnTR+AcU4KDrtpGr4h8RLdExk&#10;7iTgc1yWsaQ+oBpimQ3QkVcgmF3cAZBO4ZFdJpuji5h+6CB6d69ejSlWep+X43F/U53ieBfEb4bt&#10;dRO3knrkECvDfHHw4ntJmfyePb69K+3vFHhSCaBkaPJIIzXj/j7wLbyK0iwjnqAOPrXNi8vi1do9&#10;HK+I5W5bnyDf6FLY3P7xTw3OfSuk8FT+VOqlsZI4PtXW+PvAqQs1wkHzck5HH5VyulWT2l4E8s8N&#10;0r5rEYZ0nc+pljYYqjoey+BNVMapsyCOxJNeteGNYEccf7w5xg968J8I3nlKu0gBcAcnn/P9K9N8&#10;NawyiMbuMdSOa4HKz0Pg81pqTZ67Y60GhG6Q57kGrE2qOowX68YyOa43TtbYw4MhIPTirq6o+NuR&#10;15+v+f6VXtLqx8dWoxjO5uyX6q24OOvWhbss4zlsnOWFZNrcu52MxJYcHBwOa0bSNmO5TjIzgH/O&#10;KE7syceVF6En7zNyPTuKvWIJTL5yeoFQW1pMyYVFwRnOT61q2dk6r936Y4remnsYSS6DrRCmNy8e&#10;p5rTtd/Thc/xetQWdr82FTKk4z+FXbW3EY4AGfTOK6luc7LdtLJgsW4zxx29K1LWfcA5fB5G0dqy&#10;4FxjjIA6Vet32rgsRgcnNaRbWxm0rGxZ3LNgIp+taFtJkfM2Rn8qxbUOpGTgnqMVoW0jYA2DOOK6&#10;INmMopGtHsyqgHg9zmpI1LkouCQeuMVVs5GAwxyc8E1ZWTaR0weh21qRpcnUF2BJydvSpoACQd3X&#10;p2/Go0G/nzMgHA4qWA5QMR9KDNvQnCgYQAd6nRVBILEnPJA4qvG2Dkgjn6VYgyACGHPPTrVRRk2k&#10;tCzCiZHYjjFWIkBA54z0qCFi7k4x2OD1q5AFYgg4+bkDvW0ImT1JoUJO0EgHoatwqC4Re38XTNQx&#10;RgsGGeAMDHarY2KuCBg+oroVkZyasAUlTuXHTv0okUls7vw9BTvNjRd7D04I/wA+tU73U1jz8gx2&#10;9KrbYztzaIsedEi535wKz7zVVUlFJyBxk5NU7vWo2VlU/QGud1vVJ0O5Hywz3o0BxNm61PecZwOv&#10;B/xrLv8AUGjXCyNx+Oa5i78VTxyEtjJOMk4qnJ4pMpIE2cdB6c//AF6dx8jt5G5P4k+yON7EgHuO&#10;QKLrxDaXkRKkbscYOD9a5C+1C4uMhG4J/iFFjFcEkMxyDQ1cpK25rXU0kk26LGM9AetOhieVSGfB&#10;PSrGlae8gAIJzjnOP5Vu6fo25dxxyRwB/jRZDlKysc8NHZ8syHJHpzVvT9FZTgDBzyD/AJ/zmuoi&#10;0FWC7l9OKt2+gpGwKgjK9c0ldEe1a0Miw04xFSGPGMBV7V0ulrLEFG3HGCcdfxpYNMRFwyDHfB55&#10;q9a2rqqovBHSi9hOVzRs5CgBf8cVdilYjOBzjtWfEpQAEZ7Ek8VOki8qwx7d6TkiZRRZdmK8jJ7Z&#10;PBqKXYRmRee3H+FQyahHGD8w47DJrOu9cWEEZPAyxB5Nc0qthqN1oW7lo1UFz34wfzqldXKbSyv0&#10;PGKzL3xMinO4EE4wazZ/Ea+Zu8wAAH3rL2jZfK0bz3UZ4BzjoKbLIgBYsPmOcqa57/hIEUHDggHq&#10;D9abN4hTBXKgY+n+f/r1PPZ2uPldjbmkj9M8VTuEZxvRSM96zxreQMsvXtU0d9FJ3Ug9vSnzu5pF&#10;NrYRpHUcjGPal851H3SOOQT9anRlcA4UY5xTZI4ymVYnjOdvSjne6NG4XEW6KPvYZz1zTzf4zjPH&#10;ciqsisQQOmMk4qL96OAvFawnMznyXLrX5Knf3GM1FJNNMAFYHGeD1qnu2vsZuSMD0pyOh+VD75zX&#10;SpOxk421JZZOACc8/nVe4cZxtC55qU7FGATn1qKVVLAkj69xWdR2QJtbGZdPtOVGMdMnP+elUJpf&#10;mYMefQ1evrmOMsWI+bIPze9c1rHiKK13AOBngkHGRXmVrG9OWhNe3aRMfNfnnGaw9R1yG2UqHwc5&#10;JOOKwdf8dxQq2ydSc557GuA8TfFGOBJFaVQAf4a8+cZyukbxdkd5q3jlbfdibJUZ+90rhvEvxUit&#10;kKef8oHZq8x8W/GBYgzNdEnHG45NeQ+NPjNLGHL3QIGcHOfwrWlQbtoS52PYPGfxuit2JW4z6HPJ&#10;/wA814/47+PUjSsPtZ6nA3dq8e8bfGOeR323fUZ27u/4V5l4k+Id3fuRHIcA85PWvToYTXVGMqqR&#10;6f4z+N0kjOi3TYI9a818RfEi61BmQzttz64rkbvWZZ2yZOTVGWd3Ykv19a9KnQUTklUk3c0bvXLi&#10;Zixnbp171Qe6d2LMxI6nJqAygDnpUbzc5B/Ot0kkZvUleVeNzcelRPMc8E4qCW43cEZqIzOfp2qg&#10;J3n9O9QtMcls/hUZfccn86VYyxO0dfaqUbkuQeb/ALX6UVILM4+7+hoq+RBzH6m3MZWPYeR/Ksq+&#10;jTG7ZjnnI5FX5r5GUFTz/eOB+VULidHPlMvbqeuPWvypM/Q/ZTbM54njJ+bAIOMf5+tOgbaMMM9S&#10;MHvU8gydwyy4zUUqBjgfXn1q276E+yd7MekwD5PU9qlacpH8rknH4VUxMqssajAPcUhk2nJOARzg&#10;UOS0J5GWkvkzkHkn+L+XvUsV9IxOGBPvWX5hDdSAeAPSpomAPyjAwM1V0ZyoNs00umJBLZIxlSBU&#10;ou1IIznn6frWcrBWBI56jH8qQTkcBu3HPJqlLUSpSWpox3zhj86kHBBzmtCz1LkAHnJzhu2f/rVz&#10;on2yYHUn7oHP1qzb3KsSNnf7v+f881lUjdHbRlOnsdbbam0gwjkDjJIqaeZZQIgvb5dp/wA4rE0+&#10;7wOWznuRzWjBcHaoAwPXP61xyopvQ9inmFSKsR3lqZY9hJLfwjbxVJtMDuSSSCeP61reauSH4J9e&#10;1QTSpGQCw7duP89acKRz4jH1JLUgtdPVWXeAeMc+taFnGqEqFyc9x9arebHkhu/cGrEF0A+0BQc8&#10;GulJI8mdacmadqr7yrYHoABU5R5D8pXgYwfWq1lcK3GV4JzzWjFcI53gKcdcDOarlT6GanqU57XI&#10;2KeR1z9KxtXjAduhbtxx0rpZXGMdRjjAz+FYGsBQxJOT68Vk6aTPRwk7tXOX1OTZhSvXHB7U/Qki&#10;knUdcHgH161DrAAJI79MZFN0GcRTgAg5447H/INehgYxcjuxMv3Lsep+CNHjmljBC8juepr2Lwt4&#10;LhnjVwgI74NeQeAtSiEiFnzzwM1794D1Wz8hFUKAM49K+voU4KCZ+d5hiaqq8vQ0bHwesScxrjHI&#10;962bDw3FCP8AVDrzx2q9Z39jJGE3Dtz2q9bmAn91j2NdHLFo4XUlN6le1sljTJwCpxg/56Va8tQc&#10;5yR1APXt2qZYC8fII57GgQhhkHHHr/WqUbC5tRsTHaAH/E9qtWxIVSVGe2BjIqAh1JAJAPfdUqvt&#10;Xbv4Ht0/GqS1HKTsX7e4YMQR0HbrV2yuF2jaQCTWZFJjjqT/ABf1qzbyFG2jA7n3reDsZPY3ba4D&#10;AAcgc5Bq/DcKpyW59c1gW11swc7cdAatx3yqNsZ3HPpWykiNTbSf5e2OlHmqrEbgPxrMS/3MMyfN&#10;jkk05rosvLcdvequguW5Jcg7QNx6ZqtNg8sACT3qNriPnc/T9KBKHOSV5FJu4LUsxKuMlfpxzV23&#10;h8voowR2FZ8BxgFQN3f0q/bycYPPfFCtcRcQ45UD73GKm+6u3dyBk8VWjmiVTn8BnrTxOMg5AHpT&#10;GTqwA2n+VMkkjQbgST15FQ+amB8wIz0NRyTptJVuR3obsA57lVfB4xxmoJJt4PTHqaZPcDbnG7HA&#10;zUTTF8ZYgemaxnLQ0jdbDjLhsHBA9+tSJIExkEcZzk1V80FsDA5pRcc4GQQeeKxua2ujQjnVlwGP&#10;A7dqVplAyWwAMdqzxdbidijkc881DPeBlwrE9AMnJo53YUYu5ZvdQVVIXOexrnNY1NlLBWPzd/ap&#10;tTv2RcnHPp61zuragckFsjJrGdRpHvZbhVOS0Hy6kHc7mHuD3qS0vUGXmcn2zXO3GqrGWJcbT2Iq&#10;FtcVcjzAOeBmsY17M+8wmVOcdEdZPraKgCE8kdOtZOoa2EJJcjOOv/1qyG1oSDOQFH949Ko3l7JN&#10;u+YAD2611wqt9T1aWSJbou3XiFl+SOXr+dYOs6xMytiTI55NEzkAYJzjg56Vga/etHEwGM8/jXTC&#10;rZno4fKEpaIwfEeqNI5ZXACjp+X+fwrH03UfMuMu+FPTJqt4p1YCRyrAc8gDjHp/n1rD07UnluNq&#10;A4zg7TzWVStG59NTyZxoXSPT9FSO5iBZx9P8/wCea1v7Gs5AFlK9eK5LQL+WOBWLEZHetqPUJ9oV&#10;W7cCt4YhRWh83isHVpTfKaI8P2bNtVB3xVu00tLRC4ADZ4IqlZ35EgaY8kDI71efUITHvUgc8cVa&#10;qqpoeZWVZK0iV9VNmc+acjPHap7PxeBgi4PB6Kev61ymu6sIo2KyfKDwVrlp/F5hn2iQBc4HPP41&#10;lUko6s5ZYL260R7PaeMPlwk3PTGAAafdeLxtxI3T+LPevHoPH62/yfaAx9M8Zpj+P5JiV+08buFz&#10;0qfbRUTyK2WNPY9LvfFC3LZEvBPGasaTratPlegbnr19K8ttvFXnyZSXnuN3IrqPDmqgyDAyR1A4&#10;rhqVLyueTiqHs42PXvD+tZABbrjA9PzPpXQLqjbcBwFI4xXnWg37bFO/I6+2a6Sz1A7DGcn2NJTR&#10;85Wp++dA+qFjkdPaopdTUYJyc9c9qx5L8AYb061DLqRVNu/j1odRdTOMdDQu73nJLeoxVSW+yDhu&#10;xzz0rOn1aMjZu4xkVXlu8NlDyVGfesJ1Ey1F7mpJekIWz0P92oDqJPzAg5PP+e9Z/wBqlYYLYz15&#10;zSPcYXeZcAn06isG2yuQ0vtyPwAenNRT3QaMMrckd/pVGO5XnJ68jmlSQE9e3GelZy2uFlzFXW5S&#10;0ZJbGD8vFefeLJvkYBsAH0rudYZTESoIOOoNcB4sIAPYbjz6V5mIi2tD7bhyShUR5n4jAkusEnHQ&#10;g9DXffBjRIrq/QMvVgAcdfzrg9d2LenqRu9f1r0b4JX0SX0ReTO5+n+elenkUIusmz9wjiJ08qvH&#10;sfWXws8NQx2MeIwBtGBivTbLToIUC+WB61wHw01a2TToiJB9wd+K7uHUYJYg28Z7mvv4cqPwfOcR&#10;iKuMldly50+2uYGRkH5V478dvA9vdadOfJAO04IHfFetNqkaxk+YPauI+KF3bXGmSEsMgHv/AJ71&#10;Na0lY34dxGJw2Oi4vqfnD+0j4PFlezSRxYwepGO9eIrcNBcgOwHJ6mvqb9pq0ilnmBAI3Z6+9fKn&#10;iFkt752IIUvwTnp6flX5Zn9KNLGcyP7Q4dxUsVk8ebsdh4f8S/Zogu7g4rbHjJQVjaY4PBwep/z/&#10;ACryePXDaqSZfunnnuP85pknjNoX3LLx35/wqcFiuXQ+O4iy7n5mke6+GPEEd1cooYEA9z+Veq+G&#10;bqzFuJG4+XAx0FfLngXxyguow0xwG65r2jQPHKPaJEJQQVwTmvs8BiafJfqfz7xNgKkKjSOy8T3l&#10;r5LFBlv4RxXnXiGzjvAwGPmXC4HFaOoeJftjMBIe3enaTZnUW29R24zXfKXtD5eipYfVnlHjTwHL&#10;dRtLt3bfqc15pqnw7u4JWkWLBByMivrG/wDByTQEPEQD04/+tXHa74BhZmke1wT68V5uMwMZRbPo&#10;MHnLhG1zwbStIvdOYRtGRzg5rsPDs7AqjkbumM10Gq+BVWUBYffvWYmiPZXGQoG0njFfHY3Cum20&#10;XicTHEp2Ol068kZAq5xjrjINbdluYZZgc8Z7D/OaxNCtjJjJxz90Cup0vTg/3o84OScGuKnF3Pm6&#10;ysy7ptq0jK5Wug02yMjBWx07jH+eag0zTyAMITjoevFbumWCxgZQ5zyQK7aUHuefVm7aktjZbD8y&#10;Hgf56VpQWgC/dzmpbK0Y87cd+1aFraHjy14I4zxXVCl1OKUr7FeG024YR856+2KnW1ZXyQMAf3ul&#10;XYrIsQoA5wMY96tpp/8ACIxwOQOtbKnJszcrK5mw2rcbxgZ6d6tRW+SNmeD1OeavxaUS4O0845Y1&#10;cttNAG0846ccfUVvGl3M3UKVnasHVlBwo5H+RWjBbxttbOOeR61Yt9MjK7emRyccfX/PpV6201io&#10;UKSAOOK2jBoylNMqxwsG8tj34IqdY9g3fMPUkfSrSabgZK5/vHFP+wfLnacDkAVXKzOVRdCmgkX5&#10;VPDelTxHyiHOfTHSrCWHy4KHnrxUVzaNGNxzke9DVyXKPLYT7aI1AJB9fepYdWiLL8w/PNY18zgH&#10;noc5zWdc6n5I3bhkdgKFdMzWp3dpe2zkLGRkjqDWnbGKRhuYE9FIHGK83sfFCxHiYdeAR1rf0/xQ&#10;WQbZlIK9DxWsZWRlO52sciqQiuMZxnFNl1BIwWQZ/wBrPWuet/E6qgBfJz3Ocill8RQOSykYx696&#10;25rIjW1jQutXMO4mU9Ouax9Q8QK2RK/Xtj9Kpanr0AY5lUnGDhulcxrGs5DmKXJIqlJPYEr7GxqW&#10;uxw/dIAPtWBqHiXe2zeTkZ6cGsu4vrmUlNx55JBqBLWSU723E/XvSb0uy1GLRBqt3Jd4WJvvDjvm&#10;mafaTqQM8jPGK0bbRpJJDGYwR1zW5YaArMI/K+70OO9S5pK5ai46Gdp2nyuQGHJ9s4rc0/Q8qSEx&#10;nHNX9O0Aq2TCxOeMVv2OkfIEKd8fpTVRNXMpMzdN0lICuFHrnGK3LGwVMEqM9sd6swaQUUFBj2x3&#10;H1qxHa+X0A+h/pTjVTMnqENoc5Y9OmBVpIU3gydxg5H9KiW52EL8vPrSNeqrZEmWB7H86OfUnk1J&#10;pORgfyqRXVOd3zdj/n/PNUJNSUHHy56GqtzqxjJwcnryalyTRXLY2zeJGDuYD8aq3GtQqTwM9uaw&#10;rrWwpOJMtnk1l3/iEIG2y9eM5xWbdkUk2bmo+IFGVRuAfyrnNU8SMoIWQnPYYrG1TxCQcifA3etc&#10;xrHiFWdh5vX3zXNLXc2ikmb2qeLGVyWmPHp2rKu/GXzg+dg4/wDrVyWp627E7OR6hulZk93PIwYt&#10;x6ev+eazSdzdKFjuv+E253GXGeSMdafF4qLuV3544PrXAwSXWR8pxnPvV60kmLbHJznq1Ur2FaB6&#10;HYa80zghww9T0610Om3fmoJG/wCBACvO9KuXDnnr2rrNEvjwB0x1Awf89aiU1cpwSZ2ltcMpDMvG&#10;OQas+ZG6ENjA/SsGwv1TG9+vUGrsWoqx2nAz64wKanFmLi9blyZVCFATz901C8ZcHGOByDUEmowj&#10;hnB55IqvdavCjMGkHA498VUKivYykWpEUnC4z1FQyAKuVK8Dnmsy78VWsMZY3Cg445xWBq/j21ic&#10;sZ1PoRW6qSMnJo6ifVYIUOecHjn/AD7Vkap4rggUkMGOOQO9cFrXxPhhVl+0j6d64TxP8W4owxa9&#10;GCMZ3Dg1Um2L3j0bxV49t7ZGbzl6dzXlvjP4qxQbwbvBA4IP8v8APpXmvjX41LGJI2ux0IG05zjP&#10;9a8X8e/GsOzFb7JP+3nj/JrKVFzNoWXU9V8afGcQxsBchVyQATzXk/i343kliLncFyOGx9a8h8af&#10;GCSVzGlxgem+vM9d+Il/ds+bljk8DOKdPCalyqq1mer+LfjRLLIy/acEf3X615t4n+JNzekr55JO&#10;c89a46+8QXFw29pifUmsya8LMS2Sa7qWGjFHNOq3saOo65PcyFjJnPPWsya5aTr34qOSfPfrVd5j&#10;mulRUdjFtkhl2mmPPk9cYqBrnJwoqJmZuCa0SuBO855CnPpULSMSfm+opuAOgpUhaQ5xwe+KqMSb&#10;3Y0Nu6D8KdHBKcAYwasQ2TOAClXrfTmwMLj3rRRQOxnw2DNzirsGn5OSn1NaFvp+3qvfgYq1HZKA&#10;CBg/SqUWS2ZwsBj7v6UVsCxJAIQUVr7NdyeZH3lPqQ4Lk/TrzUUmo4OT+BFQMjbAG5wMEZx0qCRG&#10;YHAxg4GPpmvyNn7AqcZbo0Ir9Xwyp0PTNOOokKVYjOflOay0l8r5mdsdR+fenids/IxI9M/rUX1C&#10;WHi0XDfAc5x0wabJdIepHIFU3nIOA5bBx0qIyuRkEHnHNS7mX1VLYvi8TBDEgDpxT1v1DEK2PrWO&#10;92wUqBj6d6ampZGfbqp4qtbaieFXQ6D7asy7AxGe5Y05ZoguAAQPWsFL9tpAcjj1FTQ3+9SSTxyQ&#10;KaZk8NJM2UbI5GTt647Yq1BggYOAfzFY8N2dobaemef5VdtLo88njqc9qmUuxCw/KjesppQNqqcD&#10;BOOp/wAK0reTCKOnrjvWFZXahge/qBWrZ3ife28MMZIHWsedcxr7OTWxfYschVJIHzAHFQTttfLc&#10;jsMUPdJjOM7uMYqCa6iYcnPHc9BWkZKxzVaMrDpLiQEKScAdMYqSGdHIBYZ9QetZrysP9U2fYmkN&#10;0yEHoPXOeK05jjcWzoLK+wxAfkdxitKPU9iqHI55A/nXKRaiSQhbbzkZ4yatDVGICs2DiqUrEKnZ&#10;HSTX/wAoCsRzWPrM/BcEjjpiqq6vs5DnB5254qnqWpMI2w2Pc1M5M7aDlEx9YvQSV3kHd949qqaf&#10;qQt5QwPT14zVfV7wlthHNZMuoFGBYf8AfIrehV5Gek/3kT1Twf4oSB1DSDnGcHp/nNev+DvHxhRY&#10;/Nwcc818q6b4v+ySqPMHy88HtXb+GviNGAp87sOc819HhcZex89jcsU3zWPrnw546M8akuMcY5rt&#10;/D/iMXKgF8YPfvXy74O+IIkCAXGBgcFq9Y8F+Mkm2lpu3OeefSvXp1VPY+cxWElRZ7lp8iTxjaSc&#10;9hj0q2saqNu0cdfauX8J66lyiIZQcj1rqYXLqCuQCfTtW556buMMQCkqDweuKVYuQGOVx/d4qTKq&#10;v3jz045OaRQ+MbgF7j1pop6oWMNt7HPTmpQ2RuZcHoO1RRjHydh/FUoU5AznHUDvVc2pPLbqTRS5&#10;YbQRx1P+faplkfaXB5qupK4IH0z60+PLZyMjqQTjNO4loWUmZG+YZ9ck1IkrdskHnGfeq20MSGGT&#10;0OTT4lduxxjuOlU5aXFZXLSzsV+YZ6Z56VJHOckgcn06fWqyqdo2kA8YINSwgBcM3Pr6VSd0FrIv&#10;wlFwxXtkn0qzFMowpP3TnJqjHKdhJ5I9amWYYCheO+KuMkSy6lzubIPHXmnm6GCc4x0FZ7TkN83Q&#10;nvTGuiTnAAz3NPmYal03hU5HfoaSScNGSTyfT1rOe728FuO3HvUcl5tG7efoTWUpdyl2L5lAbI5O&#10;fT2ps0yHnOfTg4rPa8cEb2B4yQtSLLIwKhs5Oc1m3dmi2J2lO4KAfwPTmmiZ2TjIycjPXvUfIzvz&#10;8vAz3p6RlmwpOOuSalporm7DATuKl2yD60yZtse307/hUzRfKd2c45I71XlVcMRke5/z70NWNaT5&#10;paGbqchEZAGDnt2rlddu9gIJDEdOK6bVQpB5OfQ1xviSTCn5iM9q4q8klY+2yKknNXOd1bVvLyoc&#10;5x6ce1Y83icxttLdTxz1qHxBc7dzs45PAHYfSuJ1nX/s5YFiNvQ5/wA/5FeY6/I/eP3Xh/KI4iCO&#10;9TxOrhSZuc9BjpV221lXHDZLcfN1/wA815GnjkxS7Wk49Ae9aFt8QkiTc02SBzk4rqo4yG1z6+tw&#10;zJR0R6bcakhh+9kgcY7VzPiTUonQlnxwT8vFczN8SISpVpc5J6Z5rG1bxss48wtnjg9q6Vi6fczw&#10;/DU4SXMg12WO5kbGcsc8Gl0DT1muFBHXnisj+1kuJgVYcn1rpvDTIjKWI+6OB161h7eLloz0cXls&#10;qWHsjr9F0lQoJjIUnjJx+FaDW6qQ0S4I7iq2n3SbQI2wMevStJJEePcV6AdT0NdtOfMkfnuOwsoT&#10;ehRIeHl2z/ezUF3rDQKYwBjnqTV26MQG4H3BA68Vy/iS4SKNmSTb1wDXQpOGx83Xo809TC8Y+NFt&#10;0k3OeBnivJvFfxVNtKyQyZOclt1X/ifrbIki+aeOMj+VeJeJtRmluGYzjuc+1ceIxEuh1YejSjDU&#10;9Ch+MMhcKbkjPAGa2dN+JIumAEhODk/N16V4IlzNE21pCSRyR0x6V0nhXVblZUR5DnOcHr+FcH1i&#10;bOHHUqPLofRXhrxC1w4CsNvf+tel+FroKiMXOdvOT1rwjwPqvCgSAZ/iOcivXPC+qq8ayLITwM96&#10;0jN3PgszfvNI9W0LUV2LIVwc8ZNdJZawojAZxnGPvV5zo2rjCKGyfpW7FrKkDEnbgYq3U11PmakL&#10;s6uXVQxyz4JHUHpVeXUjImzftx75/CudbW2wUeYKMdqhfVg+AJD+dZuou5EYK2h0L6g+CC4K45bd&#10;wKal6jgqSODya50atuYhWJ3ZOe/51NDfkKdrHk8gml7RFcpvm9wDuOfQ0NOHXEa7QRjArJhu5ZOS&#10;fofXmrcLMzAryc81V9BcupbDs7YZgD15q1GzEGPAxjn61UhGcZ5A6jH+fSrSsVIyOMckVLjoLZlL&#10;V0JjbLgcZGa4TxbDtjYp19Rxz6V3GsSsqlmJ4HcflXC+KpflYqBjPT161y1oNqzPpMjqqNVXPLfF&#10;bpDcFymdrZANavw58Xrp+ogOwGG6k9Pesjxq5iV2C9scGuIXxG+n3W5ZCCGGPm6H/P8AKjA1vq9R&#10;XP3jJnTxeE9mz7w+F/xRtmsEh+0gfKBz0r0rT/iDbSRrIJgR1yG68V8C+BfjZNYqkbXXQYAJOM/5&#10;zXpGkftB7E+e99OGbAr6+lmdJx1Z83mfBtSpWcoxPryTx3bmPzROBkEda4P4j/ESJrKVVlIJ65Ne&#10;Hy/H5Hj+a9JyOmTxXLeLfjJ9rhci83E981NfMqMYuxvk3BdaOIUnEwfj54ljvZ5tp+Yk4r5g8UTq&#10;btyjcc8EYNen/EbxkdRMrtMDyeATzXk2tT+ZMQVz1wcV+d51i41qr1P6GyPBvB4JQMS/vDHlSwxj&#10;gVz+oavPv+UkAnPPFa2qswJOB1IIx161zeqBgcgcdvevMw7asebm8VKLN7wv4nktZUYOQc/nXqnh&#10;nx5/o6h5uABkZr58i1N4H+UnPvW9pfjI2ygNKwI4xuzzX0+CxXIkrn4zn+AVebPo7SPFou5QznIJ&#10;HfkV6Z4BljuFX5wehDV8peF/HwaZFaXgEd/6V718LfG0flxlmJ6c55P1/Wvp8FilN6n5lm+AlSjo&#10;e13kVv8AZwsh4PPFc7qdpBK7CIA57j9aqP4xEqBTNk9APwotL97t8BjkHnngiuutUUonyqjUpPUz&#10;tQ0MSAqRyB1xXL6l4a/f4aPIJIJB/wA/5FelJZCWPcFz6kCqV1oBaXJiAJGDkelfP4ygpxNqWKb0&#10;ON0TQ5EbOzORwNtddo2jFjuVKuaX4dJdQIxkYwMV1Wi+GxGqhhnIz9DXjRw1mY4jEX2M7T9HfglO&#10;g4FbllpHQqpGBke1a9hoTbQuzPOea0bTSGV92MY9PpXZTo2R5tSqZVppvAbZz0yeK0bXTmGF2nHp&#10;WrDpu1Q23J7jHNXbbS2IwV4zwcVv7LQwlVVjIi01UUEg89AKu22llWLFc8dM/wCfetm30jBDeXnG&#10;OMVfh0hkBBH04raNN2MJVUYkOmGQgmIYPOMd6uW+mqMAqP8AgR5rYh04IQyhfpirMVpGW3uOnTNb&#10;KiY+0bdmZtvo4xuXgY6Vbg0oZwQPYnFaEEKJGu8jBPUCrCW8ZAHPHfFbKKRi5tuyM9NMyMDHPXd0&#10;oXT1WPIUEn1HQ1piKJDtLAe+aHaDqcMc84quRGbkzM+wH7+BjHIzjFVNVslEZGOo457f5xW7iFjg&#10;gAZ4xVa9tY5ICYz0HRh146YqHFMFJo4LWovLyRk4ODXJ6zdMrtgngYPPau58SWLIrMi5yOK4XxBA&#10;yFwThs4xnHNTKCNIzRirqZSQ5cgA846CtzR9Z+UZLHjPXFcbqs/ksSpP1pmmaxciVSWwPzrCd76G&#10;/uyjoehSa1Ipw0mOPuk1UuPFE4Q4OAOuO+KxrfUvNALMS3sOuakaDzCFx16cUlJ9SLRZZfXbicli&#10;5YHHNIJXmOC5OTiqq6e7MQu7k8Y5xWlZWBdgA2R2AGK0VVsah1RPY6f9owGTIz6dK2bTQVI5ixj0&#10;9aXSrAjbjJz0yK6XSrJSOVwep5qedsySSZm2fh7aAREK2LLQ3T5hHgDrxWtY6dCwA25+o5rTtbCH&#10;7zIMAE81Db3uClqZ1npkeQQu3+7Wlb6SF+cL37NUohRDhF49alDkKWLDGTwetJNoTsxrQGMFNmRj&#10;HNV5NiIxZzyfXpUtxeEDJfgHp0OKyr7UlRGBbkHnmjmtsQo3HXM8UeSBzngD/P1rOutTAIAIyOOt&#10;VtS1IlCyMpA9RWFqmsMfk35OMnB7Uc7LUdNjVudbCHIcZAzyev8Anis6715U+UHp2JrAvdbZvuyk&#10;cfpWNf64245lI46k0Ko1omHK9Do73XjjeJTgHn5hWJqHiIKpZWHA7Hg1hz69JIxLOCO3NUZ7iWY7&#10;t5GR0BqVLuXy21Ld9r5kJXOcjjJ7D/P61k3d291kEnBHanmCZ/n3HIPUf41Zt9LEjBhnHfmjR6DW&#10;iuzMSwkuGyYyckduBV230Jym1Vz6E8VuWOikHCxk56ZrVtNICsGKZx2PaqVrBKUmjn7fw8FUSuuP&#10;QEmrMPh9Yzh19c7hXURaXGeAg5OMelSNp8af6yMDbnPT/PpUSaIjK+jOettJMTdc4PpWlbO9qBjg&#10;Hpg9KlnMVu3GMdDz0FZGp69FbgujKOfmJ79a45ySdzphJ2Nwa4EXa0mB9MVFN4yhhAInAOO2Oa89&#10;1vx1DbhszHIzzmuK8QfFCKJmKXHTkZb8azc5Xsgk00ey33xDt4MmW4C+uW4rDv8A4qWzBgkwzjoa&#10;+evE3xp+zyuPtRAHo+RXDa18fzHkLejPfJzXRSjJmU4po+ltf+LUEe4LOeAeN/8AQV5/4p+Nawht&#10;15jAJPzV87eI/wBoVWVz9ubnjlq858V/HuSU/wDH8SRnILdj/npXoQpNnK49D6E8X/HoQozJcnjj&#10;OeTXmXib4+rJub7VnjozfpXgPiP4xXU7sEuieT0brXF6x8QNRvW4nbOTjJrqhR0Ibij2DxZ8a3uG&#10;YreEgnu+M15r4l+I11fysy3LHJ4rjL3W55pCWnYsTzlqqSXpk5DmumNBEOq1saGo6zcXRwZM81nS&#10;3Dsxy2aiklbGS3FQvcMTgE5xnJFa8iRHM5Ekkyr941FJcY5HSoGlJOSD+FRNKzHaWNDQkyV5+Tz7&#10;1A82T3pC5Y4Jx+FOWJm5PNNRBtjAc4K9KcFLjgkYqZLJmbO3txxU9vZlzwKtRSQt9SvFauTkgmr1&#10;rZtx6mrFtYbeWWrtrZkABRx7irUbhchtLDaACO/BrQtrBiwUL09asWloUOSnfg4q/BbgDIBGT6Vq&#10;opEyl2KsdiFXKruPbJqeO2T+6MjuanAK4+nHy0KyLnPufrReyItzDRbEjJkUexY8UU7zIxx/Siqu&#10;gv5H3I+mGM4xtHU4FVbi1VG3Fc/yzW/Ntc7T9MnvVC6WMKy7QfTnpX5LOLtqfrFGvoYNyqqchDz2&#10;NVnZeQTjYav3hypVTx059ax7yQplVbGDz/nvWTTR3Rmmh8s4z8zDb79TVWS5UkhhgDjOeQPWoLq6&#10;QHDhhg8DPX86iFyCNjnj1Hf/AOtSK6XJnmbaNoB54GPrUYnPCjABPb/P+c0kbq3Knoe5yak8jeMo&#10;33h1PU1MrC54xeohlbIEIxg84bqafFcMecYB4GO4+lIbVgnA556DvTVXZiRSvoQelTJ2WhaXM9DQ&#10;huuMqcewq3Bd7kz5oAyBu9f84rDa6MUW08ENjrTv7QZzg8D6/wBKyc29EdVPD8+h1EGopkL5nXn6&#10;+1aNvqWBjOCK4+HUjGOWJGM5HNaFvfiQAJJ25NYSZ0Rwfc6dtSMqjDZI96QXxcglsEDBJrAjvlwo&#10;38D+9VyC8DfxkE9WpKfKYVsB5GqJkmjDEmmuVJOFx75qvaTmRc54xz7mrCMjDehPPfPWq9rK55dT&#10;Bcr2EFyYcKpz1yT/AIU19UIQvuz/AMCzzUUwKAFQQQOuf0/pVK43HlTjrnHrWkat3ZnNKg49C3c6&#10;+yN94bsdOtUrjXcgs5wR1NU59i8sp479aoXTtt27WHp8vSuhSjMy5ZRepJf35mYlWBP0xxWTdyuQ&#10;Q3GB0p1xKuwtn9MVTuLhBEVI4zyQaHc3pvlepTur2SGUlXA56DsKfp/ia4tpiVkwfTPSqWoBd27c&#10;T164rJnvlgkxuxk/errw85xlodlozVmez+C/HsyeWQ+P7xzyf88V7Z8PfHYmEebjlcYGetfIPh3x&#10;H5MoCS9MZ5xXsHw28WsHjHnnbuH3u3+cV9LgqjdrnzuZUIuLufaPw88WPOEHnjHHOfavWtG1BZ4l&#10;3+nrXy58LvFH+qO85IGOa938G66LiBNzN14BPbAr2b6HxE4qE9TuiVcEc89acrAgDdyORmq8Nwm3&#10;cckYxwanSaM4O4Z79gKqN2KTaJAQHwrdOoxUsSqpwDzzj1qKN027h/F2zUkbO3znGOe9W12Fe7HK&#10;wODhuvUDBq1syQFHBHT6VXjYK2QB7e1WUCk/eGKrkSQNsckS8qBkDoKekbJzuGPT1poO5guM88c1&#10;L8qKADwR696L7InpccsQQMUXJHXninbBGSHGSBQr5hIIxgfMc/rQSvBQduBiqG2PV9rtt4z0yf8A&#10;Jp3nonJYemM4qKaQkks2SMY//VUbODEMknHWk2kCV2SyXYLAep4IxUUt2qnC/Me3NV5rgAbQeeMY&#10;Ofyqs07gfM+ePX0rNy7FKKZZlumYkI4zTBK27O/OegP+eKpiYAhiMcGpoZMjKgc9D9am/MXrFFxA&#10;Cw3DqeucVbtlOzleR196pQK3C49Oav2qyDCAnjsfStIxbIk7bEqhGAJPXkY/nUqpsGyM8c5yOafH&#10;ASD3A9Ksx2gYggZOMjjpWvKRzFYxLu3njjrUFzbMCwQ8H3xWstrgfdz6fSobi22pjqSOmP1qJwdj&#10;WhO09DldWt164zgcDpXE+J4/kIY465Feh67GEJJ9O1cF4oAYMq5Bz0xXm4laH6Fw9K9RHmXivCiQ&#10;ORg55/z/AJ4ry7xhctH5jJ75xXqPi4kK/wAvIB59P8ivJfGzYR/nDZ9P1r57E+R/SvB2qjc4651W&#10;fzmkV8jJw2aE1O9fCxvwOg6c1WMcl1eMqREtknFb2g+Ery7YM8ROT+NclDD160vdP16dWhSppyM8&#10;Xl3IR+879u3ejdcM2N7/AIcV3mmfC+eZVb7MSeO3f8Kvz/Ce4dWb7Oygk9Fr2KeU4m17nk1c3wEZ&#10;Wujz+xlKurE8ZOTXT6PqoTH7wDBAGe1Q6z4Bu7Eb0j6cfdJ6d6wppLmwmKSsQVPTpWcqNbDP3yJx&#10;oY2HuM9L0/xFFFhpJgMDsetaP/CVW68rMNwPJDdPevJH8TSxLt8w4AHGaq3HjG6BKq3TsvrWsMdT&#10;Ssz5nH5DGonoewXfiy3ZCXkHc5PPNcj4v8WW7wsgcEgckmuAvfG94kZXcRgdSetczr/jG4uVKh2J&#10;YcEnpW0cwjLY+Hx+SRotsTx/raXLyDcpyCBivL9WDzyMNxIHHP8An/OK29X1WW7d3LE7+ATWRFEZ&#10;SFJ5JG4buKh1JVmfG4+rHDKyM37NFGcFDn3FXtGkMU2A5CjkH1pLmHyDkknnIxUMMrJNv3YwBjjN&#10;W6dongTxMqqPUfButJEVZ8gcYBNeqeGPEMZVMEgkAAd/8/414F4e1Yxlck8Djng/pXd+G/ErBE+Z&#10;gDjBB71g6nKfP4yi5ybPdNK8Qk7QZQeOMnmt221/CkBhyeB6V5RoPiFXVHMgOSBx3+o/Kuis9dJj&#10;wZ846YGK5niLs8iphTtW1wkk+YeenSgaxIedxx6A1ydtqjSEEODg4+taFnctJn72ffnNNVnIwVFR&#10;3Oigu3cAs/Yck1p2UryHcTnHQH+VYmnBmA3H5R1HrW3ZpJgAfjgdK2hdkSStoatochSp47nGK0rc&#10;EYXLLzkAjrWbZQlVBJ569P1rShDHpx83Ix+tdkY3OR6FtXQsBnPr0H4VL9pDDjt06cVVjk5y4x7U&#10;03CAgg8HnPTNbwp3epi5SGao42EjHHQVxfieEkHJ/HHSur1Odym3eST12muX1zEitu4OeBmlOjda&#10;npYCt7KaueXeNLN2R0KFhg5ryjxRbyWzs6LxySa9v8S2BmD4xnPA79fSvOPE+hs7MpjzgdSfpXm1&#10;6LS0P1rhzNvZ2uzzI67dWbnbIwJAxkUf8J/qlsR+9OfZuCO9X9a8PSRk4Q8nrj+tYd1oDF9hjbju&#10;f8/WvMqOtHS5+vZbmuGqpKRrW/xW1BXCu5GPU81PJ8Qbu5UKZyRn5c8GucfQZFB2pn6j1pg02WP5&#10;geAfT2rhnVxPc+3wVXAztymlqesveMxIzkcnOfrXP3ryE5OMEcnFXJ4JI1KyKTjg8Z9qzb105JJO&#10;08jpXn1PaTleR7bqU+T3TI1Q/McYIIrmdYYAg4J5ziui1NxtJx0Jz7VzmrFQSrZ9R7VtRjI+XzSS&#10;aOevZ3XIU4we1VG1N0Ay3SrF/BNMeFPJ6j1qCHQbyfBSIkN7Zr1qSlpY/NsxlT5nc0fDuvzxXCBn&#10;xz617n8M/FVz5KHdjoPSvHvDPgq5knUmE9ugr2DwB4WurYIyxH8uMete5g3KG58DnEqU42PXPD2r&#10;SXKpx34we9d34fTzAjD1FcL4P0iVURZCSCO5x2r0Xw/YlNgA3EDkmvXVbmVj88x0U3ozo7CFXhwe&#10;/erSaRvYOEPJ/rU2k2IJRfKJGM5rodP0kylT14zjuKzqPmVjwZTcWZuneHoycmInOOh5FdTpmiRq&#10;A3UYxjtVzRtECkb1H0NdBp+j4ThRx2rnjR5jkqVdTKtdJ2oDtON2M1ci0j5+D0Pp+lbsemKB93jH&#10;IINWYNNRR5oQADnit1RijjnW6ow49K2H7jH39Ku2+nEcKeO4Naa2RA3qoIJx7U8Q7FDEbeOSeKvk&#10;RjKo5FaCwG7DKBxx2q1HZHyyp2/jxik82MHeOfw6U5LgqeG6noTTUUjOUm1YlW3VTkRYY98U5IVX&#10;g/ePr/Ok+0x4yzYz0IPAqGfUVJ4fI5AqktCFK5ZZ4Ix87dOevT9Kiur6NAFQYx/Ksy61E7xgk8Y6&#10;96zLzV1K/LIST0GelFrC1ubF1qYAAD49Sc1Xk1nawAcdOPXHpXM3GtvGS0sxwBxntVV/EcLsAs2S&#10;fofSmrj1Ozg1uJ/lLdTjJI4qeS/VxuEpx9cVwy66cjawGeM+taGn6w7EHexBOCOmKdgcW1oXddmj&#10;dCdoIxgDb1rjta01J8nGB6f/AF6627Czw7lz8wJHPX8KyZdPckrgjrwepqbLcUbxZw174Vkkchh3&#10;55x/nrVOPwi9uxIjPJyM+tejjS1OAFHPJzUi6FA5ARAwHJJGKxlDU6IyaVzgdP0OWJ+IyO5GRWvb&#10;6X5gJMWM8qcV1lv4bjkwDFtOMDjNWYvCyA7torF029wVXqzlIdFULjy+mKvWmgt2QnjjP/1q6RfD&#10;kkIBKgjtj69KsRaU0IBChenUdKPZu4nVuUNO0wj7w6Y57Vu2dqEUY49R26023gWJgX/u+nep0mhQ&#10;7Ac/56UcklsRe+5cgEUYA3EH6VL9uiT5WkOc9jWPc6si8l8n0qhc62AhZZSD37496mSshx1Z0c2r&#10;xxseo45OOlVZtaXBO7PXODXL3HiIEly4BxxnFUbjxIQS3mcfyFZN2NkkzprzW/mwspJA7tWRqGst&#10;yCwGDkkc1z934nONxc4Pc9c1l3niRclN4BPIrGUtS+S7NnUtfYIf3gzj161y+r+IDk5l69gelVNT&#10;14zA4HfI471hX93JIcBsk9ef8+tZe0aNIxRdu9dkdcpggnnJ6nNUZryaZ95JOetVo45D8qtn1JOc&#10;1Zhtlk+cjHHQ0lVci/ZxuNiBkba5z7dKu21o8oBJAGPzqWzsWZwxUdO9a9jp2E2FQR7Zq3U0M5Rs&#10;9EU7bTAV+ZOCByRV+00+ONs7enJwOtXEs4woxwB0HXBqylukSZK8EdSetJVbakcml0Ms7ZBwmQAe&#10;DitCFI0wzDPrms99RtIehA46A9TWbf8Aiy2hQsXwAOSD0oVbUlwTVrnTi9gijJ3rgDoaytV8RQxq&#10;2J1Xrk+lcXrXxDjtkb970GMk5rifE3xTijiJ+0MOCeCKOZyI5Wdzr/jaKNSBKM+mc1594n+JccRd&#10;WuRkA555+n9a868X/FyNMxm4I/4GPSvKPGnxjXc5W+PH3hn+tEacpAnY9N8YfFqCF2ZLg9PpXlfj&#10;H4xGMN/puB/vYzXlfjP4vBmdFuW56jPXn1rzDxL8UbqaVlWTvhjuz+tdNPCXZMqqvqereK/jFl2A&#10;u2HHTd/KvMvEXxanlkfyro4zjHqPSuD1jxXPeSZaZsE+tY1zqrHgk8+9ejSw6jsYTrO+h02rePtQ&#10;uMh7jt0zWLeeJrq4bMkm41jvdeZznn0qFp1zk8YrrjTjExlOTL8+pTMNzvjPvVdr4t1aqclyDwBU&#10;TStu+VsZrWKM5NlwzMz/AHu/rzSidNvDnPrVHzmHJPJp6Slvlxj1rVKwrMtvOexyOuKhdyTwevXF&#10;CAkAZ609LdmOcYpgiAqWO3JpVhyvH4cVaSzdjjIqzb6eG7YpWQ9EUorIM2COfpVuLTc4wP0rRgsF&#10;GCFHXrVuHTixOEJ45wOlWoNk3sZsNgBgFKtx6cqjhf0rQi0xs5C46dqtxaVuIIHvyf8A61V7Ni5j&#10;OgsdwyFyMZq3BYE/LtweK0IbDJwEwB7YqylmIx8owD03VfLZi5kylBD5a/Kv4VKFCdCMD0q6lrkH&#10;Kc+3FNaAYzgZB5NVbqS73KUp24IJGPWoncgbR6evP6ValtyF3Bsj+RqvLESCARgHIqHew73Ixsxx&#10;KR7c0U7GOMn/AL6oqOaQuWB92y34K7jwM9Tz/nrVa4vtwEbEk45/Siivy6q7WP1KKVzI1C7QscE9&#10;PyNYV9cImWUnI6n8qKKzktDtgkkmZdxdxxyYEhzwSfyNQLeHPDbc8kj1z1oorNo2stGXracyFWyQ&#10;TxkD/Pata1KqQrHnHcdaKKxqaE8qciVoBsyCOefu9O9VZ4iBvQg5HGKKKUrWOiCtJFOZDsDFQfTJ&#10;6iowOcDLAnOD60UVzt6HrUFqTxtlcYA5PFWIrrZtUNnjjI60UVgevhkpK7JY5mOVbPJ4Oat2t+XO&#10;3cPlIGfSiis5bHTUpwlDU1bO6LSeU7kseQvNakJEikrkjuCeRRRWPPLueFiaNO17CScR5KZGOmea&#10;qTJDIT8xzxkkdfaiitqcm1qeTVpxiyhcQDJYjhT8zelZt3FjJxwvTBoorrptnnyhGzZkXTkIcHse&#10;BWXPMATJknB5FFFdiIhFSepl390TkK/y5wRiud1S4ZZC2enrRRXVTSuaNuMFbqN0vVmSVeCOcZHc&#10;16Z8OtfkDIBk8g4+lFFe/g1aFzhx6Wx9F/CjXncRAknIyAPT/wDVivob4ea2zQJhmwR0/wA/Wiiv&#10;dpq6R8Nj4pTR6npNyZIAzHtwDWhFIGbGOo4ooq9kcS1LMACZwcY4NSg/NlPTkmiirjqElZEgkUAl&#10;iT3/AFqVLjONiZ+vUUUUuZjt7tyRZhLHuJP51Ms5LBVOSB3ooq47kv4SQSOyhmAGR60b8YcjjPbj&#10;miiph7wrsaXG3cD7VFK5YAZJ6GiiploUncpzSlflZcgng561BJMuOSTyQFFFFSzVKzIi7swycYIq&#10;zbHdhyNpB6dRRRRDVDepo2wG0DHbIBJrVtIwzAAcntmiiumCRhI0raNMKSoGatRWzYwDkHtRRWz0&#10;RC2HABV2nGc8c1SvLhFDhhyPWiioqO0TSmlzo5jxFfxBSo649OlcB4nviwPA4z2oorx8U2kfovDc&#10;U6kTzXxXdKwcqeo6968u8VwxzytHgdfpRRXhz96ep/SHCHwJ/wBdCr4Z8Jx3V0odR6j5j05r2PwL&#10;8NoJRH+7XAxgHFFFfSZVQpX2Pc4jxuJpU/dfQ9W8O/CC1kjVyiAEfnW9L8GbQxFiF5Hc0UV9ZTo0&#10;1DY/HcZm2P8Ab25zjPGnwZiEDSCNSMdjj+teAfFD4dHTjJIuzjOAp7UUV52Y4WjKk7o/QOEMzxla&#10;rGM5XTPJdQklt5nSQcpxxWe13uzI/Xr04oor8yq+7VaXc/WMRFOjcztQuhsYkA5yV61gatIxbDgD&#10;pge1FFaUnaR+f5zFKJi3MIC7s8g8ZP60yFURtqLu+p6c/wD66KK9aitT8Zzvdsq6io3HDYOMk/hW&#10;cI8yLk45yAe9FFbybsfN06krGxpkgUAKxwTgfnj/AD9K6fSbpoHUScEDr60UV5+I0Brm3Oz8Pag7&#10;FGVt2V44+nrXX6ZPI0e0nBxjAPT/ADmiivNPMcVPc27ASMQSc84Irf0e3J2jHRuxooropK7RxVtG&#10;kjptKtI/LRgOAK3rK1wMYJwcE5596KK9Kik5HBW01NK3gb5VPTsKsRxgHCrgY9eaKK7Ke6ONu46V&#10;yvGO3AFUp5nByvYUUV2Q+EymloVL+SRVz0x0x61i6rEJjtIHXnr9aKKo3hpJHP6rp4YMGPBNcnrf&#10;h9HViMZYnORRRXJUgrn0+W1qiaszl9W8JRkEPjANc/eeEowdwQc85z0oorza0I81j9Ey7F4iO0jP&#10;k8MIhBJHIPf9f1qE+G1JA2Dnjr360UV59SEUz9Ey7F4iME1IoX3hRHT5FXHc1gaj4UXDYbB64zRR&#10;XPKlB9D6yljsTyfEc9qPg+aTkPyx55FZU3gVpW2YB44O79f50UVVOlDseZmWLrOm7sS2+G8btudh&#10;it/RvhVBu2qE9c+9FFelThFLY/Ls2xVZt6na+FvhjApDiNScDv6da9A8N/D1V2tFhdxBLZoorvpp&#10;WR8Hj8TWu9TutD8JRRhSoGAOO2K7DQvDG1lO1eeSc80UV2xSSPl8XUm5WudfpGgxwhSx4xg8Cuj0&#10;vR0RgC3H8IPvRRTsmzxpSk0zodP07CqVAIPGK1rO0RMqwA9RiiirSSR5tSctzQFqMAN3HBJ609Yo&#10;wmSAeeeKKK0SVkZ9LiGDOQxAI5GO1U5g+4puzjn9KKKOouZqVivJKVbdgnBxjNVLq/KElTwoyB70&#10;UUDSUk2yrL4gkDbS+MDnIqN9aBHzZwR3HFFFKWhmtHYoXmphtzuST6kcVz+qeIJImIiJ9Bn1oopP&#10;c0eiRj3etzzoMnHcYqmt7M7HD8YBB/GiikaxSTNPTb3zGHmZwCK6HTTtAdj34GKKKd2U0nI2oYyR&#10;gtxkA1Mmno5CgDkdQcf560UU47nNJaskXTMnB7d81NBZBWCEfhn0ooqHsLmdi7DZKrhivOOCD0FX&#10;IbPbGOmAfxooo6ha7HSW8GMkYxyeKhuI0AKjgjJxiiihRSY0rsrzMDkA9OnvVSbfjCnkH1oorNaJ&#10;W6lJtIzbyUkZUfLzjBrGv7hiuFPOcGiipqO00jWK98xb3UpIxljwO57Csi81p8l92AB0oorlno7G&#10;yS5zNvNWlc5z1FZ82pSSHdngnt/hRRXJJ+8b/DKyK0l4/Xdgk5FADSYkwMetFFc9VWi2hQbe5bt7&#10;dWxlsEDj2rRs7NGwwHX7pz70UVlBtu5Sdlc1bOwHBK8etaEUCxHa+M9RxRRRKpK7Qk23qRXV8sGU&#10;U4yuScdKydQ8SiEmJCSwPAx0ooqI6SBu+hyuu+OkgJK7iR14NcP4k+I8yKxD45wSAaKK2huZtJpn&#10;nvij4q3ESOEkcjBBHPOeP615f4t+L8wDgyMR34PH+eKKK7KKTuZy6Hl/i/4tXEgZEkc8cjmvL/FX&#10;xMuriZgrNubrnPFFFenRpwauc9VtbHC6z4ou7l9zSsfxrDudQkkJJ79qKK7oRijkk29ynJcZ5NQt&#10;McFjzRRWuxD3IWmJ6Co5ZGPfmiihbg9hhlJG3HOaYMucE9elFFapakEioSRk57c1PFDzu6E9KKKs&#10;tbFyC3LHlfx9KtxWak4YCiimzNFqCxAHKfrV6208k59qKK3jCNrg9i/baZGFzgepIq7FZiPnacHG&#10;MUUU5abGT+FMnS2VFyoz65qRYnGGOBn/APVRRQ9rjbfKTQx5JXHPcnkCrEcfyk+nf0oopxSluJat&#10;IcI8jGMn0pktrzyBljx/h+hooq2lcbVpWK81qRgMoPfBNVpYgBgrwR/n+lFFQ0kmVHSVhghGOEH4&#10;gUUUVlc1sj//2VBLAwQUAAYACAAAACEATeh1reAAAAAJAQAADwAAAGRycy9kb3ducmV2LnhtbEyP&#10;QUvDQBSE74L/YXmCN7tJrMGm2ZRS1FMRbAXpbZt9TUKzb0N2m6T/3ufJHocZZr7JV5NtxYC9bxwp&#10;iGcRCKTSmYYqBd/796dXED5oMrp1hAqu6GFV3N/lOjNupC8cdqESXEI+0wrqELpMSl/WaLWfuQ6J&#10;vZPrrQ4s+0qaXo9cbluZRFEqrW6IF2rd4abG8ry7WAUfox7Xz/HbsD2fNtfD/uXzZxujUo8P03oJ&#10;IuAU/sPwh8/oUDDT0V3IeNEq4CNBQZIs5iDYXkRJCuLIuThN5yCLXN4+KH4BAAD//wMAUEsDBBQA&#10;BgAIAAAAIQARIbAdxQAAAKYBAAAZAAAAZHJzL19yZWxzL2Uyb0RvYy54bWwucmVsc7yQuwoCMRBF&#10;e8F/CNO72d1CRMzaiGAr+gFDMpuNbh4kUfTvDdooCHaWM8M99zCr9c2O7EoxGe8ENFUNjJz0yjgt&#10;4HjYzhbAUkancPSOBNwpwbqbTlZ7GjGXUBpMSKxQXBIw5ByWnCc5kMVU+UCuXHofLeYyRs0DyjNq&#10;4m1dz3l8Z0D3wWQ7JSDuVAvscA+l+Tfb972RtPHyYsnlLxXc2NJdgBg1ZQGWlMHXsq1OgTTw7xLN&#10;fySaIvF04B/f7R4AAAD//wMAUEsBAi0AFAAGAAgAAAAhAHaz8cERAQAASAIAABMAAAAAAAAAAAAA&#10;AAAAAAAAAFtDb250ZW50X1R5cGVzXS54bWxQSwECLQAUAAYACAAAACEAOP0h/9YAAACUAQAACwAA&#10;AAAAAAAAAAAAAABCAQAAX3JlbHMvLnJlbHNQSwECLQAUAAYACAAAACEADUHkh8QCAAAgCAAADgAA&#10;AAAAAAAAAAAAAABBAgAAZHJzL2Uyb0RvYy54bWxQSwECLQAKAAAAAAAAACEAwuQEj1nqAABZ6gAA&#10;FAAAAAAAAAAAAAAAAAAxBQAAZHJzL21lZGlhL2ltYWdlMS5qcGdQSwECLQAKAAAAAAAAACEAcUa5&#10;4DdnBAA3ZwQAFQAAAAAAAAAAAAAAAAC87wAAZHJzL21lZGlhL2ltYWdlMi5qcGVnUEsBAi0AFAAG&#10;AAgAAAAhAE3oda3gAAAACQEAAA8AAAAAAAAAAAAAAAAAJlcFAGRycy9kb3ducmV2LnhtbFBLAQIt&#10;ABQABgAIAAAAIQARIbAdxQAAAKYBAAAZAAAAAAAAAAAAAAAAADNYBQBkcnMvX3JlbHMvZTJvRG9j&#10;LnhtbC5yZWxzUEsFBgAAAAAHAAcAvwEAAC9Z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A game board with dice and game pieces&#10;&#10;Description automatically generated" style="position:absolute;top:21259;width:57315;height:38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yyQAAAOIAAAAPAAAAZHJzL2Rvd25yZXYueG1sRI9Ba8JA&#10;FITvQv/D8gq96aYqSYmuUgTB3qrG4vGZfU1Cs29jdtXk33cFweMwM98w82VnanGl1lWWFbyPIhDE&#10;udUVFwqy/Xr4AcJ5ZI21ZVLQk4Pl4mUwx1TbG2/puvOFCBB2KSoovW9SKV1ekkE3sg1x8H5ta9AH&#10;2RZSt3gLcFPLcRTF0mDFYaHEhlYl5X+7i1FQnZoveTh/9y6jbX689MfoZzNV6u21+5yB8NT5Z/jR&#10;3mgFkySJx3GSTOF+KdwBufgHAAD//wMAUEsBAi0AFAAGAAgAAAAhANvh9svuAAAAhQEAABMAAAAA&#10;AAAAAAAAAAAAAAAAAFtDb250ZW50X1R5cGVzXS54bWxQSwECLQAUAAYACAAAACEAWvQsW78AAAAV&#10;AQAACwAAAAAAAAAAAAAAAAAfAQAAX3JlbHMvLnJlbHNQSwECLQAUAAYACAAAACEAM4XP8skAAADi&#10;AAAADwAAAAAAAAAAAAAAAAAHAgAAZHJzL2Rvd25yZXYueG1sUEsFBgAAAAADAAMAtwAAAP0CAAAA&#10;AA==&#10;">
                  <v:imagedata r:id="rId11" o:title="A game board with dice and game pieces&#10;&#10;Description automatically generated"/>
                </v:shape>
                <v:shape id="Picture 2" o:spid="_x0000_s1028" type="#_x0000_t75" alt="A board game with colorful figurines on it&#10;&#10;Description automatically generated" style="position:absolute;width:57315;height:38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zOygAAAOMAAAAPAAAAZHJzL2Rvd25yZXYueG1sRE9fa8Iw&#10;EH8f7DuEG/gimk6l1mqUKWwMhMHUDXw7mrOtNpfSZLZ+ezMY7PF+/2+x6kwlrtS40rKC52EEgjiz&#10;uuRcwWH/OkhAOI+ssbJMCm7kYLV8fFhgqm3Ln3Td+VyEEHYpKii8r1MpXVaQQTe0NXHgTrYx6MPZ&#10;5FI32IZwU8lRFMXSYMmhocCaNgVll92PUfCWnL6i9bEv23Z87m/38fj748ZK9Z66lzkIT53/F/+5&#10;33WYP5vMRpPpNInh96cAgFzeAQAA//8DAFBLAQItABQABgAIAAAAIQDb4fbL7gAAAIUBAAATAAAA&#10;AAAAAAAAAAAAAAAAAABbQ29udGVudF9UeXBlc10ueG1sUEsBAi0AFAAGAAgAAAAhAFr0LFu/AAAA&#10;FQEAAAsAAAAAAAAAAAAAAAAAHwEAAF9yZWxzLy5yZWxzUEsBAi0AFAAGAAgAAAAhAGiqDM7KAAAA&#10;4wAAAA8AAAAAAAAAAAAAAAAABwIAAGRycy9kb3ducmV2LnhtbFBLBQYAAAAAAwADALcAAAD+AgAA&#10;AAA=&#10;">
                  <v:imagedata r:id="rId12" o:title="A board game with colorful figurines on it&#10;&#10;Description automatically generated"/>
                </v:shape>
                <w10:wrap type="through"/>
              </v:group>
            </w:pict>
          </mc:Fallback>
        </mc:AlternateContent>
      </w:r>
      <w:r w:rsidR="000C7861">
        <w:rPr>
          <w:noProof/>
        </w:rPr>
        <mc:AlternateContent>
          <mc:Choice Requires="wps">
            <w:drawing>
              <wp:anchor distT="0" distB="0" distL="114300" distR="114300" simplePos="0" relativeHeight="251658240" behindDoc="1" locked="0" layoutInCell="1" allowOverlap="1" wp14:anchorId="3EB972E6" wp14:editId="6B79A7AF">
                <wp:simplePos x="0" y="0"/>
                <wp:positionH relativeFrom="column">
                  <wp:posOffset>-914400</wp:posOffset>
                </wp:positionH>
                <wp:positionV relativeFrom="paragraph">
                  <wp:posOffset>-944880</wp:posOffset>
                </wp:positionV>
                <wp:extent cx="7711440" cy="10759440"/>
                <wp:effectExtent l="0" t="0" r="3810" b="3810"/>
                <wp:wrapNone/>
                <wp:docPr id="1633646014" name="Rectangle 3"/>
                <wp:cNvGraphicFramePr/>
                <a:graphic xmlns:a="http://schemas.openxmlformats.org/drawingml/2006/main">
                  <a:graphicData uri="http://schemas.microsoft.com/office/word/2010/wordprocessingShape">
                    <wps:wsp>
                      <wps:cNvSpPr/>
                      <wps:spPr>
                        <a:xfrm>
                          <a:off x="0" y="0"/>
                          <a:ext cx="7711440" cy="10759440"/>
                        </a:xfrm>
                        <a:prstGeom prst="rect">
                          <a:avLst/>
                        </a:prstGeom>
                        <a:solidFill>
                          <a:schemeClr val="accent3">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9F68E" id="Rectangle 3" o:spid="_x0000_s1026" style="position:absolute;margin-left:-1in;margin-top:-74.4pt;width:607.2pt;height:847.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tCZjQIAAJ8FAAAOAAAAZHJzL2Uyb0RvYy54bWysVN9P2zAQfp+0/8Hy+0jSwQoVKapATJMY&#10;VMDEs3FsEsn2ebbbtPvrd7bTtAO0h2kviX0/vrv7fHfnFxutyFo434GpaXVUUiIMh6YzLzX98Xj9&#10;6ZQSH5hpmAIjaroVnl7MP3447+1MTKAF1QhHEMT4WW9r2oZgZ0XheSs080dghUGlBKdZwKt7KRrH&#10;ekTXqpiU5ZeiB9dYB1x4j9KrrKTzhC+l4OFOSi8CUTXF3EL6uvR9jt9ifs5mL47ZtuNDGuwfstCs&#10;Mxh0hLpigZGV695A6Y478CDDEQddgJQdF6kGrKYqX1Xz0DIrUi1IjrcjTf7/wfLb9YNdOqSht37m&#10;8Rir2Ein4x/zI5tE1nYkS2wC4SicTqvq+Bg55airyunJWbwhULH3t86HrwI0iYeaOnyOxBJb3/iQ&#10;TXcmMZwH1TXXnVLpEltAXCpH1gwfj3EuTPic3NVKf4cmy7EJyuEZUYyPncWnOzFmk5opIqXc/gii&#10;TAxlIAbN+URJsecincJWiWinzL2QpGuw+klKZEQ+zLHKqpY1IourkyHFN7kkwIgsMf6IPQC8V381&#10;EDzYR1eRunx0Lv+WWC5x9EiRwYTRWXcG3HsAKoyRs/2OpExNZOkZmu3SEQd5xrzl1x2++g3zYckc&#10;DhW2Ci6KcIcfqaCvKQwnSlpwv96TR3vsddRS0uOQ1tT/XDEnKFHfDE7BWe7AkC7HJ9MJxnCHmudD&#10;jVnpS8BWqnAlWZ6O0T6o3VE60E+4TxYxKqqY4Ri7pjy43eUy5OWBG4mLxSKZ4SRbFm7Mg+URPLIa&#10;u/px88ScHVo/4Njcwm6g2ezVBGTb6GlgsQoguzQee14HvnELpCYeNlZcM4f3ZLXfq/PfAAAA//8D&#10;AFBLAwQUAAYACAAAACEAkXIuGuQAAAAPAQAADwAAAGRycy9kb3ducmV2LnhtbEyPzW7CMBCE75X6&#10;DtZW6g1sKkNQGgdRJG6oUqGVws3ESxLhnyg2IenT1/TS3ma0o9n5stVgNOmx842zAmZTBgRt6VRj&#10;KwGfh+1kCcQHaZXUzqKAET2s8seHTKbK3ewH9vtQkVhifSoF1CG0KaW+rNFIP3Ut2ng7u87IEG1X&#10;UdXJWyw3mr4wtqBGNjZ+qGWLmxrLy/5qBGyS9VgkfFd89eVxV7y9b8fjtxbi+WlYvwIJOIS/MNzn&#10;x+mQx00nd7XKEy1gMuM8woRftYwU9wxLGAdyimrO5wugeUb/c+Q/AAAA//8DAFBLAQItABQABgAI&#10;AAAAIQC2gziS/gAAAOEBAAATAAAAAAAAAAAAAAAAAAAAAABbQ29udGVudF9UeXBlc10ueG1sUEsB&#10;Ai0AFAAGAAgAAAAhADj9If/WAAAAlAEAAAsAAAAAAAAAAAAAAAAALwEAAF9yZWxzLy5yZWxzUEsB&#10;Ai0AFAAGAAgAAAAhAMMq0JmNAgAAnwUAAA4AAAAAAAAAAAAAAAAALgIAAGRycy9lMm9Eb2MueG1s&#10;UEsBAi0AFAAGAAgAAAAhAJFyLhrkAAAADwEAAA8AAAAAAAAAAAAAAAAA5wQAAGRycy9kb3ducmV2&#10;LnhtbFBLBQYAAAAABAAEAPMAAAD4BQAAAAA=&#10;" fillcolor="#ededed [662]" stroked="f" strokeweight="1pt"/>
            </w:pict>
          </mc:Fallback>
        </mc:AlternateContent>
      </w:r>
      <w:r>
        <w:rPr>
          <w:sz w:val="56"/>
          <w:szCs w:val="56"/>
        </w:rPr>
        <w:t>Tugas Besar</w:t>
      </w:r>
    </w:p>
    <w:p w14:paraId="7CC15010" w14:textId="77777777" w:rsidR="002164AD" w:rsidRPr="007724EE" w:rsidRDefault="007724EE" w:rsidP="00C5176C">
      <w:pPr>
        <w:pStyle w:val="NoSpacing"/>
        <w:rPr>
          <w:sz w:val="52"/>
          <w:szCs w:val="52"/>
        </w:rPr>
      </w:pPr>
      <w:r w:rsidRPr="007724EE">
        <w:rPr>
          <w:sz w:val="52"/>
          <w:szCs w:val="52"/>
        </w:rPr>
        <w:t xml:space="preserve">Matematika Diskrit </w:t>
      </w:r>
      <w:r w:rsidR="001810E4">
        <w:rPr>
          <w:sz w:val="52"/>
          <w:szCs w:val="52"/>
        </w:rPr>
        <w:t>FOL</w:t>
      </w:r>
    </w:p>
    <w:p w14:paraId="1F297E1C" w14:textId="6BBB0671" w:rsidR="002164AD" w:rsidRDefault="00C47F92" w:rsidP="00C86811">
      <w:r>
        <w:rPr>
          <w:lang w:val="en-US"/>
        </w:rPr>
        <w:t>Kompilasi FOL dan PySwip</w:t>
      </w:r>
    </w:p>
    <w:p w14:paraId="15D7BB3C" w14:textId="77777777" w:rsidR="002164AD" w:rsidRDefault="002164AD" w:rsidP="00C86811"/>
    <w:p w14:paraId="1036B614" w14:textId="77777777" w:rsidR="002164AD" w:rsidRDefault="002164AD" w:rsidP="00C86811"/>
    <w:p w14:paraId="1DF3E978" w14:textId="77777777" w:rsidR="002164AD" w:rsidRDefault="002164AD" w:rsidP="00C86811"/>
    <w:p w14:paraId="31507005" w14:textId="77777777" w:rsidR="002164AD" w:rsidRDefault="002164AD" w:rsidP="00C86811"/>
    <w:p w14:paraId="75E637F8" w14:textId="77777777" w:rsidR="002164AD" w:rsidRDefault="002164AD" w:rsidP="00C86811"/>
    <w:p w14:paraId="1BFE223A" w14:textId="77777777" w:rsidR="002164AD" w:rsidRDefault="002164AD" w:rsidP="00C86811"/>
    <w:p w14:paraId="7F73CBBB" w14:textId="77777777" w:rsidR="0005268A" w:rsidRDefault="0005268A" w:rsidP="00C86811"/>
    <w:p w14:paraId="185BBBC6" w14:textId="77777777" w:rsidR="0005268A" w:rsidRDefault="0005268A" w:rsidP="00C86811"/>
    <w:p w14:paraId="7A3DF832" w14:textId="0E85B52D" w:rsidR="00C47F92" w:rsidRPr="00B57C9E" w:rsidRDefault="0005268A" w:rsidP="00B57C9E">
      <w:pPr>
        <w:jc w:val="center"/>
        <w:rPr>
          <w:sz w:val="40"/>
          <w:szCs w:val="52"/>
        </w:rPr>
      </w:pPr>
      <w:r w:rsidRPr="00B57C9E">
        <w:rPr>
          <w:sz w:val="40"/>
          <w:szCs w:val="52"/>
        </w:rPr>
        <w:t>0</w:t>
      </w:r>
      <w:r w:rsidR="00C47F92" w:rsidRPr="00B57C9E">
        <w:rPr>
          <w:sz w:val="40"/>
          <w:szCs w:val="52"/>
        </w:rPr>
        <w:t>32</w:t>
      </w:r>
      <w:r w:rsidRPr="00B57C9E">
        <w:rPr>
          <w:sz w:val="40"/>
          <w:szCs w:val="52"/>
        </w:rPr>
        <w:t xml:space="preserve"> –</w:t>
      </w:r>
      <w:r w:rsidR="00C47F92" w:rsidRPr="00B57C9E">
        <w:rPr>
          <w:sz w:val="40"/>
          <w:szCs w:val="52"/>
        </w:rPr>
        <w:t xml:space="preserve"> 061</w:t>
      </w:r>
    </w:p>
    <w:p w14:paraId="123F51B5" w14:textId="3A843ED0" w:rsidR="0005268A" w:rsidRPr="00B57C9E" w:rsidRDefault="00C47F92" w:rsidP="00B57C9E">
      <w:pPr>
        <w:jc w:val="center"/>
        <w:rPr>
          <w:sz w:val="40"/>
          <w:szCs w:val="52"/>
        </w:rPr>
      </w:pPr>
      <w:r w:rsidRPr="00B57C9E">
        <w:rPr>
          <w:sz w:val="40"/>
          <w:szCs w:val="52"/>
        </w:rPr>
        <w:t>Reida</w:t>
      </w:r>
      <w:r w:rsidR="0005268A" w:rsidRPr="00B57C9E">
        <w:rPr>
          <w:sz w:val="40"/>
          <w:szCs w:val="52"/>
        </w:rPr>
        <w:t xml:space="preserve"> – </w:t>
      </w:r>
      <w:r w:rsidRPr="00B57C9E">
        <w:rPr>
          <w:sz w:val="40"/>
          <w:szCs w:val="52"/>
        </w:rPr>
        <w:t>Shofiana</w:t>
      </w:r>
    </w:p>
    <w:p w14:paraId="222E37C4" w14:textId="77777777" w:rsidR="00E4590D" w:rsidRDefault="00E4590D" w:rsidP="00C86811">
      <w:pPr>
        <w:sectPr w:rsidR="00E4590D" w:rsidSect="009A32F6">
          <w:footerReference w:type="default" r:id="rId13"/>
          <w:pgSz w:w="11906" w:h="16838" w:code="9"/>
          <w:pgMar w:top="1440" w:right="1440" w:bottom="1440" w:left="1440" w:header="708" w:footer="708" w:gutter="0"/>
          <w:cols w:space="708"/>
          <w:docGrid w:linePitch="360"/>
        </w:sectPr>
      </w:pPr>
    </w:p>
    <w:sdt>
      <w:sdtPr>
        <w:rPr>
          <w:rFonts w:asciiTheme="minorHAnsi" w:eastAsiaTheme="minorHAnsi" w:hAnsiTheme="minorHAnsi" w:cstheme="minorBidi"/>
          <w:noProof/>
          <w:color w:val="auto"/>
          <w:kern w:val="2"/>
          <w:sz w:val="22"/>
          <w:szCs w:val="22"/>
          <w:lang w:val="en-ID"/>
          <w14:ligatures w14:val="standardContextual"/>
        </w:rPr>
        <w:id w:val="-767165549"/>
        <w:docPartObj>
          <w:docPartGallery w:val="Table of Contents"/>
          <w:docPartUnique/>
        </w:docPartObj>
      </w:sdtPr>
      <w:sdtEndPr>
        <w:rPr>
          <w:sz w:val="24"/>
        </w:rPr>
      </w:sdtEndPr>
      <w:sdtContent>
        <w:p w14:paraId="621E17B8" w14:textId="0DF7B863" w:rsidR="00FD28DE" w:rsidRDefault="00B76A6F" w:rsidP="00AF761E">
          <w:pPr>
            <w:pStyle w:val="TOCHeading"/>
          </w:pPr>
          <w:r>
            <w:t>DAFTAR ISI</w:t>
          </w:r>
        </w:p>
        <w:p w14:paraId="5E40AA4F" w14:textId="3BAC3FA7" w:rsidR="00F63D15" w:rsidRDefault="00FD28DE">
          <w:pPr>
            <w:pStyle w:val="TOC1"/>
            <w:tabs>
              <w:tab w:val="right" w:leader="dot" w:pos="9016"/>
            </w:tabs>
            <w:rPr>
              <w:rFonts w:eastAsiaTheme="minorEastAsia"/>
              <w:szCs w:val="24"/>
              <w:lang w:val="id-ID" w:eastAsia="ja-JP"/>
            </w:rPr>
          </w:pPr>
          <w:r>
            <w:fldChar w:fldCharType="begin"/>
          </w:r>
          <w:r>
            <w:instrText xml:space="preserve"> TOC \o "1-3" \h \z \u </w:instrText>
          </w:r>
          <w:r>
            <w:fldChar w:fldCharType="separate"/>
          </w:r>
          <w:hyperlink w:anchor="_Toc217076996" w:history="1">
            <w:r w:rsidR="00F63D15" w:rsidRPr="00FB2205">
              <w:rPr>
                <w:rStyle w:val="Hyperlink"/>
              </w:rPr>
              <w:t>BAB I PENDAHULUAN</w:t>
            </w:r>
            <w:r w:rsidR="00F63D15">
              <w:rPr>
                <w:webHidden/>
              </w:rPr>
              <w:tab/>
            </w:r>
            <w:r w:rsidR="00F63D15">
              <w:rPr>
                <w:webHidden/>
              </w:rPr>
              <w:fldChar w:fldCharType="begin"/>
            </w:r>
            <w:r w:rsidR="00F63D15">
              <w:rPr>
                <w:webHidden/>
              </w:rPr>
              <w:instrText xml:space="preserve"> PAGEREF _Toc217076996 \h </w:instrText>
            </w:r>
            <w:r w:rsidR="00F63D15">
              <w:rPr>
                <w:webHidden/>
              </w:rPr>
            </w:r>
            <w:r w:rsidR="00F63D15">
              <w:rPr>
                <w:webHidden/>
              </w:rPr>
              <w:fldChar w:fldCharType="separate"/>
            </w:r>
            <w:r w:rsidR="00F63D15">
              <w:rPr>
                <w:webHidden/>
              </w:rPr>
              <w:t>3</w:t>
            </w:r>
            <w:r w:rsidR="00F63D15">
              <w:rPr>
                <w:webHidden/>
              </w:rPr>
              <w:fldChar w:fldCharType="end"/>
            </w:r>
          </w:hyperlink>
        </w:p>
        <w:p w14:paraId="71D281E5" w14:textId="1A53C163" w:rsidR="00F63D15" w:rsidRDefault="00F63D15">
          <w:pPr>
            <w:pStyle w:val="TOC2"/>
            <w:tabs>
              <w:tab w:val="left" w:pos="720"/>
              <w:tab w:val="right" w:leader="dot" w:pos="9016"/>
            </w:tabs>
            <w:rPr>
              <w:rFonts w:eastAsiaTheme="minorEastAsia"/>
              <w:szCs w:val="24"/>
              <w:lang w:val="id-ID" w:eastAsia="ja-JP"/>
            </w:rPr>
          </w:pPr>
          <w:hyperlink w:anchor="_Toc217076997" w:history="1">
            <w:r w:rsidRPr="00FB2205">
              <w:rPr>
                <w:rStyle w:val="Hyperlink"/>
              </w:rPr>
              <w:t>I.1</w:t>
            </w:r>
            <w:r>
              <w:rPr>
                <w:rFonts w:eastAsiaTheme="minorEastAsia"/>
                <w:szCs w:val="24"/>
                <w:lang w:val="id-ID" w:eastAsia="ja-JP"/>
              </w:rPr>
              <w:tab/>
            </w:r>
            <w:r w:rsidRPr="00FB2205">
              <w:rPr>
                <w:rStyle w:val="Hyperlink"/>
              </w:rPr>
              <w:t>Analisis Isu</w:t>
            </w:r>
            <w:r>
              <w:rPr>
                <w:webHidden/>
              </w:rPr>
              <w:tab/>
            </w:r>
            <w:r>
              <w:rPr>
                <w:webHidden/>
              </w:rPr>
              <w:fldChar w:fldCharType="begin"/>
            </w:r>
            <w:r>
              <w:rPr>
                <w:webHidden/>
              </w:rPr>
              <w:instrText xml:space="preserve"> PAGEREF _Toc217076997 \h </w:instrText>
            </w:r>
            <w:r>
              <w:rPr>
                <w:webHidden/>
              </w:rPr>
            </w:r>
            <w:r>
              <w:rPr>
                <w:webHidden/>
              </w:rPr>
              <w:fldChar w:fldCharType="separate"/>
            </w:r>
            <w:r>
              <w:rPr>
                <w:webHidden/>
              </w:rPr>
              <w:t>3</w:t>
            </w:r>
            <w:r>
              <w:rPr>
                <w:webHidden/>
              </w:rPr>
              <w:fldChar w:fldCharType="end"/>
            </w:r>
          </w:hyperlink>
        </w:p>
        <w:p w14:paraId="33CE2F4B" w14:textId="0D772EE9" w:rsidR="00F63D15" w:rsidRDefault="00F63D15">
          <w:pPr>
            <w:pStyle w:val="TOC2"/>
            <w:tabs>
              <w:tab w:val="left" w:pos="720"/>
              <w:tab w:val="right" w:leader="dot" w:pos="9016"/>
            </w:tabs>
            <w:rPr>
              <w:rFonts w:eastAsiaTheme="minorEastAsia"/>
              <w:szCs w:val="24"/>
              <w:lang w:val="id-ID" w:eastAsia="ja-JP"/>
            </w:rPr>
          </w:pPr>
          <w:hyperlink w:anchor="_Toc217076998" w:history="1">
            <w:r w:rsidRPr="00FB2205">
              <w:rPr>
                <w:rStyle w:val="Hyperlink"/>
              </w:rPr>
              <w:t>I.2</w:t>
            </w:r>
            <w:r>
              <w:rPr>
                <w:rFonts w:eastAsiaTheme="minorEastAsia"/>
                <w:szCs w:val="24"/>
                <w:lang w:val="id-ID" w:eastAsia="ja-JP"/>
              </w:rPr>
              <w:tab/>
            </w:r>
            <w:r w:rsidRPr="00FB2205">
              <w:rPr>
                <w:rStyle w:val="Hyperlink"/>
              </w:rPr>
              <w:t>Pernyataan Masalah</w:t>
            </w:r>
            <w:r>
              <w:rPr>
                <w:webHidden/>
              </w:rPr>
              <w:tab/>
            </w:r>
            <w:r>
              <w:rPr>
                <w:webHidden/>
              </w:rPr>
              <w:fldChar w:fldCharType="begin"/>
            </w:r>
            <w:r>
              <w:rPr>
                <w:webHidden/>
              </w:rPr>
              <w:instrText xml:space="preserve"> PAGEREF _Toc217076998 \h </w:instrText>
            </w:r>
            <w:r>
              <w:rPr>
                <w:webHidden/>
              </w:rPr>
            </w:r>
            <w:r>
              <w:rPr>
                <w:webHidden/>
              </w:rPr>
              <w:fldChar w:fldCharType="separate"/>
            </w:r>
            <w:r>
              <w:rPr>
                <w:webHidden/>
              </w:rPr>
              <w:t>4</w:t>
            </w:r>
            <w:r>
              <w:rPr>
                <w:webHidden/>
              </w:rPr>
              <w:fldChar w:fldCharType="end"/>
            </w:r>
          </w:hyperlink>
        </w:p>
        <w:p w14:paraId="07F928E4" w14:textId="7196D5AF" w:rsidR="00F63D15" w:rsidRDefault="00F63D15">
          <w:pPr>
            <w:pStyle w:val="TOC1"/>
            <w:tabs>
              <w:tab w:val="right" w:leader="dot" w:pos="9016"/>
            </w:tabs>
            <w:rPr>
              <w:rFonts w:eastAsiaTheme="minorEastAsia"/>
              <w:szCs w:val="24"/>
              <w:lang w:val="id-ID" w:eastAsia="ja-JP"/>
            </w:rPr>
          </w:pPr>
          <w:hyperlink w:anchor="_Toc217076999" w:history="1">
            <w:r w:rsidRPr="00FB2205">
              <w:rPr>
                <w:rStyle w:val="Hyperlink"/>
              </w:rPr>
              <w:t>BAB II PEMODELAN LOGIKA ORDE PERTAMA</w:t>
            </w:r>
            <w:r>
              <w:rPr>
                <w:webHidden/>
              </w:rPr>
              <w:tab/>
            </w:r>
            <w:r>
              <w:rPr>
                <w:webHidden/>
              </w:rPr>
              <w:fldChar w:fldCharType="begin"/>
            </w:r>
            <w:r>
              <w:rPr>
                <w:webHidden/>
              </w:rPr>
              <w:instrText xml:space="preserve"> PAGEREF _Toc217076999 \h </w:instrText>
            </w:r>
            <w:r>
              <w:rPr>
                <w:webHidden/>
              </w:rPr>
            </w:r>
            <w:r>
              <w:rPr>
                <w:webHidden/>
              </w:rPr>
              <w:fldChar w:fldCharType="separate"/>
            </w:r>
            <w:r>
              <w:rPr>
                <w:webHidden/>
              </w:rPr>
              <w:t>5</w:t>
            </w:r>
            <w:r>
              <w:rPr>
                <w:webHidden/>
              </w:rPr>
              <w:fldChar w:fldCharType="end"/>
            </w:r>
          </w:hyperlink>
        </w:p>
        <w:p w14:paraId="7CA261BB" w14:textId="40D952AD" w:rsidR="00F63D15" w:rsidRDefault="00F63D15">
          <w:pPr>
            <w:pStyle w:val="TOC2"/>
            <w:tabs>
              <w:tab w:val="left" w:pos="960"/>
              <w:tab w:val="right" w:leader="dot" w:pos="9016"/>
            </w:tabs>
            <w:rPr>
              <w:rFonts w:eastAsiaTheme="minorEastAsia"/>
              <w:szCs w:val="24"/>
              <w:lang w:val="id-ID" w:eastAsia="ja-JP"/>
            </w:rPr>
          </w:pPr>
          <w:hyperlink w:anchor="_Toc217077000" w:history="1">
            <w:r w:rsidRPr="00FB2205">
              <w:rPr>
                <w:rStyle w:val="Hyperlink"/>
              </w:rPr>
              <w:t>II.1</w:t>
            </w:r>
            <w:r>
              <w:rPr>
                <w:rFonts w:eastAsiaTheme="minorEastAsia"/>
                <w:szCs w:val="24"/>
                <w:lang w:val="id-ID" w:eastAsia="ja-JP"/>
              </w:rPr>
              <w:tab/>
            </w:r>
            <w:r w:rsidRPr="00FB2205">
              <w:rPr>
                <w:rStyle w:val="Hyperlink"/>
              </w:rPr>
              <w:t>Formulasi FOL</w:t>
            </w:r>
            <w:r>
              <w:rPr>
                <w:webHidden/>
              </w:rPr>
              <w:tab/>
            </w:r>
            <w:r>
              <w:rPr>
                <w:webHidden/>
              </w:rPr>
              <w:fldChar w:fldCharType="begin"/>
            </w:r>
            <w:r>
              <w:rPr>
                <w:webHidden/>
              </w:rPr>
              <w:instrText xml:space="preserve"> PAGEREF _Toc217077000 \h </w:instrText>
            </w:r>
            <w:r>
              <w:rPr>
                <w:webHidden/>
              </w:rPr>
            </w:r>
            <w:r>
              <w:rPr>
                <w:webHidden/>
              </w:rPr>
              <w:fldChar w:fldCharType="separate"/>
            </w:r>
            <w:r>
              <w:rPr>
                <w:webHidden/>
              </w:rPr>
              <w:t>5</w:t>
            </w:r>
            <w:r>
              <w:rPr>
                <w:webHidden/>
              </w:rPr>
              <w:fldChar w:fldCharType="end"/>
            </w:r>
          </w:hyperlink>
        </w:p>
        <w:p w14:paraId="7C8C37E5" w14:textId="45F748A6" w:rsidR="00F63D15" w:rsidRDefault="00F63D15">
          <w:pPr>
            <w:pStyle w:val="TOC3"/>
            <w:tabs>
              <w:tab w:val="left" w:pos="1200"/>
              <w:tab w:val="right" w:leader="dot" w:pos="9016"/>
            </w:tabs>
            <w:rPr>
              <w:rFonts w:eastAsiaTheme="minorEastAsia"/>
              <w:szCs w:val="24"/>
              <w:lang w:val="id-ID" w:eastAsia="ja-JP"/>
            </w:rPr>
          </w:pPr>
          <w:hyperlink w:anchor="_Toc217077001" w:history="1">
            <w:r w:rsidRPr="00FB2205">
              <w:rPr>
                <w:rStyle w:val="Hyperlink"/>
              </w:rPr>
              <w:t>II.1.1</w:t>
            </w:r>
            <w:r>
              <w:rPr>
                <w:rFonts w:eastAsiaTheme="minorEastAsia"/>
                <w:szCs w:val="24"/>
                <w:lang w:val="id-ID" w:eastAsia="ja-JP"/>
              </w:rPr>
              <w:tab/>
            </w:r>
            <w:r w:rsidRPr="00FB2205">
              <w:rPr>
                <w:rStyle w:val="Hyperlink"/>
              </w:rPr>
              <w:t>Predikat</w:t>
            </w:r>
            <w:r>
              <w:rPr>
                <w:webHidden/>
              </w:rPr>
              <w:tab/>
            </w:r>
            <w:r>
              <w:rPr>
                <w:webHidden/>
              </w:rPr>
              <w:fldChar w:fldCharType="begin"/>
            </w:r>
            <w:r>
              <w:rPr>
                <w:webHidden/>
              </w:rPr>
              <w:instrText xml:space="preserve"> PAGEREF _Toc217077001 \h </w:instrText>
            </w:r>
            <w:r>
              <w:rPr>
                <w:webHidden/>
              </w:rPr>
            </w:r>
            <w:r>
              <w:rPr>
                <w:webHidden/>
              </w:rPr>
              <w:fldChar w:fldCharType="separate"/>
            </w:r>
            <w:r>
              <w:rPr>
                <w:webHidden/>
              </w:rPr>
              <w:t>5</w:t>
            </w:r>
            <w:r>
              <w:rPr>
                <w:webHidden/>
              </w:rPr>
              <w:fldChar w:fldCharType="end"/>
            </w:r>
          </w:hyperlink>
        </w:p>
        <w:p w14:paraId="2A493ADD" w14:textId="4A2DE60B" w:rsidR="00F63D15" w:rsidRDefault="00F63D15">
          <w:pPr>
            <w:pStyle w:val="TOC3"/>
            <w:tabs>
              <w:tab w:val="left" w:pos="1200"/>
              <w:tab w:val="right" w:leader="dot" w:pos="9016"/>
            </w:tabs>
            <w:rPr>
              <w:rFonts w:eastAsiaTheme="minorEastAsia"/>
              <w:szCs w:val="24"/>
              <w:lang w:val="id-ID" w:eastAsia="ja-JP"/>
            </w:rPr>
          </w:pPr>
          <w:hyperlink w:anchor="_Toc217077002" w:history="1">
            <w:r w:rsidRPr="00FB2205">
              <w:rPr>
                <w:rStyle w:val="Hyperlink"/>
              </w:rPr>
              <w:t>II.1.2</w:t>
            </w:r>
            <w:r>
              <w:rPr>
                <w:rFonts w:eastAsiaTheme="minorEastAsia"/>
                <w:szCs w:val="24"/>
                <w:lang w:val="id-ID" w:eastAsia="ja-JP"/>
              </w:rPr>
              <w:tab/>
            </w:r>
            <w:r w:rsidRPr="00FB2205">
              <w:rPr>
                <w:rStyle w:val="Hyperlink"/>
              </w:rPr>
              <w:t>Fakta</w:t>
            </w:r>
            <w:r>
              <w:rPr>
                <w:webHidden/>
              </w:rPr>
              <w:tab/>
            </w:r>
            <w:r>
              <w:rPr>
                <w:webHidden/>
              </w:rPr>
              <w:fldChar w:fldCharType="begin"/>
            </w:r>
            <w:r>
              <w:rPr>
                <w:webHidden/>
              </w:rPr>
              <w:instrText xml:space="preserve"> PAGEREF _Toc217077002 \h </w:instrText>
            </w:r>
            <w:r>
              <w:rPr>
                <w:webHidden/>
              </w:rPr>
            </w:r>
            <w:r>
              <w:rPr>
                <w:webHidden/>
              </w:rPr>
              <w:fldChar w:fldCharType="separate"/>
            </w:r>
            <w:r>
              <w:rPr>
                <w:webHidden/>
              </w:rPr>
              <w:t>5</w:t>
            </w:r>
            <w:r>
              <w:rPr>
                <w:webHidden/>
              </w:rPr>
              <w:fldChar w:fldCharType="end"/>
            </w:r>
          </w:hyperlink>
        </w:p>
        <w:p w14:paraId="5663EEB3" w14:textId="5008E916" w:rsidR="00F63D15" w:rsidRDefault="00F63D15">
          <w:pPr>
            <w:pStyle w:val="TOC3"/>
            <w:tabs>
              <w:tab w:val="left" w:pos="1200"/>
              <w:tab w:val="right" w:leader="dot" w:pos="9016"/>
            </w:tabs>
            <w:rPr>
              <w:rFonts w:eastAsiaTheme="minorEastAsia"/>
              <w:szCs w:val="24"/>
              <w:lang w:val="id-ID" w:eastAsia="ja-JP"/>
            </w:rPr>
          </w:pPr>
          <w:hyperlink w:anchor="_Toc217077003" w:history="1">
            <w:r w:rsidRPr="00FB2205">
              <w:rPr>
                <w:rStyle w:val="Hyperlink"/>
              </w:rPr>
              <w:t>II.1.3</w:t>
            </w:r>
            <w:r>
              <w:rPr>
                <w:rFonts w:eastAsiaTheme="minorEastAsia"/>
                <w:szCs w:val="24"/>
                <w:lang w:val="id-ID" w:eastAsia="ja-JP"/>
              </w:rPr>
              <w:tab/>
            </w:r>
            <w:r w:rsidRPr="00FB2205">
              <w:rPr>
                <w:rStyle w:val="Hyperlink"/>
              </w:rPr>
              <w:t>Rules</w:t>
            </w:r>
            <w:r>
              <w:rPr>
                <w:webHidden/>
              </w:rPr>
              <w:tab/>
            </w:r>
            <w:r>
              <w:rPr>
                <w:webHidden/>
              </w:rPr>
              <w:fldChar w:fldCharType="begin"/>
            </w:r>
            <w:r>
              <w:rPr>
                <w:webHidden/>
              </w:rPr>
              <w:instrText xml:space="preserve"> PAGEREF _Toc217077003 \h </w:instrText>
            </w:r>
            <w:r>
              <w:rPr>
                <w:webHidden/>
              </w:rPr>
            </w:r>
            <w:r>
              <w:rPr>
                <w:webHidden/>
              </w:rPr>
              <w:fldChar w:fldCharType="separate"/>
            </w:r>
            <w:r>
              <w:rPr>
                <w:webHidden/>
              </w:rPr>
              <w:t>6</w:t>
            </w:r>
            <w:r>
              <w:rPr>
                <w:webHidden/>
              </w:rPr>
              <w:fldChar w:fldCharType="end"/>
            </w:r>
          </w:hyperlink>
        </w:p>
        <w:p w14:paraId="52C92EA1" w14:textId="1A82FCE9" w:rsidR="00F63D15" w:rsidRDefault="00F63D15">
          <w:pPr>
            <w:pStyle w:val="TOC3"/>
            <w:tabs>
              <w:tab w:val="left" w:pos="1200"/>
              <w:tab w:val="right" w:leader="dot" w:pos="9016"/>
            </w:tabs>
            <w:rPr>
              <w:rFonts w:eastAsiaTheme="minorEastAsia"/>
              <w:szCs w:val="24"/>
              <w:lang w:val="id-ID" w:eastAsia="ja-JP"/>
            </w:rPr>
          </w:pPr>
          <w:hyperlink w:anchor="_Toc217077004" w:history="1">
            <w:r w:rsidRPr="00FB2205">
              <w:rPr>
                <w:rStyle w:val="Hyperlink"/>
              </w:rPr>
              <w:t>II.1.4</w:t>
            </w:r>
            <w:r>
              <w:rPr>
                <w:rFonts w:eastAsiaTheme="minorEastAsia"/>
                <w:szCs w:val="24"/>
                <w:lang w:val="id-ID" w:eastAsia="ja-JP"/>
              </w:rPr>
              <w:tab/>
            </w:r>
            <w:r w:rsidRPr="00FB2205">
              <w:rPr>
                <w:rStyle w:val="Hyperlink"/>
              </w:rPr>
              <w:t>Rantai 3 Langkah</w:t>
            </w:r>
            <w:r>
              <w:rPr>
                <w:webHidden/>
              </w:rPr>
              <w:tab/>
            </w:r>
            <w:r>
              <w:rPr>
                <w:webHidden/>
              </w:rPr>
              <w:fldChar w:fldCharType="begin"/>
            </w:r>
            <w:r>
              <w:rPr>
                <w:webHidden/>
              </w:rPr>
              <w:instrText xml:space="preserve"> PAGEREF _Toc217077004 \h </w:instrText>
            </w:r>
            <w:r>
              <w:rPr>
                <w:webHidden/>
              </w:rPr>
            </w:r>
            <w:r>
              <w:rPr>
                <w:webHidden/>
              </w:rPr>
              <w:fldChar w:fldCharType="separate"/>
            </w:r>
            <w:r>
              <w:rPr>
                <w:webHidden/>
              </w:rPr>
              <w:t>7</w:t>
            </w:r>
            <w:r>
              <w:rPr>
                <w:webHidden/>
              </w:rPr>
              <w:fldChar w:fldCharType="end"/>
            </w:r>
          </w:hyperlink>
        </w:p>
        <w:p w14:paraId="0B0EBC05" w14:textId="19535ACB" w:rsidR="00F63D15" w:rsidRDefault="00F63D15">
          <w:pPr>
            <w:pStyle w:val="TOC2"/>
            <w:tabs>
              <w:tab w:val="left" w:pos="960"/>
              <w:tab w:val="right" w:leader="dot" w:pos="9016"/>
            </w:tabs>
            <w:rPr>
              <w:rFonts w:eastAsiaTheme="minorEastAsia"/>
              <w:szCs w:val="24"/>
              <w:lang w:val="id-ID" w:eastAsia="ja-JP"/>
            </w:rPr>
          </w:pPr>
          <w:hyperlink w:anchor="_Toc217077005" w:history="1">
            <w:r w:rsidRPr="00FB2205">
              <w:rPr>
                <w:rStyle w:val="Hyperlink"/>
              </w:rPr>
              <w:t>II.2</w:t>
            </w:r>
            <w:r>
              <w:rPr>
                <w:rFonts w:eastAsiaTheme="minorEastAsia"/>
                <w:szCs w:val="24"/>
                <w:lang w:val="id-ID" w:eastAsia="ja-JP"/>
              </w:rPr>
              <w:tab/>
            </w:r>
            <w:r w:rsidRPr="00FB2205">
              <w:rPr>
                <w:rStyle w:val="Hyperlink"/>
              </w:rPr>
              <w:t>Struktur Knowledge Base</w:t>
            </w:r>
            <w:r>
              <w:rPr>
                <w:webHidden/>
              </w:rPr>
              <w:tab/>
            </w:r>
            <w:r>
              <w:rPr>
                <w:webHidden/>
              </w:rPr>
              <w:fldChar w:fldCharType="begin"/>
            </w:r>
            <w:r>
              <w:rPr>
                <w:webHidden/>
              </w:rPr>
              <w:instrText xml:space="preserve"> PAGEREF _Toc217077005 \h </w:instrText>
            </w:r>
            <w:r>
              <w:rPr>
                <w:webHidden/>
              </w:rPr>
            </w:r>
            <w:r>
              <w:rPr>
                <w:webHidden/>
              </w:rPr>
              <w:fldChar w:fldCharType="separate"/>
            </w:r>
            <w:r>
              <w:rPr>
                <w:webHidden/>
              </w:rPr>
              <w:t>7</w:t>
            </w:r>
            <w:r>
              <w:rPr>
                <w:webHidden/>
              </w:rPr>
              <w:fldChar w:fldCharType="end"/>
            </w:r>
          </w:hyperlink>
        </w:p>
        <w:p w14:paraId="4F4FC403" w14:textId="76B9A5B6" w:rsidR="00F63D15" w:rsidRDefault="00F63D15">
          <w:pPr>
            <w:pStyle w:val="TOC2"/>
            <w:tabs>
              <w:tab w:val="left" w:pos="960"/>
              <w:tab w:val="right" w:leader="dot" w:pos="9016"/>
            </w:tabs>
            <w:rPr>
              <w:rFonts w:eastAsiaTheme="minorEastAsia"/>
              <w:szCs w:val="24"/>
              <w:lang w:val="id-ID" w:eastAsia="ja-JP"/>
            </w:rPr>
          </w:pPr>
          <w:hyperlink w:anchor="_Toc217077006" w:history="1">
            <w:r w:rsidRPr="00FB2205">
              <w:rPr>
                <w:rStyle w:val="Hyperlink"/>
              </w:rPr>
              <w:t>II.3</w:t>
            </w:r>
            <w:r>
              <w:rPr>
                <w:rFonts w:eastAsiaTheme="minorEastAsia"/>
                <w:szCs w:val="24"/>
                <w:lang w:val="id-ID" w:eastAsia="ja-JP"/>
              </w:rPr>
              <w:tab/>
            </w:r>
            <w:r w:rsidRPr="00FB2205">
              <w:rPr>
                <w:rStyle w:val="Hyperlink"/>
              </w:rPr>
              <w:t>Mekanisme Unifikasi</w:t>
            </w:r>
            <w:r>
              <w:rPr>
                <w:webHidden/>
              </w:rPr>
              <w:tab/>
            </w:r>
            <w:r>
              <w:rPr>
                <w:webHidden/>
              </w:rPr>
              <w:fldChar w:fldCharType="begin"/>
            </w:r>
            <w:r>
              <w:rPr>
                <w:webHidden/>
              </w:rPr>
              <w:instrText xml:space="preserve"> PAGEREF _Toc217077006 \h </w:instrText>
            </w:r>
            <w:r>
              <w:rPr>
                <w:webHidden/>
              </w:rPr>
            </w:r>
            <w:r>
              <w:rPr>
                <w:webHidden/>
              </w:rPr>
              <w:fldChar w:fldCharType="separate"/>
            </w:r>
            <w:r>
              <w:rPr>
                <w:webHidden/>
              </w:rPr>
              <w:t>10</w:t>
            </w:r>
            <w:r>
              <w:rPr>
                <w:webHidden/>
              </w:rPr>
              <w:fldChar w:fldCharType="end"/>
            </w:r>
          </w:hyperlink>
        </w:p>
        <w:p w14:paraId="421F89C5" w14:textId="523E02D5" w:rsidR="00F63D15" w:rsidRDefault="00F63D15">
          <w:pPr>
            <w:pStyle w:val="TOC3"/>
            <w:tabs>
              <w:tab w:val="left" w:pos="1200"/>
              <w:tab w:val="right" w:leader="dot" w:pos="9016"/>
            </w:tabs>
            <w:rPr>
              <w:rFonts w:eastAsiaTheme="minorEastAsia"/>
              <w:szCs w:val="24"/>
              <w:lang w:val="id-ID" w:eastAsia="ja-JP"/>
            </w:rPr>
          </w:pPr>
          <w:hyperlink w:anchor="_Toc217077007" w:history="1">
            <w:r w:rsidRPr="00FB2205">
              <w:rPr>
                <w:rStyle w:val="Hyperlink"/>
              </w:rPr>
              <w:t>II.3.1</w:t>
            </w:r>
            <w:r>
              <w:rPr>
                <w:rFonts w:eastAsiaTheme="minorEastAsia"/>
                <w:szCs w:val="24"/>
                <w:lang w:val="id-ID" w:eastAsia="ja-JP"/>
              </w:rPr>
              <w:tab/>
            </w:r>
            <w:r w:rsidRPr="00FB2205">
              <w:rPr>
                <w:rStyle w:val="Hyperlink"/>
              </w:rPr>
              <w:t>Unifikasi pada Rule Kompleks (2 Langkah)</w:t>
            </w:r>
            <w:r>
              <w:rPr>
                <w:webHidden/>
              </w:rPr>
              <w:tab/>
            </w:r>
            <w:r>
              <w:rPr>
                <w:webHidden/>
              </w:rPr>
              <w:fldChar w:fldCharType="begin"/>
            </w:r>
            <w:r>
              <w:rPr>
                <w:webHidden/>
              </w:rPr>
              <w:instrText xml:space="preserve"> PAGEREF _Toc217077007 \h </w:instrText>
            </w:r>
            <w:r>
              <w:rPr>
                <w:webHidden/>
              </w:rPr>
            </w:r>
            <w:r>
              <w:rPr>
                <w:webHidden/>
              </w:rPr>
              <w:fldChar w:fldCharType="separate"/>
            </w:r>
            <w:r>
              <w:rPr>
                <w:webHidden/>
              </w:rPr>
              <w:t>10</w:t>
            </w:r>
            <w:r>
              <w:rPr>
                <w:webHidden/>
              </w:rPr>
              <w:fldChar w:fldCharType="end"/>
            </w:r>
          </w:hyperlink>
        </w:p>
        <w:p w14:paraId="4EF52CDF" w14:textId="76368ABB" w:rsidR="00F63D15" w:rsidRDefault="00F63D15">
          <w:pPr>
            <w:pStyle w:val="TOC3"/>
            <w:tabs>
              <w:tab w:val="left" w:pos="1200"/>
              <w:tab w:val="right" w:leader="dot" w:pos="9016"/>
            </w:tabs>
            <w:rPr>
              <w:rFonts w:eastAsiaTheme="minorEastAsia"/>
              <w:szCs w:val="24"/>
              <w:lang w:val="id-ID" w:eastAsia="ja-JP"/>
            </w:rPr>
          </w:pPr>
          <w:hyperlink w:anchor="_Toc217077008" w:history="1">
            <w:r w:rsidRPr="00FB2205">
              <w:rPr>
                <w:rStyle w:val="Hyperlink"/>
              </w:rPr>
              <w:t>II.3.2</w:t>
            </w:r>
            <w:r>
              <w:rPr>
                <w:rFonts w:eastAsiaTheme="minorEastAsia"/>
                <w:szCs w:val="24"/>
                <w:lang w:val="id-ID" w:eastAsia="ja-JP"/>
              </w:rPr>
              <w:tab/>
            </w:r>
            <w:r w:rsidRPr="00FB2205">
              <w:rPr>
                <w:rStyle w:val="Hyperlink"/>
              </w:rPr>
              <w:t>Tahap MGU (1 Langkah Unifikasi)</w:t>
            </w:r>
            <w:r>
              <w:rPr>
                <w:webHidden/>
              </w:rPr>
              <w:tab/>
            </w:r>
            <w:r>
              <w:rPr>
                <w:webHidden/>
              </w:rPr>
              <w:fldChar w:fldCharType="begin"/>
            </w:r>
            <w:r>
              <w:rPr>
                <w:webHidden/>
              </w:rPr>
              <w:instrText xml:space="preserve"> PAGEREF _Toc217077008 \h </w:instrText>
            </w:r>
            <w:r>
              <w:rPr>
                <w:webHidden/>
              </w:rPr>
            </w:r>
            <w:r>
              <w:rPr>
                <w:webHidden/>
              </w:rPr>
              <w:fldChar w:fldCharType="separate"/>
            </w:r>
            <w:r>
              <w:rPr>
                <w:webHidden/>
              </w:rPr>
              <w:t>10</w:t>
            </w:r>
            <w:r>
              <w:rPr>
                <w:webHidden/>
              </w:rPr>
              <w:fldChar w:fldCharType="end"/>
            </w:r>
          </w:hyperlink>
        </w:p>
        <w:p w14:paraId="2EC74CD7" w14:textId="18DF8BEB" w:rsidR="00F63D15" w:rsidRDefault="00F63D15">
          <w:pPr>
            <w:pStyle w:val="TOC3"/>
            <w:tabs>
              <w:tab w:val="left" w:pos="1200"/>
              <w:tab w:val="right" w:leader="dot" w:pos="9016"/>
            </w:tabs>
            <w:rPr>
              <w:rFonts w:eastAsiaTheme="minorEastAsia"/>
              <w:szCs w:val="24"/>
              <w:lang w:val="id-ID" w:eastAsia="ja-JP"/>
            </w:rPr>
          </w:pPr>
          <w:hyperlink w:anchor="_Toc217077009" w:history="1">
            <w:r w:rsidRPr="00FB2205">
              <w:rPr>
                <w:rStyle w:val="Hyperlink"/>
              </w:rPr>
              <w:t>II.3.3</w:t>
            </w:r>
            <w:r>
              <w:rPr>
                <w:rFonts w:eastAsiaTheme="minorEastAsia"/>
                <w:szCs w:val="24"/>
                <w:lang w:val="id-ID" w:eastAsia="ja-JP"/>
              </w:rPr>
              <w:tab/>
            </w:r>
            <w:r w:rsidRPr="00FB2205">
              <w:rPr>
                <w:rStyle w:val="Hyperlink"/>
              </w:rPr>
              <w:t>MGU Akhir dan Validasi Rule</w:t>
            </w:r>
            <w:r>
              <w:rPr>
                <w:webHidden/>
              </w:rPr>
              <w:tab/>
            </w:r>
            <w:r>
              <w:rPr>
                <w:webHidden/>
              </w:rPr>
              <w:fldChar w:fldCharType="begin"/>
            </w:r>
            <w:r>
              <w:rPr>
                <w:webHidden/>
              </w:rPr>
              <w:instrText xml:space="preserve"> PAGEREF _Toc217077009 \h </w:instrText>
            </w:r>
            <w:r>
              <w:rPr>
                <w:webHidden/>
              </w:rPr>
            </w:r>
            <w:r>
              <w:rPr>
                <w:webHidden/>
              </w:rPr>
              <w:fldChar w:fldCharType="separate"/>
            </w:r>
            <w:r>
              <w:rPr>
                <w:webHidden/>
              </w:rPr>
              <w:t>11</w:t>
            </w:r>
            <w:r>
              <w:rPr>
                <w:webHidden/>
              </w:rPr>
              <w:fldChar w:fldCharType="end"/>
            </w:r>
          </w:hyperlink>
        </w:p>
        <w:p w14:paraId="2EDBA82D" w14:textId="5FA80DAA" w:rsidR="00F63D15" w:rsidRDefault="00F63D15">
          <w:pPr>
            <w:pStyle w:val="TOC2"/>
            <w:tabs>
              <w:tab w:val="left" w:pos="960"/>
              <w:tab w:val="right" w:leader="dot" w:pos="9016"/>
            </w:tabs>
            <w:rPr>
              <w:rFonts w:eastAsiaTheme="minorEastAsia"/>
              <w:szCs w:val="24"/>
              <w:lang w:val="id-ID" w:eastAsia="ja-JP"/>
            </w:rPr>
          </w:pPr>
          <w:hyperlink w:anchor="_Toc217077010" w:history="1">
            <w:r w:rsidRPr="00FB2205">
              <w:rPr>
                <w:rStyle w:val="Hyperlink"/>
              </w:rPr>
              <w:t>II.4</w:t>
            </w:r>
            <w:r>
              <w:rPr>
                <w:rFonts w:eastAsiaTheme="minorEastAsia"/>
                <w:szCs w:val="24"/>
                <w:lang w:val="id-ID" w:eastAsia="ja-JP"/>
              </w:rPr>
              <w:tab/>
            </w:r>
            <w:r w:rsidRPr="00FB2205">
              <w:rPr>
                <w:rStyle w:val="Hyperlink"/>
              </w:rPr>
              <w:t>Teori Resolusi</w:t>
            </w:r>
            <w:r>
              <w:rPr>
                <w:webHidden/>
              </w:rPr>
              <w:tab/>
            </w:r>
            <w:r>
              <w:rPr>
                <w:webHidden/>
              </w:rPr>
              <w:fldChar w:fldCharType="begin"/>
            </w:r>
            <w:r>
              <w:rPr>
                <w:webHidden/>
              </w:rPr>
              <w:instrText xml:space="preserve"> PAGEREF _Toc217077010 \h </w:instrText>
            </w:r>
            <w:r>
              <w:rPr>
                <w:webHidden/>
              </w:rPr>
            </w:r>
            <w:r>
              <w:rPr>
                <w:webHidden/>
              </w:rPr>
              <w:fldChar w:fldCharType="separate"/>
            </w:r>
            <w:r>
              <w:rPr>
                <w:webHidden/>
              </w:rPr>
              <w:t>11</w:t>
            </w:r>
            <w:r>
              <w:rPr>
                <w:webHidden/>
              </w:rPr>
              <w:fldChar w:fldCharType="end"/>
            </w:r>
          </w:hyperlink>
        </w:p>
        <w:p w14:paraId="3BCF988B" w14:textId="0AC45A8A" w:rsidR="00F63D15" w:rsidRDefault="00F63D15">
          <w:pPr>
            <w:pStyle w:val="TOC3"/>
            <w:tabs>
              <w:tab w:val="left" w:pos="1200"/>
              <w:tab w:val="right" w:leader="dot" w:pos="9016"/>
            </w:tabs>
            <w:rPr>
              <w:rFonts w:eastAsiaTheme="minorEastAsia"/>
              <w:szCs w:val="24"/>
              <w:lang w:val="id-ID" w:eastAsia="ja-JP"/>
            </w:rPr>
          </w:pPr>
          <w:hyperlink w:anchor="_Toc217077011" w:history="1">
            <w:r w:rsidRPr="00FB2205">
              <w:rPr>
                <w:rStyle w:val="Hyperlink"/>
              </w:rPr>
              <w:t>II.4.1</w:t>
            </w:r>
            <w:r>
              <w:rPr>
                <w:rFonts w:eastAsiaTheme="minorEastAsia"/>
                <w:szCs w:val="24"/>
                <w:lang w:val="id-ID" w:eastAsia="ja-JP"/>
              </w:rPr>
              <w:tab/>
            </w:r>
            <w:r w:rsidRPr="00FB2205">
              <w:rPr>
                <w:rStyle w:val="Hyperlink"/>
              </w:rPr>
              <w:t>Rule yang Dianalisis</w:t>
            </w:r>
            <w:r>
              <w:rPr>
                <w:webHidden/>
              </w:rPr>
              <w:tab/>
            </w:r>
            <w:r>
              <w:rPr>
                <w:webHidden/>
              </w:rPr>
              <w:fldChar w:fldCharType="begin"/>
            </w:r>
            <w:r>
              <w:rPr>
                <w:webHidden/>
              </w:rPr>
              <w:instrText xml:space="preserve"> PAGEREF _Toc217077011 \h </w:instrText>
            </w:r>
            <w:r>
              <w:rPr>
                <w:webHidden/>
              </w:rPr>
            </w:r>
            <w:r>
              <w:rPr>
                <w:webHidden/>
              </w:rPr>
              <w:fldChar w:fldCharType="separate"/>
            </w:r>
            <w:r>
              <w:rPr>
                <w:webHidden/>
              </w:rPr>
              <w:t>11</w:t>
            </w:r>
            <w:r>
              <w:rPr>
                <w:webHidden/>
              </w:rPr>
              <w:fldChar w:fldCharType="end"/>
            </w:r>
          </w:hyperlink>
        </w:p>
        <w:p w14:paraId="261BF04D" w14:textId="7A3045E3" w:rsidR="00F63D15" w:rsidRDefault="00F63D15">
          <w:pPr>
            <w:pStyle w:val="TOC3"/>
            <w:tabs>
              <w:tab w:val="left" w:pos="1200"/>
              <w:tab w:val="right" w:leader="dot" w:pos="9016"/>
            </w:tabs>
            <w:rPr>
              <w:rFonts w:eastAsiaTheme="minorEastAsia"/>
              <w:szCs w:val="24"/>
              <w:lang w:val="id-ID" w:eastAsia="ja-JP"/>
            </w:rPr>
          </w:pPr>
          <w:hyperlink w:anchor="_Toc217077012" w:history="1">
            <w:r w:rsidRPr="00FB2205">
              <w:rPr>
                <w:rStyle w:val="Hyperlink"/>
              </w:rPr>
              <w:t>II.4.2</w:t>
            </w:r>
            <w:r>
              <w:rPr>
                <w:rFonts w:eastAsiaTheme="minorEastAsia"/>
                <w:szCs w:val="24"/>
                <w:lang w:val="id-ID" w:eastAsia="ja-JP"/>
              </w:rPr>
              <w:tab/>
            </w:r>
            <w:r w:rsidRPr="00FB2205">
              <w:rPr>
                <w:rStyle w:val="Hyperlink"/>
              </w:rPr>
              <w:t>Konversi Rule ke CNF</w:t>
            </w:r>
            <w:r>
              <w:rPr>
                <w:webHidden/>
              </w:rPr>
              <w:tab/>
            </w:r>
            <w:r>
              <w:rPr>
                <w:webHidden/>
              </w:rPr>
              <w:fldChar w:fldCharType="begin"/>
            </w:r>
            <w:r>
              <w:rPr>
                <w:webHidden/>
              </w:rPr>
              <w:instrText xml:space="preserve"> PAGEREF _Toc217077012 \h </w:instrText>
            </w:r>
            <w:r>
              <w:rPr>
                <w:webHidden/>
              </w:rPr>
            </w:r>
            <w:r>
              <w:rPr>
                <w:webHidden/>
              </w:rPr>
              <w:fldChar w:fldCharType="separate"/>
            </w:r>
            <w:r>
              <w:rPr>
                <w:webHidden/>
              </w:rPr>
              <w:t>12</w:t>
            </w:r>
            <w:r>
              <w:rPr>
                <w:webHidden/>
              </w:rPr>
              <w:fldChar w:fldCharType="end"/>
            </w:r>
          </w:hyperlink>
        </w:p>
        <w:p w14:paraId="18DE91B7" w14:textId="004319FC" w:rsidR="00F63D15" w:rsidRDefault="00F63D15">
          <w:pPr>
            <w:pStyle w:val="TOC3"/>
            <w:tabs>
              <w:tab w:val="left" w:pos="1200"/>
              <w:tab w:val="right" w:leader="dot" w:pos="9016"/>
            </w:tabs>
            <w:rPr>
              <w:rFonts w:eastAsiaTheme="minorEastAsia"/>
              <w:szCs w:val="24"/>
              <w:lang w:val="id-ID" w:eastAsia="ja-JP"/>
            </w:rPr>
          </w:pPr>
          <w:hyperlink w:anchor="_Toc217077013" w:history="1">
            <w:r w:rsidRPr="00FB2205">
              <w:rPr>
                <w:rStyle w:val="Hyperlink"/>
              </w:rPr>
              <w:t>II.4.3</w:t>
            </w:r>
            <w:r>
              <w:rPr>
                <w:rFonts w:eastAsiaTheme="minorEastAsia"/>
                <w:szCs w:val="24"/>
                <w:lang w:val="id-ID" w:eastAsia="ja-JP"/>
              </w:rPr>
              <w:tab/>
            </w:r>
            <w:r w:rsidRPr="00FB2205">
              <w:rPr>
                <w:rStyle w:val="Hyperlink"/>
              </w:rPr>
              <w:t>Langkah Pembuktian Resolusi Awal</w:t>
            </w:r>
            <w:r>
              <w:rPr>
                <w:webHidden/>
              </w:rPr>
              <w:tab/>
            </w:r>
            <w:r>
              <w:rPr>
                <w:webHidden/>
              </w:rPr>
              <w:fldChar w:fldCharType="begin"/>
            </w:r>
            <w:r>
              <w:rPr>
                <w:webHidden/>
              </w:rPr>
              <w:instrText xml:space="preserve"> PAGEREF _Toc217077013 \h </w:instrText>
            </w:r>
            <w:r>
              <w:rPr>
                <w:webHidden/>
              </w:rPr>
            </w:r>
            <w:r>
              <w:rPr>
                <w:webHidden/>
              </w:rPr>
              <w:fldChar w:fldCharType="separate"/>
            </w:r>
            <w:r>
              <w:rPr>
                <w:webHidden/>
              </w:rPr>
              <w:t>12</w:t>
            </w:r>
            <w:r>
              <w:rPr>
                <w:webHidden/>
              </w:rPr>
              <w:fldChar w:fldCharType="end"/>
            </w:r>
          </w:hyperlink>
        </w:p>
        <w:p w14:paraId="2D88E7DB" w14:textId="5C875280" w:rsidR="00F63D15" w:rsidRDefault="00F63D15">
          <w:pPr>
            <w:pStyle w:val="TOC3"/>
            <w:tabs>
              <w:tab w:val="left" w:pos="1200"/>
              <w:tab w:val="right" w:leader="dot" w:pos="9016"/>
            </w:tabs>
            <w:rPr>
              <w:rFonts w:eastAsiaTheme="minorEastAsia"/>
              <w:szCs w:val="24"/>
              <w:lang w:val="id-ID" w:eastAsia="ja-JP"/>
            </w:rPr>
          </w:pPr>
          <w:hyperlink w:anchor="_Toc217077014" w:history="1">
            <w:r w:rsidRPr="00FB2205">
              <w:rPr>
                <w:rStyle w:val="Hyperlink"/>
              </w:rPr>
              <w:t>II.4.4</w:t>
            </w:r>
            <w:r>
              <w:rPr>
                <w:rFonts w:eastAsiaTheme="minorEastAsia"/>
                <w:szCs w:val="24"/>
                <w:lang w:val="id-ID" w:eastAsia="ja-JP"/>
              </w:rPr>
              <w:tab/>
            </w:r>
            <w:r w:rsidRPr="00FB2205">
              <w:rPr>
                <w:rStyle w:val="Hyperlink"/>
              </w:rPr>
              <w:t>Proses Resolusi</w:t>
            </w:r>
            <w:r>
              <w:rPr>
                <w:webHidden/>
              </w:rPr>
              <w:tab/>
            </w:r>
            <w:r>
              <w:rPr>
                <w:webHidden/>
              </w:rPr>
              <w:fldChar w:fldCharType="begin"/>
            </w:r>
            <w:r>
              <w:rPr>
                <w:webHidden/>
              </w:rPr>
              <w:instrText xml:space="preserve"> PAGEREF _Toc217077014 \h </w:instrText>
            </w:r>
            <w:r>
              <w:rPr>
                <w:webHidden/>
              </w:rPr>
            </w:r>
            <w:r>
              <w:rPr>
                <w:webHidden/>
              </w:rPr>
              <w:fldChar w:fldCharType="separate"/>
            </w:r>
            <w:r>
              <w:rPr>
                <w:webHidden/>
              </w:rPr>
              <w:t>12</w:t>
            </w:r>
            <w:r>
              <w:rPr>
                <w:webHidden/>
              </w:rPr>
              <w:fldChar w:fldCharType="end"/>
            </w:r>
          </w:hyperlink>
        </w:p>
        <w:p w14:paraId="7833963F" w14:textId="77704ED4" w:rsidR="00F63D15" w:rsidRDefault="00F63D15">
          <w:pPr>
            <w:pStyle w:val="TOC3"/>
            <w:tabs>
              <w:tab w:val="left" w:pos="1200"/>
              <w:tab w:val="right" w:leader="dot" w:pos="9016"/>
            </w:tabs>
            <w:rPr>
              <w:rFonts w:eastAsiaTheme="minorEastAsia"/>
              <w:szCs w:val="24"/>
              <w:lang w:val="id-ID" w:eastAsia="ja-JP"/>
            </w:rPr>
          </w:pPr>
          <w:hyperlink w:anchor="_Toc217077015" w:history="1">
            <w:r w:rsidRPr="00FB2205">
              <w:rPr>
                <w:rStyle w:val="Hyperlink"/>
              </w:rPr>
              <w:t>II.4.5</w:t>
            </w:r>
            <w:r>
              <w:rPr>
                <w:rFonts w:eastAsiaTheme="minorEastAsia"/>
                <w:szCs w:val="24"/>
                <w:lang w:val="id-ID" w:eastAsia="ja-JP"/>
              </w:rPr>
              <w:tab/>
            </w:r>
            <w:r w:rsidRPr="00FB2205">
              <w:rPr>
                <w:rStyle w:val="Hyperlink"/>
              </w:rPr>
              <w:t>Kesimpulan Resolusi</w:t>
            </w:r>
            <w:r>
              <w:rPr>
                <w:webHidden/>
              </w:rPr>
              <w:tab/>
            </w:r>
            <w:r>
              <w:rPr>
                <w:webHidden/>
              </w:rPr>
              <w:fldChar w:fldCharType="begin"/>
            </w:r>
            <w:r>
              <w:rPr>
                <w:webHidden/>
              </w:rPr>
              <w:instrText xml:space="preserve"> PAGEREF _Toc217077015 \h </w:instrText>
            </w:r>
            <w:r>
              <w:rPr>
                <w:webHidden/>
              </w:rPr>
            </w:r>
            <w:r>
              <w:rPr>
                <w:webHidden/>
              </w:rPr>
              <w:fldChar w:fldCharType="separate"/>
            </w:r>
            <w:r>
              <w:rPr>
                <w:webHidden/>
              </w:rPr>
              <w:t>13</w:t>
            </w:r>
            <w:r>
              <w:rPr>
                <w:webHidden/>
              </w:rPr>
              <w:fldChar w:fldCharType="end"/>
            </w:r>
          </w:hyperlink>
        </w:p>
        <w:p w14:paraId="6E17D8FC" w14:textId="00FE34D1" w:rsidR="00F63D15" w:rsidRDefault="00F63D15">
          <w:pPr>
            <w:pStyle w:val="TOC1"/>
            <w:tabs>
              <w:tab w:val="right" w:leader="dot" w:pos="9016"/>
            </w:tabs>
            <w:rPr>
              <w:rFonts w:eastAsiaTheme="minorEastAsia"/>
              <w:szCs w:val="24"/>
              <w:lang w:val="id-ID" w:eastAsia="ja-JP"/>
            </w:rPr>
          </w:pPr>
          <w:hyperlink w:anchor="_Toc217077016" w:history="1">
            <w:r w:rsidRPr="00FB2205">
              <w:rPr>
                <w:rStyle w:val="Hyperlink"/>
              </w:rPr>
              <w:t>BAB III HASIL INFERENSI DAN SOLUSI</w:t>
            </w:r>
            <w:r>
              <w:rPr>
                <w:webHidden/>
              </w:rPr>
              <w:tab/>
            </w:r>
            <w:r>
              <w:rPr>
                <w:webHidden/>
              </w:rPr>
              <w:fldChar w:fldCharType="begin"/>
            </w:r>
            <w:r>
              <w:rPr>
                <w:webHidden/>
              </w:rPr>
              <w:instrText xml:space="preserve"> PAGEREF _Toc217077016 \h </w:instrText>
            </w:r>
            <w:r>
              <w:rPr>
                <w:webHidden/>
              </w:rPr>
            </w:r>
            <w:r>
              <w:rPr>
                <w:webHidden/>
              </w:rPr>
              <w:fldChar w:fldCharType="separate"/>
            </w:r>
            <w:r>
              <w:rPr>
                <w:webHidden/>
              </w:rPr>
              <w:t>14</w:t>
            </w:r>
            <w:r>
              <w:rPr>
                <w:webHidden/>
              </w:rPr>
              <w:fldChar w:fldCharType="end"/>
            </w:r>
          </w:hyperlink>
        </w:p>
        <w:p w14:paraId="23EC1D2E" w14:textId="44D56EF1" w:rsidR="00F63D15" w:rsidRDefault="00F63D15">
          <w:pPr>
            <w:pStyle w:val="TOC2"/>
            <w:tabs>
              <w:tab w:val="left" w:pos="960"/>
              <w:tab w:val="right" w:leader="dot" w:pos="9016"/>
            </w:tabs>
            <w:rPr>
              <w:rFonts w:eastAsiaTheme="minorEastAsia"/>
              <w:szCs w:val="24"/>
              <w:lang w:val="id-ID" w:eastAsia="ja-JP"/>
            </w:rPr>
          </w:pPr>
          <w:hyperlink w:anchor="_Toc217077017" w:history="1">
            <w:r w:rsidRPr="00FB2205">
              <w:rPr>
                <w:rStyle w:val="Hyperlink"/>
              </w:rPr>
              <w:t>III.1</w:t>
            </w:r>
            <w:r>
              <w:rPr>
                <w:rFonts w:eastAsiaTheme="minorEastAsia"/>
                <w:szCs w:val="24"/>
                <w:lang w:val="id-ID" w:eastAsia="ja-JP"/>
              </w:rPr>
              <w:tab/>
            </w:r>
            <w:r w:rsidRPr="00FB2205">
              <w:rPr>
                <w:rStyle w:val="Hyperlink"/>
              </w:rPr>
              <w:t>Hasil Uji Inferensi</w:t>
            </w:r>
            <w:r>
              <w:rPr>
                <w:webHidden/>
              </w:rPr>
              <w:tab/>
            </w:r>
            <w:r>
              <w:rPr>
                <w:webHidden/>
              </w:rPr>
              <w:fldChar w:fldCharType="begin"/>
            </w:r>
            <w:r>
              <w:rPr>
                <w:webHidden/>
              </w:rPr>
              <w:instrText xml:space="preserve"> PAGEREF _Toc217077017 \h </w:instrText>
            </w:r>
            <w:r>
              <w:rPr>
                <w:webHidden/>
              </w:rPr>
            </w:r>
            <w:r>
              <w:rPr>
                <w:webHidden/>
              </w:rPr>
              <w:fldChar w:fldCharType="separate"/>
            </w:r>
            <w:r>
              <w:rPr>
                <w:webHidden/>
              </w:rPr>
              <w:t>14</w:t>
            </w:r>
            <w:r>
              <w:rPr>
                <w:webHidden/>
              </w:rPr>
              <w:fldChar w:fldCharType="end"/>
            </w:r>
          </w:hyperlink>
        </w:p>
        <w:p w14:paraId="34283B43" w14:textId="70B09304" w:rsidR="00F63D15" w:rsidRDefault="00F63D15">
          <w:pPr>
            <w:pStyle w:val="TOC2"/>
            <w:tabs>
              <w:tab w:val="left" w:pos="960"/>
              <w:tab w:val="right" w:leader="dot" w:pos="9016"/>
            </w:tabs>
            <w:rPr>
              <w:rFonts w:eastAsiaTheme="minorEastAsia"/>
              <w:szCs w:val="24"/>
              <w:lang w:val="id-ID" w:eastAsia="ja-JP"/>
            </w:rPr>
          </w:pPr>
          <w:hyperlink w:anchor="_Toc217077018" w:history="1">
            <w:r w:rsidRPr="00FB2205">
              <w:rPr>
                <w:rStyle w:val="Hyperlink"/>
              </w:rPr>
              <w:t>III.2</w:t>
            </w:r>
            <w:r>
              <w:rPr>
                <w:rFonts w:eastAsiaTheme="minorEastAsia"/>
                <w:szCs w:val="24"/>
                <w:lang w:val="id-ID" w:eastAsia="ja-JP"/>
              </w:rPr>
              <w:tab/>
            </w:r>
            <w:r w:rsidRPr="00FB2205">
              <w:rPr>
                <w:rStyle w:val="Hyperlink"/>
              </w:rPr>
              <w:t>Analisis Solusi</w:t>
            </w:r>
            <w:r>
              <w:rPr>
                <w:webHidden/>
              </w:rPr>
              <w:tab/>
            </w:r>
            <w:r>
              <w:rPr>
                <w:webHidden/>
              </w:rPr>
              <w:fldChar w:fldCharType="begin"/>
            </w:r>
            <w:r>
              <w:rPr>
                <w:webHidden/>
              </w:rPr>
              <w:instrText xml:space="preserve"> PAGEREF _Toc217077018 \h </w:instrText>
            </w:r>
            <w:r>
              <w:rPr>
                <w:webHidden/>
              </w:rPr>
            </w:r>
            <w:r>
              <w:rPr>
                <w:webHidden/>
              </w:rPr>
              <w:fldChar w:fldCharType="separate"/>
            </w:r>
            <w:r>
              <w:rPr>
                <w:webHidden/>
              </w:rPr>
              <w:t>21</w:t>
            </w:r>
            <w:r>
              <w:rPr>
                <w:webHidden/>
              </w:rPr>
              <w:fldChar w:fldCharType="end"/>
            </w:r>
          </w:hyperlink>
        </w:p>
        <w:p w14:paraId="0676531C" w14:textId="75C957DD" w:rsidR="00F63D15" w:rsidRDefault="00F63D15">
          <w:pPr>
            <w:pStyle w:val="TOC3"/>
            <w:tabs>
              <w:tab w:val="left" w:pos="1440"/>
              <w:tab w:val="right" w:leader="dot" w:pos="9016"/>
            </w:tabs>
            <w:rPr>
              <w:rFonts w:eastAsiaTheme="minorEastAsia"/>
              <w:szCs w:val="24"/>
              <w:lang w:val="id-ID" w:eastAsia="ja-JP"/>
            </w:rPr>
          </w:pPr>
          <w:hyperlink w:anchor="_Toc217077019" w:history="1">
            <w:r w:rsidRPr="00FB2205">
              <w:rPr>
                <w:rStyle w:val="Hyperlink"/>
              </w:rPr>
              <w:t>III.2.1</w:t>
            </w:r>
            <w:r>
              <w:rPr>
                <w:rFonts w:eastAsiaTheme="minorEastAsia"/>
                <w:szCs w:val="24"/>
                <w:lang w:val="id-ID" w:eastAsia="ja-JP"/>
              </w:rPr>
              <w:tab/>
            </w:r>
            <w:r w:rsidRPr="00FB2205">
              <w:rPr>
                <w:rStyle w:val="Hyperlink"/>
              </w:rPr>
              <w:t>Analisis Validitas</w:t>
            </w:r>
            <w:r>
              <w:rPr>
                <w:webHidden/>
              </w:rPr>
              <w:tab/>
            </w:r>
            <w:r>
              <w:rPr>
                <w:webHidden/>
              </w:rPr>
              <w:fldChar w:fldCharType="begin"/>
            </w:r>
            <w:r>
              <w:rPr>
                <w:webHidden/>
              </w:rPr>
              <w:instrText xml:space="preserve"> PAGEREF _Toc217077019 \h </w:instrText>
            </w:r>
            <w:r>
              <w:rPr>
                <w:webHidden/>
              </w:rPr>
            </w:r>
            <w:r>
              <w:rPr>
                <w:webHidden/>
              </w:rPr>
              <w:fldChar w:fldCharType="separate"/>
            </w:r>
            <w:r>
              <w:rPr>
                <w:webHidden/>
              </w:rPr>
              <w:t>21</w:t>
            </w:r>
            <w:r>
              <w:rPr>
                <w:webHidden/>
              </w:rPr>
              <w:fldChar w:fldCharType="end"/>
            </w:r>
          </w:hyperlink>
        </w:p>
        <w:p w14:paraId="045EFD84" w14:textId="5CB3216F" w:rsidR="00F63D15" w:rsidRDefault="00F63D15">
          <w:pPr>
            <w:pStyle w:val="TOC3"/>
            <w:tabs>
              <w:tab w:val="left" w:pos="1440"/>
              <w:tab w:val="right" w:leader="dot" w:pos="9016"/>
            </w:tabs>
            <w:rPr>
              <w:rFonts w:eastAsiaTheme="minorEastAsia"/>
              <w:szCs w:val="24"/>
              <w:lang w:val="id-ID" w:eastAsia="ja-JP"/>
            </w:rPr>
          </w:pPr>
          <w:hyperlink w:anchor="_Toc217077020" w:history="1">
            <w:r w:rsidRPr="00FB2205">
              <w:rPr>
                <w:rStyle w:val="Hyperlink"/>
              </w:rPr>
              <w:t>III.2.2</w:t>
            </w:r>
            <w:r>
              <w:rPr>
                <w:rFonts w:eastAsiaTheme="minorEastAsia"/>
                <w:szCs w:val="24"/>
                <w:lang w:val="id-ID" w:eastAsia="ja-JP"/>
              </w:rPr>
              <w:tab/>
            </w:r>
            <w:r w:rsidRPr="00FB2205">
              <w:rPr>
                <w:rStyle w:val="Hyperlink"/>
              </w:rPr>
              <w:t>Analisis Kritis</w:t>
            </w:r>
            <w:r>
              <w:rPr>
                <w:webHidden/>
              </w:rPr>
              <w:tab/>
            </w:r>
            <w:r>
              <w:rPr>
                <w:webHidden/>
              </w:rPr>
              <w:fldChar w:fldCharType="begin"/>
            </w:r>
            <w:r>
              <w:rPr>
                <w:webHidden/>
              </w:rPr>
              <w:instrText xml:space="preserve"> PAGEREF _Toc217077020 \h </w:instrText>
            </w:r>
            <w:r>
              <w:rPr>
                <w:webHidden/>
              </w:rPr>
            </w:r>
            <w:r>
              <w:rPr>
                <w:webHidden/>
              </w:rPr>
              <w:fldChar w:fldCharType="separate"/>
            </w:r>
            <w:r>
              <w:rPr>
                <w:webHidden/>
              </w:rPr>
              <w:t>21</w:t>
            </w:r>
            <w:r>
              <w:rPr>
                <w:webHidden/>
              </w:rPr>
              <w:fldChar w:fldCharType="end"/>
            </w:r>
          </w:hyperlink>
        </w:p>
        <w:p w14:paraId="4B30681A" w14:textId="7ECB140D" w:rsidR="00F63D15" w:rsidRDefault="00F63D15">
          <w:pPr>
            <w:pStyle w:val="TOC1"/>
            <w:tabs>
              <w:tab w:val="right" w:leader="dot" w:pos="9016"/>
            </w:tabs>
            <w:rPr>
              <w:rFonts w:eastAsiaTheme="minorEastAsia"/>
              <w:szCs w:val="24"/>
              <w:lang w:val="id-ID" w:eastAsia="ja-JP"/>
            </w:rPr>
          </w:pPr>
          <w:hyperlink w:anchor="_Toc217077021" w:history="1">
            <w:r w:rsidRPr="00FB2205">
              <w:rPr>
                <w:rStyle w:val="Hyperlink"/>
              </w:rPr>
              <w:t>BAB IV KESIMPULAN</w:t>
            </w:r>
            <w:r>
              <w:rPr>
                <w:webHidden/>
              </w:rPr>
              <w:tab/>
            </w:r>
            <w:r>
              <w:rPr>
                <w:webHidden/>
              </w:rPr>
              <w:fldChar w:fldCharType="begin"/>
            </w:r>
            <w:r>
              <w:rPr>
                <w:webHidden/>
              </w:rPr>
              <w:instrText xml:space="preserve"> PAGEREF _Toc217077021 \h </w:instrText>
            </w:r>
            <w:r>
              <w:rPr>
                <w:webHidden/>
              </w:rPr>
            </w:r>
            <w:r>
              <w:rPr>
                <w:webHidden/>
              </w:rPr>
              <w:fldChar w:fldCharType="separate"/>
            </w:r>
            <w:r>
              <w:rPr>
                <w:webHidden/>
              </w:rPr>
              <w:t>23</w:t>
            </w:r>
            <w:r>
              <w:rPr>
                <w:webHidden/>
              </w:rPr>
              <w:fldChar w:fldCharType="end"/>
            </w:r>
          </w:hyperlink>
        </w:p>
        <w:p w14:paraId="1B167B4C" w14:textId="0FC0C843" w:rsidR="00F63D15" w:rsidRDefault="00F63D15">
          <w:pPr>
            <w:pStyle w:val="TOC2"/>
            <w:tabs>
              <w:tab w:val="left" w:pos="960"/>
              <w:tab w:val="right" w:leader="dot" w:pos="9016"/>
            </w:tabs>
            <w:rPr>
              <w:rFonts w:eastAsiaTheme="minorEastAsia"/>
              <w:szCs w:val="24"/>
              <w:lang w:val="id-ID" w:eastAsia="ja-JP"/>
            </w:rPr>
          </w:pPr>
          <w:hyperlink w:anchor="_Toc217077022" w:history="1">
            <w:r w:rsidRPr="00FB2205">
              <w:rPr>
                <w:rStyle w:val="Hyperlink"/>
              </w:rPr>
              <w:t>IV.1</w:t>
            </w:r>
            <w:r>
              <w:rPr>
                <w:rFonts w:eastAsiaTheme="minorEastAsia"/>
                <w:szCs w:val="24"/>
                <w:lang w:val="id-ID" w:eastAsia="ja-JP"/>
              </w:rPr>
              <w:tab/>
            </w:r>
            <w:r w:rsidRPr="00FB2205">
              <w:rPr>
                <w:rStyle w:val="Hyperlink"/>
              </w:rPr>
              <w:t>Kesimpulan</w:t>
            </w:r>
            <w:r>
              <w:rPr>
                <w:webHidden/>
              </w:rPr>
              <w:tab/>
            </w:r>
            <w:r>
              <w:rPr>
                <w:webHidden/>
              </w:rPr>
              <w:fldChar w:fldCharType="begin"/>
            </w:r>
            <w:r>
              <w:rPr>
                <w:webHidden/>
              </w:rPr>
              <w:instrText xml:space="preserve"> PAGEREF _Toc217077022 \h </w:instrText>
            </w:r>
            <w:r>
              <w:rPr>
                <w:webHidden/>
              </w:rPr>
            </w:r>
            <w:r>
              <w:rPr>
                <w:webHidden/>
              </w:rPr>
              <w:fldChar w:fldCharType="separate"/>
            </w:r>
            <w:r>
              <w:rPr>
                <w:webHidden/>
              </w:rPr>
              <w:t>23</w:t>
            </w:r>
            <w:r>
              <w:rPr>
                <w:webHidden/>
              </w:rPr>
              <w:fldChar w:fldCharType="end"/>
            </w:r>
          </w:hyperlink>
        </w:p>
        <w:p w14:paraId="4884E1E2" w14:textId="3EF75847" w:rsidR="00F63D15" w:rsidRDefault="00F63D15">
          <w:pPr>
            <w:pStyle w:val="TOC2"/>
            <w:tabs>
              <w:tab w:val="left" w:pos="960"/>
              <w:tab w:val="right" w:leader="dot" w:pos="9016"/>
            </w:tabs>
            <w:rPr>
              <w:rFonts w:eastAsiaTheme="minorEastAsia"/>
              <w:szCs w:val="24"/>
              <w:lang w:val="id-ID" w:eastAsia="ja-JP"/>
            </w:rPr>
          </w:pPr>
          <w:hyperlink w:anchor="_Toc217077023" w:history="1">
            <w:r w:rsidRPr="00FB2205">
              <w:rPr>
                <w:rStyle w:val="Hyperlink"/>
              </w:rPr>
              <w:t>IV.2</w:t>
            </w:r>
            <w:r>
              <w:rPr>
                <w:rFonts w:eastAsiaTheme="minorEastAsia"/>
                <w:szCs w:val="24"/>
                <w:lang w:val="id-ID" w:eastAsia="ja-JP"/>
              </w:rPr>
              <w:tab/>
            </w:r>
            <w:r w:rsidRPr="00FB2205">
              <w:rPr>
                <w:rStyle w:val="Hyperlink"/>
              </w:rPr>
              <w:t>Rekomendasi</w:t>
            </w:r>
            <w:r>
              <w:rPr>
                <w:webHidden/>
              </w:rPr>
              <w:tab/>
            </w:r>
            <w:r>
              <w:rPr>
                <w:webHidden/>
              </w:rPr>
              <w:fldChar w:fldCharType="begin"/>
            </w:r>
            <w:r>
              <w:rPr>
                <w:webHidden/>
              </w:rPr>
              <w:instrText xml:space="preserve"> PAGEREF _Toc217077023 \h </w:instrText>
            </w:r>
            <w:r>
              <w:rPr>
                <w:webHidden/>
              </w:rPr>
            </w:r>
            <w:r>
              <w:rPr>
                <w:webHidden/>
              </w:rPr>
              <w:fldChar w:fldCharType="separate"/>
            </w:r>
            <w:r>
              <w:rPr>
                <w:webHidden/>
              </w:rPr>
              <w:t>23</w:t>
            </w:r>
            <w:r>
              <w:rPr>
                <w:webHidden/>
              </w:rPr>
              <w:fldChar w:fldCharType="end"/>
            </w:r>
          </w:hyperlink>
        </w:p>
        <w:p w14:paraId="2D5EA244" w14:textId="2CDA7BB0" w:rsidR="00FD28DE" w:rsidRDefault="00FD28DE" w:rsidP="00C86811">
          <w:r>
            <w:fldChar w:fldCharType="end"/>
          </w:r>
        </w:p>
      </w:sdtContent>
    </w:sdt>
    <w:p w14:paraId="2283E931" w14:textId="77777777" w:rsidR="00E4590D" w:rsidRDefault="00E4590D" w:rsidP="00C86811">
      <w:pPr>
        <w:sectPr w:rsidR="00E4590D" w:rsidSect="009A32F6">
          <w:pgSz w:w="11906" w:h="16838" w:code="9"/>
          <w:pgMar w:top="1440" w:right="1440" w:bottom="1440" w:left="1440" w:header="708" w:footer="708" w:gutter="0"/>
          <w:cols w:space="708"/>
          <w:docGrid w:linePitch="360"/>
        </w:sectPr>
      </w:pPr>
    </w:p>
    <w:p w14:paraId="3995B227" w14:textId="62342912" w:rsidR="00740CA1" w:rsidRDefault="00BC7BAC" w:rsidP="00AF761E">
      <w:pPr>
        <w:pStyle w:val="Heading1"/>
      </w:pPr>
      <w:bookmarkStart w:id="0" w:name="_Toc217076996"/>
      <w:r>
        <w:lastRenderedPageBreak/>
        <w:t>BAB I</w:t>
      </w:r>
      <w:r>
        <w:br/>
        <w:t>PENDAHULUAN</w:t>
      </w:r>
      <w:bookmarkEnd w:id="0"/>
    </w:p>
    <w:p w14:paraId="7BCD7EF9" w14:textId="32053A3C" w:rsidR="00523DA8" w:rsidRDefault="00C95BD8" w:rsidP="00C86811">
      <w:pPr>
        <w:pStyle w:val="Heading2"/>
      </w:pPr>
      <w:bookmarkStart w:id="1" w:name="_Toc217076997"/>
      <w:r>
        <w:t>I.1</w:t>
      </w:r>
      <w:r>
        <w:tab/>
      </w:r>
      <w:r w:rsidR="00B76A6F">
        <w:t>Analisis Isu</w:t>
      </w:r>
      <w:bookmarkEnd w:id="1"/>
    </w:p>
    <w:p w14:paraId="03476600" w14:textId="77777777" w:rsidR="00ED2535" w:rsidRPr="0046269A" w:rsidRDefault="00ED2535" w:rsidP="00C86811">
      <w:r>
        <w:t>Untuk memetakan penyebab-penyebab dari isu terbatasnya ketersediaan ruang kelas yang dapat digunakan secara bersamaan selama masa ujian, digunakan Diagram Fishbone (Tulang Ikan) dengan rincian diagram sebagai berikut:</w:t>
      </w:r>
    </w:p>
    <w:p w14:paraId="27A30089" w14:textId="4E6A547F" w:rsidR="003460C8" w:rsidRDefault="00FD0413" w:rsidP="007F6A82">
      <w:pPr>
        <w:pStyle w:val="ListParagraph"/>
        <w:numPr>
          <w:ilvl w:val="0"/>
          <w:numId w:val="2"/>
        </w:numPr>
      </w:pPr>
      <w:r>
        <w:t>Kepala Ikan</w:t>
      </w:r>
      <w:r w:rsidR="00823CCD">
        <w:t xml:space="preserve"> (Masalah Utama):</w:t>
      </w:r>
    </w:p>
    <w:p w14:paraId="4BB27CCB" w14:textId="56DCEA7B" w:rsidR="001D79FF" w:rsidRDefault="001D79FF" w:rsidP="00C86811">
      <w:pPr>
        <w:pStyle w:val="ListParagraph"/>
      </w:pPr>
      <w:r>
        <w:t>Bentroknya Jadwal Ujian</w:t>
      </w:r>
    </w:p>
    <w:p w14:paraId="71A0F77A" w14:textId="677BE94A" w:rsidR="00823CCD" w:rsidRDefault="00823CCD" w:rsidP="007F6A82">
      <w:pPr>
        <w:pStyle w:val="ListParagraph"/>
        <w:numPr>
          <w:ilvl w:val="0"/>
          <w:numId w:val="2"/>
        </w:numPr>
      </w:pPr>
      <w:r>
        <w:t>Tulang Ikan (Kategori Penyebab):</w:t>
      </w:r>
    </w:p>
    <w:p w14:paraId="7D2FDF2A" w14:textId="0319187A" w:rsidR="001D79FF" w:rsidRDefault="001D79FF" w:rsidP="007F6A82">
      <w:pPr>
        <w:pStyle w:val="ListParagraph"/>
        <w:numPr>
          <w:ilvl w:val="0"/>
          <w:numId w:val="4"/>
        </w:numPr>
      </w:pPr>
      <w:r>
        <w:t xml:space="preserve">Ruangan </w:t>
      </w:r>
    </w:p>
    <w:p w14:paraId="6C9EBBD4" w14:textId="155E122A" w:rsidR="001D79FF" w:rsidRDefault="001D79FF" w:rsidP="007F6A82">
      <w:pPr>
        <w:pStyle w:val="ListParagraph"/>
        <w:numPr>
          <w:ilvl w:val="0"/>
          <w:numId w:val="4"/>
        </w:numPr>
      </w:pPr>
      <w:r>
        <w:t>Mata Kuliah</w:t>
      </w:r>
    </w:p>
    <w:p w14:paraId="6A766B24" w14:textId="405D63C7" w:rsidR="001D79FF" w:rsidRDefault="001D79FF" w:rsidP="007F6A82">
      <w:pPr>
        <w:pStyle w:val="ListParagraph"/>
        <w:numPr>
          <w:ilvl w:val="0"/>
          <w:numId w:val="4"/>
        </w:numPr>
      </w:pPr>
      <w:r>
        <w:t>Jumlah Kelas</w:t>
      </w:r>
    </w:p>
    <w:p w14:paraId="286A16AE" w14:textId="6115124F" w:rsidR="001D79FF" w:rsidRDefault="001D79FF" w:rsidP="007F6A82">
      <w:pPr>
        <w:pStyle w:val="ListParagraph"/>
        <w:numPr>
          <w:ilvl w:val="0"/>
          <w:numId w:val="4"/>
        </w:numPr>
      </w:pPr>
      <w:r>
        <w:t>Pengawas</w:t>
      </w:r>
    </w:p>
    <w:p w14:paraId="15B7EA21" w14:textId="4A63AFF6" w:rsidR="00823CCD" w:rsidRDefault="00823CCD" w:rsidP="007F6A82">
      <w:pPr>
        <w:pStyle w:val="ListParagraph"/>
        <w:numPr>
          <w:ilvl w:val="0"/>
          <w:numId w:val="2"/>
        </w:numPr>
      </w:pPr>
      <w:r>
        <w:t xml:space="preserve">Duri-duri </w:t>
      </w:r>
      <w:r w:rsidR="001D79FF">
        <w:t>kecil (Rincian Penyebab Spesifik):</w:t>
      </w:r>
    </w:p>
    <w:p w14:paraId="556FF663" w14:textId="7FF518EF" w:rsidR="001D79FF" w:rsidRDefault="007B2B4C" w:rsidP="007F6A82">
      <w:pPr>
        <w:pStyle w:val="ListParagraph"/>
        <w:numPr>
          <w:ilvl w:val="0"/>
          <w:numId w:val="5"/>
        </w:numPr>
      </w:pPr>
      <w:r>
        <w:t>Ruangan</w:t>
      </w:r>
    </w:p>
    <w:p w14:paraId="4AF1A99C" w14:textId="3ACD9234" w:rsidR="007B2B4C" w:rsidRDefault="007B2B4C" w:rsidP="007F6A82">
      <w:pPr>
        <w:pStyle w:val="ListParagraph"/>
        <w:numPr>
          <w:ilvl w:val="0"/>
          <w:numId w:val="6"/>
        </w:numPr>
      </w:pPr>
      <w:r>
        <w:t>Jumlah ruangan di gedung JTK tidak diperhitunkan.</w:t>
      </w:r>
    </w:p>
    <w:p w14:paraId="5CA5B679" w14:textId="2DDE70FD" w:rsidR="007B2B4C" w:rsidRDefault="007B2B4C" w:rsidP="007F6A82">
      <w:pPr>
        <w:pStyle w:val="ListParagraph"/>
        <w:numPr>
          <w:ilvl w:val="0"/>
          <w:numId w:val="6"/>
        </w:numPr>
      </w:pPr>
      <w:r>
        <w:t>Jam saat ruangan sedang digunakan ada yang sama.</w:t>
      </w:r>
    </w:p>
    <w:p w14:paraId="0E17165C" w14:textId="7FA3D2B9" w:rsidR="007B2B4C" w:rsidRDefault="007B2B4C" w:rsidP="007F6A82">
      <w:pPr>
        <w:pStyle w:val="ListParagraph"/>
        <w:numPr>
          <w:ilvl w:val="0"/>
          <w:numId w:val="5"/>
        </w:numPr>
      </w:pPr>
      <w:r>
        <w:t>Mata Kuliah</w:t>
      </w:r>
    </w:p>
    <w:p w14:paraId="4DAF4ECA" w14:textId="3E057D23" w:rsidR="007B2B4C" w:rsidRDefault="00071CFA" w:rsidP="007F6A82">
      <w:pPr>
        <w:pStyle w:val="ListParagraph"/>
        <w:numPr>
          <w:ilvl w:val="0"/>
          <w:numId w:val="7"/>
        </w:numPr>
      </w:pPr>
      <w:r>
        <w:t>Tidak memperhatikan mata kuliah dari setiap tingkat.</w:t>
      </w:r>
    </w:p>
    <w:p w14:paraId="211C8A6F" w14:textId="4863EA5E" w:rsidR="00071CFA" w:rsidRDefault="00071CFA" w:rsidP="007F6A82">
      <w:pPr>
        <w:pStyle w:val="ListParagraph"/>
        <w:numPr>
          <w:ilvl w:val="0"/>
          <w:numId w:val="7"/>
        </w:numPr>
      </w:pPr>
      <w:r>
        <w:t>Perbedaan jenis mata kuliah (teori atau praktek).</w:t>
      </w:r>
    </w:p>
    <w:p w14:paraId="5BC867BC" w14:textId="5976599E" w:rsidR="007B2B4C" w:rsidRDefault="007B2B4C" w:rsidP="007F6A82">
      <w:pPr>
        <w:pStyle w:val="ListParagraph"/>
        <w:numPr>
          <w:ilvl w:val="0"/>
          <w:numId w:val="5"/>
        </w:numPr>
      </w:pPr>
      <w:r>
        <w:t>Jumlah Kelas</w:t>
      </w:r>
    </w:p>
    <w:p w14:paraId="0A9E1759" w14:textId="2864BA10" w:rsidR="00071CFA" w:rsidRDefault="00071CFA" w:rsidP="007F6A82">
      <w:pPr>
        <w:pStyle w:val="ListParagraph"/>
        <w:numPr>
          <w:ilvl w:val="0"/>
          <w:numId w:val="8"/>
        </w:numPr>
      </w:pPr>
      <w:r>
        <w:t>Tidak memperhatikan jumlah kelas dari setiap tingkat dan prodi.</w:t>
      </w:r>
    </w:p>
    <w:p w14:paraId="6AF9DFD1" w14:textId="2874277F" w:rsidR="007B2B4C" w:rsidRDefault="007B2B4C" w:rsidP="007F6A82">
      <w:pPr>
        <w:pStyle w:val="ListParagraph"/>
        <w:numPr>
          <w:ilvl w:val="0"/>
          <w:numId w:val="5"/>
        </w:numPr>
      </w:pPr>
      <w:r>
        <w:t>Pengawas</w:t>
      </w:r>
    </w:p>
    <w:p w14:paraId="0A3BAA55" w14:textId="377A52F8" w:rsidR="00071CFA" w:rsidRDefault="00CA39F1" w:rsidP="007F6A82">
      <w:pPr>
        <w:pStyle w:val="ListParagraph"/>
        <w:numPr>
          <w:ilvl w:val="0"/>
          <w:numId w:val="8"/>
        </w:numPr>
      </w:pPr>
      <w:r>
        <w:t>Pengawas dapat hadir atau tidak pada jadwal.</w:t>
      </w:r>
    </w:p>
    <w:p w14:paraId="743F9D0C" w14:textId="346BB3AE" w:rsidR="00CA39F1" w:rsidRDefault="00CA39F1" w:rsidP="007F6A82">
      <w:pPr>
        <w:pStyle w:val="ListParagraph"/>
        <w:numPr>
          <w:ilvl w:val="0"/>
          <w:numId w:val="8"/>
        </w:numPr>
      </w:pPr>
      <w:r>
        <w:t>Pengawas yang tersedia mengawasi lebih dari satu kelas di saat yang sama.</w:t>
      </w:r>
    </w:p>
    <w:p w14:paraId="6F1BE10B" w14:textId="77777777" w:rsidR="001D79FF" w:rsidRDefault="001D79FF" w:rsidP="00AF761E">
      <w:pPr>
        <w:rPr>
          <w:ins w:id="2" w:author="{6d5edc83-6ea2-43de-9322-390586ef03c4}" w:date="2025-12-16T12:50:00Z"/>
        </w:rPr>
      </w:pPr>
    </w:p>
    <w:p w14:paraId="6628819A" w14:textId="4B5C5437" w:rsidR="00ED2535" w:rsidRDefault="009F7C15" w:rsidP="00C86811">
      <w:r w:rsidRPr="0046269A">
        <w:lastRenderedPageBreak/>
        <w:drawing>
          <wp:inline distT="0" distB="0" distL="0" distR="0" wp14:anchorId="016D6FCF" wp14:editId="5E671005">
            <wp:extent cx="5722620" cy="3066651"/>
            <wp:effectExtent l="0" t="0" r="0" b="635"/>
            <wp:docPr id="1235348346" name="Picture 1" descr="Visual dari Diagram Fishb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48346" name="Picture 1" descr="Visual dari Diagram Fishbone"/>
                    <pic:cNvPicPr/>
                  </pic:nvPicPr>
                  <pic:blipFill rotWithShape="1">
                    <a:blip r:embed="rId14"/>
                    <a:srcRect l="1197" t="1969"/>
                    <a:stretch>
                      <a:fillRect/>
                    </a:stretch>
                  </pic:blipFill>
                  <pic:spPr bwMode="auto">
                    <a:xfrm>
                      <a:off x="0" y="0"/>
                      <a:ext cx="5738184" cy="3074992"/>
                    </a:xfrm>
                    <a:prstGeom prst="rect">
                      <a:avLst/>
                    </a:prstGeom>
                    <a:ln>
                      <a:noFill/>
                    </a:ln>
                    <a:extLst>
                      <a:ext uri="{53640926-AAD7-44D8-BBD7-CCE9431645EC}">
                        <a14:shadowObscured xmlns:a14="http://schemas.microsoft.com/office/drawing/2010/main"/>
                      </a:ext>
                    </a:extLst>
                  </pic:spPr>
                </pic:pic>
              </a:graphicData>
            </a:graphic>
          </wp:inline>
        </w:drawing>
      </w:r>
    </w:p>
    <w:p w14:paraId="1BCD9F3D" w14:textId="41261CBF" w:rsidR="007E0F27" w:rsidRPr="00806FFE" w:rsidRDefault="007E0F27" w:rsidP="00C86811">
      <w:pPr>
        <w:pStyle w:val="Caption"/>
      </w:pPr>
      <w:r>
        <w:t xml:space="preserve">Gambar </w:t>
      </w:r>
      <w:r>
        <w:fldChar w:fldCharType="begin"/>
      </w:r>
      <w:r>
        <w:instrText xml:space="preserve"> SEQ Gambar \* ARABIC </w:instrText>
      </w:r>
      <w:r>
        <w:fldChar w:fldCharType="separate"/>
      </w:r>
      <w:r w:rsidR="00167AD8">
        <w:t>1</w:t>
      </w:r>
      <w:r>
        <w:fldChar w:fldCharType="end"/>
      </w:r>
      <w:r>
        <w:t xml:space="preserve"> </w:t>
      </w:r>
      <w:r w:rsidR="00436C06">
        <w:t xml:space="preserve">Diagram </w:t>
      </w:r>
      <w:r>
        <w:t>Fishbone</w:t>
      </w:r>
    </w:p>
    <w:p w14:paraId="582C4E7A" w14:textId="07A63274" w:rsidR="00C95BD8" w:rsidRDefault="00C95BD8" w:rsidP="00C86811">
      <w:pPr>
        <w:pStyle w:val="Heading2"/>
      </w:pPr>
      <w:bookmarkStart w:id="3" w:name="_Toc217076998"/>
      <w:r>
        <w:t>I.2</w:t>
      </w:r>
      <w:r>
        <w:tab/>
      </w:r>
      <w:r w:rsidR="00B76A6F">
        <w:t>Pernyataan Masalah</w:t>
      </w:r>
      <w:bookmarkEnd w:id="3"/>
    </w:p>
    <w:p w14:paraId="4DDB9B9F" w14:textId="370CF26C" w:rsidR="00C86811" w:rsidRPr="00C86811" w:rsidRDefault="00C86811" w:rsidP="00C86811">
      <w:r w:rsidRPr="00C86811">
        <w:t>Dari hasil analisis Fishbone, dapat dirumuskan sebuah pertanyaan spesifik untuk diselesaikan dengan FOL, yaitu:</w:t>
      </w:r>
    </w:p>
    <w:p w14:paraId="6913F95C" w14:textId="1E9ED199" w:rsidR="00843B20" w:rsidRPr="00C86811" w:rsidRDefault="00C86811" w:rsidP="00C86811">
      <w:r w:rsidRPr="00C86811">
        <w:t>“Bagaimana menyusun penjadwalan waktu ETS agar semua mata kuliah di setiap program studi dan tingkat dapat terujikan, tanpa ada terjadinya bentrok antara ruangan yang digunakan, kelas yang menjalani ujian, dan pengawas yang ditugaskan?”</w:t>
      </w:r>
    </w:p>
    <w:p w14:paraId="5DBFC4C4" w14:textId="77777777" w:rsidR="00523DA8" w:rsidRDefault="00523DA8" w:rsidP="00C86811"/>
    <w:p w14:paraId="7C9DD632" w14:textId="77777777" w:rsidR="00B76A6F" w:rsidRDefault="00B76A6F" w:rsidP="00C86811">
      <w:pPr>
        <w:rPr>
          <w:rFonts w:asciiTheme="majorHAnsi" w:eastAsiaTheme="majorEastAsia" w:hAnsiTheme="majorHAnsi" w:cstheme="majorBidi"/>
          <w:color w:val="2E74B5" w:themeColor="accent1" w:themeShade="BF"/>
          <w:sz w:val="40"/>
          <w:szCs w:val="40"/>
        </w:rPr>
      </w:pPr>
      <w:r>
        <w:br w:type="page"/>
      </w:r>
    </w:p>
    <w:p w14:paraId="1B0C648C" w14:textId="79062A9E" w:rsidR="00523DA8" w:rsidRPr="00AF761E" w:rsidRDefault="00523DA8" w:rsidP="00AF761E">
      <w:pPr>
        <w:pStyle w:val="Heading1"/>
      </w:pPr>
      <w:bookmarkStart w:id="4" w:name="_Toc217076999"/>
      <w:r w:rsidRPr="00AF761E">
        <w:lastRenderedPageBreak/>
        <w:t>BAB II</w:t>
      </w:r>
      <w:r w:rsidRPr="00AF761E">
        <w:br/>
      </w:r>
      <w:r w:rsidR="004F5924" w:rsidRPr="00AF761E">
        <w:t>PEMODELAN LOGIKA ORDE PERTAMA</w:t>
      </w:r>
      <w:bookmarkEnd w:id="4"/>
    </w:p>
    <w:p w14:paraId="2E07D45A" w14:textId="29D7DDC0" w:rsidR="004F5924" w:rsidRDefault="00FD00A9" w:rsidP="00C86811">
      <w:pPr>
        <w:pStyle w:val="Heading2"/>
      </w:pPr>
      <w:bookmarkStart w:id="5" w:name="_Toc217077000"/>
      <w:r>
        <w:t>II.1</w:t>
      </w:r>
      <w:r>
        <w:tab/>
      </w:r>
      <w:r w:rsidR="00B76A6F">
        <w:t>Formulasi</w:t>
      </w:r>
      <w:r w:rsidR="00565258">
        <w:t xml:space="preserve"> FOL</w:t>
      </w:r>
      <w:bookmarkEnd w:id="5"/>
    </w:p>
    <w:p w14:paraId="433D646C" w14:textId="0D730231" w:rsidR="00CE0390" w:rsidRPr="00CE0390" w:rsidRDefault="00CD7CD3" w:rsidP="00C86811">
      <w:r>
        <w:t xml:space="preserve">Pemodelan </w:t>
      </w:r>
      <w:r w:rsidR="0049029F" w:rsidRPr="0049029F">
        <w:t xml:space="preserve">sistem penjadwalan ujian dilakukan menggunakan </w:t>
      </w:r>
      <w:r w:rsidR="006F4191">
        <w:t xml:space="preserve">Logika Orde Pertama </w:t>
      </w:r>
      <w:r w:rsidR="0049029F" w:rsidRPr="0049029F">
        <w:t>(First Order Logic / FOL) yang direpresentasikan dalam bentuk</w:t>
      </w:r>
      <w:r w:rsidR="006F4191">
        <w:t xml:space="preserve"> predikat, fakta, rules, dan rantai </w:t>
      </w:r>
      <w:r w:rsidR="0049029F" w:rsidRPr="0049029F">
        <w:t xml:space="preserve">inferensi </w:t>
      </w:r>
      <w:r w:rsidR="006F4191">
        <w:t>tiga langkah</w:t>
      </w:r>
      <w:r w:rsidR="0049029F" w:rsidRPr="0049029F">
        <w:t>. Model ini digunakan untuk menganalisis potensi konflik penjadwalan, ketersediaan ruangan, dan kesiapan pengawas</w:t>
      </w:r>
      <w:r w:rsidR="00CE0390">
        <w:t>.</w:t>
      </w:r>
    </w:p>
    <w:p w14:paraId="56AF914C" w14:textId="0CBEB7AD" w:rsidR="00D673E5" w:rsidRDefault="00D673E5" w:rsidP="00C86811">
      <w:pPr>
        <w:pStyle w:val="Heading3"/>
      </w:pPr>
      <w:bookmarkStart w:id="6" w:name="_Toc217077001"/>
      <w:r>
        <w:t>II.1.1</w:t>
      </w:r>
      <w:r>
        <w:tab/>
      </w:r>
      <w:r w:rsidR="00B76A6F">
        <w:t>Predikat</w:t>
      </w:r>
      <w:bookmarkEnd w:id="6"/>
    </w:p>
    <w:p w14:paraId="3F5DDBEC" w14:textId="07EDEFB3" w:rsidR="00B77DB6" w:rsidRPr="00B77DB6" w:rsidRDefault="00E63155" w:rsidP="00C86811">
      <w:r w:rsidRPr="00E63155">
        <w:t>Berikut adalah predikat utama yang digunakan dalam sistem, dengan aritas ≥ 1</w:t>
      </w:r>
      <w:r w:rsidR="00DD0E02">
        <w:t>:</w:t>
      </w:r>
    </w:p>
    <w:p w14:paraId="408A741D" w14:textId="2DD57FED" w:rsidR="00C726CD" w:rsidRDefault="00C726CD" w:rsidP="008E23A4">
      <w:pPr>
        <w:pStyle w:val="ListParagraph"/>
        <w:numPr>
          <w:ilvl w:val="0"/>
          <w:numId w:val="16"/>
        </w:numPr>
      </w:pPr>
      <w:r>
        <w:t>jumlah_ruang(Gedung, Jumlah)</w:t>
      </w:r>
    </w:p>
    <w:p w14:paraId="6BE36C48" w14:textId="70AA2B83" w:rsidR="00C726CD" w:rsidRDefault="00C726CD" w:rsidP="008E23A4">
      <w:pPr>
        <w:pStyle w:val="ListParagraph"/>
        <w:numPr>
          <w:ilvl w:val="0"/>
          <w:numId w:val="16"/>
        </w:numPr>
      </w:pPr>
      <w:r>
        <w:t>ketersediaan_ruang(Ruang, Status)</w:t>
      </w:r>
    </w:p>
    <w:p w14:paraId="61EA2652" w14:textId="7AC582A1" w:rsidR="00C726CD" w:rsidRDefault="00C726CD" w:rsidP="008E23A4">
      <w:pPr>
        <w:pStyle w:val="ListParagraph"/>
        <w:numPr>
          <w:ilvl w:val="0"/>
          <w:numId w:val="16"/>
        </w:numPr>
      </w:pPr>
      <w:r>
        <w:t>jadwal_penggunaan(Ruang, Waktu, Status)</w:t>
      </w:r>
    </w:p>
    <w:p w14:paraId="41B247C7" w14:textId="77777777" w:rsidR="008E23A4" w:rsidRDefault="008E23A4" w:rsidP="008E23A4">
      <w:pPr>
        <w:pStyle w:val="ListParagraph"/>
        <w:numPr>
          <w:ilvl w:val="0"/>
          <w:numId w:val="16"/>
        </w:numPr>
      </w:pPr>
      <w:r>
        <w:t>mata_kuliah(MK, Tingkat, Tipe)</w:t>
      </w:r>
    </w:p>
    <w:p w14:paraId="6F7877E1" w14:textId="77777777" w:rsidR="008E23A4" w:rsidRDefault="008E23A4" w:rsidP="008E23A4">
      <w:pPr>
        <w:pStyle w:val="ListParagraph"/>
        <w:numPr>
          <w:ilvl w:val="0"/>
          <w:numId w:val="16"/>
        </w:numPr>
      </w:pPr>
      <w:r>
        <w:t>jumlah_kelas(Prodi, Tingkat, Jumlah)</w:t>
      </w:r>
    </w:p>
    <w:p w14:paraId="7B9BE3BA" w14:textId="77777777" w:rsidR="008E23A4" w:rsidRDefault="008E23A4" w:rsidP="008E23A4">
      <w:pPr>
        <w:pStyle w:val="ListParagraph"/>
        <w:numPr>
          <w:ilvl w:val="0"/>
          <w:numId w:val="16"/>
        </w:numPr>
      </w:pPr>
      <w:r>
        <w:t>kelas_dijadwalkan(Kelas, MK, Waktu)</w:t>
      </w:r>
    </w:p>
    <w:p w14:paraId="267C537A" w14:textId="77777777" w:rsidR="008E23A4" w:rsidRDefault="008E23A4" w:rsidP="008E23A4">
      <w:pPr>
        <w:pStyle w:val="ListParagraph"/>
        <w:numPr>
          <w:ilvl w:val="0"/>
          <w:numId w:val="16"/>
        </w:numPr>
      </w:pPr>
      <w:r>
        <w:t>kelas_di_ruang(Kelas, Ruang, Waktu)</w:t>
      </w:r>
    </w:p>
    <w:p w14:paraId="0A9B415F" w14:textId="77777777" w:rsidR="008E23A4" w:rsidRDefault="008E23A4" w:rsidP="008E23A4">
      <w:pPr>
        <w:pStyle w:val="ListParagraph"/>
        <w:numPr>
          <w:ilvl w:val="0"/>
          <w:numId w:val="16"/>
        </w:numPr>
      </w:pPr>
      <w:r>
        <w:t>pengawas(Pengawas, Status)</w:t>
      </w:r>
    </w:p>
    <w:p w14:paraId="01278905" w14:textId="77777777" w:rsidR="008E23A4" w:rsidRDefault="008E23A4" w:rsidP="008E23A4">
      <w:pPr>
        <w:pStyle w:val="ListParagraph"/>
        <w:numPr>
          <w:ilvl w:val="0"/>
          <w:numId w:val="16"/>
        </w:numPr>
      </w:pPr>
      <w:r>
        <w:t>ditugaskan(Pengawas, Kelas, Waktu)</w:t>
      </w:r>
    </w:p>
    <w:p w14:paraId="3395F4E1" w14:textId="64C03E6F" w:rsidR="008E23A4" w:rsidRPr="00B77DB6" w:rsidRDefault="008E23A4" w:rsidP="008E23A4">
      <w:pPr>
        <w:pStyle w:val="ListParagraph"/>
        <w:numPr>
          <w:ilvl w:val="0"/>
          <w:numId w:val="16"/>
        </w:numPr>
      </w:pPr>
      <w:r>
        <w:t>kebutuhan_ruang(TipeMK, JenisRuang)</w:t>
      </w:r>
    </w:p>
    <w:p w14:paraId="271A97AE" w14:textId="17370ADF" w:rsidR="00D673E5" w:rsidRDefault="00D673E5" w:rsidP="00C86811">
      <w:pPr>
        <w:pStyle w:val="Heading3"/>
      </w:pPr>
      <w:bookmarkStart w:id="7" w:name="_Toc217077002"/>
      <w:r>
        <w:t>II.1.2</w:t>
      </w:r>
      <w:r>
        <w:tab/>
      </w:r>
      <w:r w:rsidR="00B76A6F">
        <w:t>Fakta</w:t>
      </w:r>
      <w:bookmarkEnd w:id="7"/>
    </w:p>
    <w:p w14:paraId="22C3E64A" w14:textId="0ACA4C21" w:rsidR="00B77DB6" w:rsidRPr="00B77DB6" w:rsidRDefault="00B235CD" w:rsidP="00C86811">
      <w:r>
        <w:t>K</w:t>
      </w:r>
      <w:r w:rsidRPr="00B235CD">
        <w:t>ondisi nyata sistem penjadwalan ujian pada suatu periode tertentu</w:t>
      </w:r>
      <w:r w:rsidR="00E627E1">
        <w:t xml:space="preserve"> </w:t>
      </w:r>
      <w:r w:rsidR="006C1DE7">
        <w:t>direpresentasikan menjadi fakta-fakta berikut:</w:t>
      </w:r>
    </w:p>
    <w:p w14:paraId="09A72321" w14:textId="779FF234" w:rsidR="005A2C55" w:rsidRDefault="005A2C55" w:rsidP="005A2C55">
      <w:pPr>
        <w:pStyle w:val="ListParagraph"/>
        <w:numPr>
          <w:ilvl w:val="0"/>
          <w:numId w:val="17"/>
        </w:numPr>
      </w:pPr>
      <w:r>
        <w:t>jumlah_ruang(gedung_jtk, 6).</w:t>
      </w:r>
    </w:p>
    <w:p w14:paraId="6BFB5AE3" w14:textId="77777777" w:rsidR="005A2C55" w:rsidRDefault="005A2C55" w:rsidP="005A2C55">
      <w:pPr>
        <w:pStyle w:val="ListParagraph"/>
        <w:numPr>
          <w:ilvl w:val="0"/>
          <w:numId w:val="17"/>
        </w:numPr>
      </w:pPr>
      <w:r>
        <w:t>ketersediaan_ruang(ruang_201, terpakai).</w:t>
      </w:r>
    </w:p>
    <w:p w14:paraId="24DAB59F" w14:textId="77777777" w:rsidR="005A2C55" w:rsidRDefault="005A2C55" w:rsidP="005A2C55">
      <w:pPr>
        <w:pStyle w:val="ListParagraph"/>
        <w:numPr>
          <w:ilvl w:val="0"/>
          <w:numId w:val="17"/>
        </w:numPr>
      </w:pPr>
      <w:r>
        <w:t>ketersediaan_ruang(ruang_301, tersedia).</w:t>
      </w:r>
    </w:p>
    <w:p w14:paraId="57284D89" w14:textId="3675DE11" w:rsidR="005A2C55" w:rsidRDefault="005A2C55" w:rsidP="005A2C55">
      <w:pPr>
        <w:pStyle w:val="ListParagraph"/>
        <w:numPr>
          <w:ilvl w:val="0"/>
          <w:numId w:val="17"/>
        </w:numPr>
      </w:pPr>
      <w:r>
        <w:t>ketersediaan_ruang(ruang_401, tersedia).</w:t>
      </w:r>
    </w:p>
    <w:p w14:paraId="40336BFE" w14:textId="77777777" w:rsidR="005A2C55" w:rsidRDefault="005A2C55" w:rsidP="005A2C55">
      <w:pPr>
        <w:pStyle w:val="ListParagraph"/>
        <w:numPr>
          <w:ilvl w:val="0"/>
          <w:numId w:val="17"/>
        </w:numPr>
      </w:pPr>
      <w:r>
        <w:t>jadwal_penggunaan(ruang_201, jam_9, terpakai).</w:t>
      </w:r>
    </w:p>
    <w:p w14:paraId="0FC2C658" w14:textId="77777777" w:rsidR="005A2C55" w:rsidRDefault="005A2C55" w:rsidP="005A2C55">
      <w:pPr>
        <w:pStyle w:val="ListParagraph"/>
        <w:numPr>
          <w:ilvl w:val="0"/>
          <w:numId w:val="17"/>
        </w:numPr>
      </w:pPr>
      <w:r>
        <w:t>jadwal_penggunaan(ruang_301, jam_9, tersedia).</w:t>
      </w:r>
    </w:p>
    <w:p w14:paraId="31B48FB1" w14:textId="7D001184" w:rsidR="005A2C55" w:rsidRDefault="005A2C55" w:rsidP="005A2C55">
      <w:pPr>
        <w:pStyle w:val="ListParagraph"/>
        <w:numPr>
          <w:ilvl w:val="0"/>
          <w:numId w:val="17"/>
        </w:numPr>
      </w:pPr>
      <w:r>
        <w:t>jadwal_penggunaan(ruang_401, jam_14, tersedia).</w:t>
      </w:r>
    </w:p>
    <w:p w14:paraId="76F939A9" w14:textId="77777777" w:rsidR="005A2C55" w:rsidRDefault="005A2C55" w:rsidP="005A2C55">
      <w:pPr>
        <w:pStyle w:val="ListParagraph"/>
        <w:numPr>
          <w:ilvl w:val="0"/>
          <w:numId w:val="17"/>
        </w:numPr>
      </w:pPr>
      <w:r>
        <w:t>mata_kuliah(mk_algoritma, tingkat_1, teori).</w:t>
      </w:r>
    </w:p>
    <w:p w14:paraId="522609B8" w14:textId="77777777" w:rsidR="005A2C55" w:rsidRDefault="005A2C55" w:rsidP="005A2C55">
      <w:pPr>
        <w:pStyle w:val="ListParagraph"/>
        <w:numPr>
          <w:ilvl w:val="0"/>
          <w:numId w:val="17"/>
        </w:numPr>
      </w:pPr>
      <w:r>
        <w:t>mata_kuliah(mk_jarkom, tingkat_2, teori).</w:t>
      </w:r>
    </w:p>
    <w:p w14:paraId="4757361B" w14:textId="3C83FE10" w:rsidR="005A2C55" w:rsidRDefault="005A2C55" w:rsidP="005A2C55">
      <w:pPr>
        <w:pStyle w:val="ListParagraph"/>
        <w:numPr>
          <w:ilvl w:val="0"/>
          <w:numId w:val="17"/>
        </w:numPr>
      </w:pPr>
      <w:r>
        <w:t>mata_kuliah(mk_basisdata, tingkat_1, teori).</w:t>
      </w:r>
    </w:p>
    <w:p w14:paraId="77C37568" w14:textId="77777777" w:rsidR="005A2C55" w:rsidRDefault="005A2C55" w:rsidP="005A2C55">
      <w:pPr>
        <w:pStyle w:val="ListParagraph"/>
        <w:numPr>
          <w:ilvl w:val="0"/>
          <w:numId w:val="17"/>
        </w:numPr>
      </w:pPr>
      <w:r>
        <w:t>jumlah_kelas(tif, tingkat_1, 7).</w:t>
      </w:r>
    </w:p>
    <w:p w14:paraId="551FE0FC" w14:textId="2DB86F41" w:rsidR="005A2C55" w:rsidRDefault="005A2C55" w:rsidP="005A2C55">
      <w:pPr>
        <w:pStyle w:val="ListParagraph"/>
        <w:numPr>
          <w:ilvl w:val="0"/>
          <w:numId w:val="17"/>
        </w:numPr>
      </w:pPr>
      <w:r>
        <w:t>jumlah_kelas(tko, tingkat_1, 2).</w:t>
      </w:r>
    </w:p>
    <w:p w14:paraId="4306F751" w14:textId="77777777" w:rsidR="005A2C55" w:rsidRDefault="005A2C55" w:rsidP="005A2C55">
      <w:pPr>
        <w:pStyle w:val="ListParagraph"/>
        <w:numPr>
          <w:ilvl w:val="0"/>
          <w:numId w:val="17"/>
        </w:numPr>
      </w:pPr>
      <w:r>
        <w:t>pengawas(pengawas_andi, hadir).</w:t>
      </w:r>
    </w:p>
    <w:p w14:paraId="7D4ABB1C" w14:textId="77777777" w:rsidR="005A2C55" w:rsidRDefault="005A2C55" w:rsidP="005A2C55">
      <w:pPr>
        <w:pStyle w:val="ListParagraph"/>
        <w:numPr>
          <w:ilvl w:val="0"/>
          <w:numId w:val="17"/>
        </w:numPr>
      </w:pPr>
      <w:r>
        <w:t>pengawas(pengawas_budi, tidak_hadir).</w:t>
      </w:r>
    </w:p>
    <w:p w14:paraId="0CB9261D" w14:textId="47EA0AE8" w:rsidR="005A2C55" w:rsidRDefault="005A2C55" w:rsidP="005A2C55">
      <w:pPr>
        <w:pStyle w:val="ListParagraph"/>
        <w:numPr>
          <w:ilvl w:val="0"/>
          <w:numId w:val="17"/>
        </w:numPr>
      </w:pPr>
      <w:r>
        <w:t>pengawas(pengawas_citra, hadir).</w:t>
      </w:r>
    </w:p>
    <w:p w14:paraId="35F7DCA2" w14:textId="77777777" w:rsidR="005A2C55" w:rsidRDefault="005A2C55" w:rsidP="005A2C55">
      <w:pPr>
        <w:pStyle w:val="ListParagraph"/>
        <w:numPr>
          <w:ilvl w:val="0"/>
          <w:numId w:val="17"/>
        </w:numPr>
      </w:pPr>
      <w:r>
        <w:t>kelas_dijadwalkan(kelasA, mk_algoritma, jam_9).</w:t>
      </w:r>
    </w:p>
    <w:p w14:paraId="00D8123D" w14:textId="77777777" w:rsidR="005A2C55" w:rsidRDefault="005A2C55" w:rsidP="005A2C55">
      <w:pPr>
        <w:pStyle w:val="ListParagraph"/>
        <w:numPr>
          <w:ilvl w:val="0"/>
          <w:numId w:val="17"/>
        </w:numPr>
      </w:pPr>
      <w:r>
        <w:lastRenderedPageBreak/>
        <w:t>kelas_dijadwalkan(kelasB, mk_jarkom, jam_9).</w:t>
      </w:r>
    </w:p>
    <w:p w14:paraId="4E3ECCC2" w14:textId="713EBD88" w:rsidR="005A2C55" w:rsidRDefault="005A2C55" w:rsidP="005A2C55">
      <w:pPr>
        <w:pStyle w:val="ListParagraph"/>
        <w:numPr>
          <w:ilvl w:val="0"/>
          <w:numId w:val="17"/>
        </w:numPr>
      </w:pPr>
      <w:r>
        <w:t>kelas_dijadwalkan(kelasC, mk_basisdata, jam_14).</w:t>
      </w:r>
    </w:p>
    <w:p w14:paraId="5A41FDAD" w14:textId="77777777" w:rsidR="005A2C55" w:rsidRDefault="005A2C55" w:rsidP="005A2C55">
      <w:pPr>
        <w:pStyle w:val="ListParagraph"/>
        <w:numPr>
          <w:ilvl w:val="0"/>
          <w:numId w:val="17"/>
        </w:numPr>
      </w:pPr>
      <w:r>
        <w:t>butuh_ruang(kelasA).</w:t>
      </w:r>
    </w:p>
    <w:p w14:paraId="30ADAF77" w14:textId="77777777" w:rsidR="005A2C55" w:rsidRDefault="005A2C55" w:rsidP="005A2C55">
      <w:pPr>
        <w:pStyle w:val="ListParagraph"/>
        <w:numPr>
          <w:ilvl w:val="0"/>
          <w:numId w:val="17"/>
        </w:numPr>
      </w:pPr>
      <w:r>
        <w:t>butuh_ruang(kelasB).</w:t>
      </w:r>
    </w:p>
    <w:p w14:paraId="02653065" w14:textId="013931E4" w:rsidR="005A2C55" w:rsidRDefault="005A2C55" w:rsidP="005A2C55">
      <w:pPr>
        <w:pStyle w:val="ListParagraph"/>
        <w:numPr>
          <w:ilvl w:val="0"/>
          <w:numId w:val="17"/>
        </w:numPr>
      </w:pPr>
      <w:r>
        <w:t>butuh_ruang(kelasC).</w:t>
      </w:r>
    </w:p>
    <w:p w14:paraId="7EFE396D" w14:textId="77777777" w:rsidR="005A2C55" w:rsidRDefault="005A2C55" w:rsidP="005A2C55">
      <w:pPr>
        <w:pStyle w:val="ListParagraph"/>
        <w:numPr>
          <w:ilvl w:val="0"/>
          <w:numId w:val="17"/>
        </w:numPr>
      </w:pPr>
      <w:r>
        <w:t>kelas_di_ruang(kelasA, ruang_201, jam_9).</w:t>
      </w:r>
    </w:p>
    <w:p w14:paraId="79EE0747" w14:textId="77777777" w:rsidR="005A2C55" w:rsidRDefault="005A2C55" w:rsidP="005A2C55">
      <w:pPr>
        <w:pStyle w:val="ListParagraph"/>
        <w:numPr>
          <w:ilvl w:val="0"/>
          <w:numId w:val="17"/>
        </w:numPr>
      </w:pPr>
      <w:r>
        <w:t>kelas_di_ruang(kelasB, ruang_201, jam_9).</w:t>
      </w:r>
    </w:p>
    <w:p w14:paraId="242F4837" w14:textId="5FEC924C" w:rsidR="005A2C55" w:rsidRDefault="005A2C55" w:rsidP="005A2C55">
      <w:pPr>
        <w:pStyle w:val="ListParagraph"/>
        <w:numPr>
          <w:ilvl w:val="0"/>
          <w:numId w:val="17"/>
        </w:numPr>
      </w:pPr>
      <w:r>
        <w:t>kelas_di_ruang(kelasC, ruang_401, jam_14).</w:t>
      </w:r>
    </w:p>
    <w:p w14:paraId="44F22645" w14:textId="77777777" w:rsidR="005A2C55" w:rsidRDefault="005A2C55" w:rsidP="005A2C55">
      <w:pPr>
        <w:pStyle w:val="ListParagraph"/>
        <w:numPr>
          <w:ilvl w:val="0"/>
          <w:numId w:val="17"/>
        </w:numPr>
      </w:pPr>
      <w:r>
        <w:t>ditugaskan(pengawas_andi, kelasA, jam_9).</w:t>
      </w:r>
    </w:p>
    <w:p w14:paraId="18B2F910" w14:textId="77777777" w:rsidR="005A2C55" w:rsidRDefault="005A2C55" w:rsidP="005A2C55">
      <w:pPr>
        <w:pStyle w:val="ListParagraph"/>
        <w:numPr>
          <w:ilvl w:val="0"/>
          <w:numId w:val="17"/>
        </w:numPr>
      </w:pPr>
      <w:r>
        <w:t>ditugaskan(pengawas_budi, kelasB, jam_9).</w:t>
      </w:r>
    </w:p>
    <w:p w14:paraId="7E33B58E" w14:textId="17F179D6" w:rsidR="005A2C55" w:rsidRDefault="005A2C55" w:rsidP="005A2C55">
      <w:pPr>
        <w:pStyle w:val="ListParagraph"/>
        <w:numPr>
          <w:ilvl w:val="0"/>
          <w:numId w:val="17"/>
        </w:numPr>
      </w:pPr>
      <w:r>
        <w:t>ditugaskan(pengawas_citra, kelasC, jam_14).</w:t>
      </w:r>
    </w:p>
    <w:p w14:paraId="20C90651" w14:textId="77777777" w:rsidR="005A2C55" w:rsidRDefault="005A2C55" w:rsidP="005A2C55">
      <w:pPr>
        <w:pStyle w:val="ListParagraph"/>
        <w:numPr>
          <w:ilvl w:val="0"/>
          <w:numId w:val="17"/>
        </w:numPr>
      </w:pPr>
      <w:r>
        <w:t>kebutuhan_ruang(teori, ruang_kelas).</w:t>
      </w:r>
    </w:p>
    <w:p w14:paraId="54556908" w14:textId="5B042379" w:rsidR="005A2C55" w:rsidRPr="00B77DB6" w:rsidRDefault="005A2C55" w:rsidP="005A2C55">
      <w:pPr>
        <w:pStyle w:val="ListParagraph"/>
        <w:numPr>
          <w:ilvl w:val="0"/>
          <w:numId w:val="17"/>
        </w:numPr>
      </w:pPr>
      <w:r>
        <w:t>kebutuhan_ruang(praktek, lab).</w:t>
      </w:r>
    </w:p>
    <w:p w14:paraId="735D5E94" w14:textId="64224035" w:rsidR="00D673E5" w:rsidRDefault="00D673E5" w:rsidP="00C86811">
      <w:pPr>
        <w:pStyle w:val="Heading3"/>
      </w:pPr>
      <w:bookmarkStart w:id="8" w:name="_Toc217077003"/>
      <w:r>
        <w:t>II.1.3</w:t>
      </w:r>
      <w:r>
        <w:tab/>
      </w:r>
      <w:r w:rsidR="00B76A6F">
        <w:t>Rules</w:t>
      </w:r>
      <w:bookmarkEnd w:id="8"/>
    </w:p>
    <w:p w14:paraId="5C157F74" w14:textId="2764F60B" w:rsidR="00B77DB6" w:rsidRPr="00B77DB6" w:rsidRDefault="004065C6" w:rsidP="00C86811">
      <w:r>
        <w:t xml:space="preserve">Rules dalam notasi FOL menggunakan quantifier universal </w:t>
      </w:r>
      <w:r w:rsidR="00B6708D" w:rsidRPr="00B6708D">
        <w:t>(</w:t>
      </w:r>
      <m:oMath>
        <m:r>
          <m:rPr>
            <m:sty m:val="p"/>
          </m:rPr>
          <w:rPr>
            <w:rFonts w:ascii="Cambria Math" w:hAnsi="Cambria Math"/>
          </w:rPr>
          <m:t>∀</m:t>
        </m:r>
      </m:oMath>
      <w:r w:rsidR="00B6708D" w:rsidRPr="00B6708D">
        <w:t xml:space="preserve">) </w:t>
      </w:r>
      <w:r>
        <w:t xml:space="preserve"> dan </w:t>
      </w:r>
      <w:r w:rsidR="00B6708D">
        <w:t xml:space="preserve">implikasi </w:t>
      </w:r>
      <w:r w:rsidR="001A7778" w:rsidRPr="001A7778">
        <w:t>(</w:t>
      </w:r>
      <m:oMath>
        <m:r>
          <w:rPr>
            <w:rFonts w:ascii="Cambria Math" w:hAnsi="Cambria Math"/>
          </w:rPr>
          <m:t>→</m:t>
        </m:r>
      </m:oMath>
      <w:r w:rsidR="001A7778" w:rsidRPr="001A7778">
        <w:t>)</w:t>
      </w:r>
      <w:r w:rsidR="001A7778">
        <w:t xml:space="preserve"> </w:t>
      </w:r>
      <w:r w:rsidR="00B6708D">
        <w:t>dituliskan sebagai berikut:</w:t>
      </w:r>
    </w:p>
    <w:p w14:paraId="08EAC9D1" w14:textId="71E6EE99" w:rsidR="003C12F5" w:rsidRPr="003C12F5" w:rsidRDefault="003C12F5" w:rsidP="003C12F5">
      <w:pPr>
        <w:pStyle w:val="ListParagraph"/>
        <w:numPr>
          <w:ilvl w:val="0"/>
          <w:numId w:val="18"/>
        </w:numPr>
        <w:spacing w:line="276" w:lineRule="auto"/>
        <w:rPr>
          <w:lang w:val="id-ID"/>
        </w:rPr>
      </w:pPr>
      <w:r w:rsidRPr="003C12F5">
        <w:rPr>
          <w:lang w:val="id-ID"/>
        </w:rPr>
        <w:t xml:space="preserve">Rule 1 </w:t>
      </w:r>
      <w:r>
        <w:rPr>
          <w:lang w:val="id-ID"/>
        </w:rPr>
        <w:t>:</w:t>
      </w:r>
      <w:r w:rsidRPr="003C12F5">
        <w:rPr>
          <w:lang w:val="id-ID"/>
        </w:rPr>
        <w:t xml:space="preserve"> Bentrok Ruangan</w:t>
      </w:r>
    </w:p>
    <w:p w14:paraId="324D0F0C" w14:textId="2957D5DC" w:rsidR="003C12F5" w:rsidRPr="003C12F5" w:rsidRDefault="00324D3D" w:rsidP="003C12F5">
      <w:pPr>
        <w:spacing w:line="276" w:lineRule="auto"/>
        <w:ind w:left="360"/>
        <w:rPr>
          <w:lang w:val="id-ID"/>
        </w:rPr>
      </w:pPr>
      <m:oMathPara>
        <m:oMath>
          <m:r>
            <m:rPr>
              <m:sty m:val="p"/>
            </m:rPr>
            <w:rPr>
              <w:rFonts w:ascii="Cambria Math" w:hAnsi="Cambria Math"/>
              <w:lang w:val="id-ID"/>
            </w:rPr>
            <m:t>∀</m:t>
          </m:r>
          <m:sSub>
            <m:sSubPr>
              <m:ctrlPr>
                <w:rPr>
                  <w:rFonts w:ascii="Cambria Math" w:hAnsi="Cambria Math"/>
                  <w:lang w:val="id-ID"/>
                </w:rPr>
              </m:ctrlPr>
            </m:sSubPr>
            <m:e>
              <m:r>
                <w:rPr>
                  <w:rFonts w:ascii="Cambria Math" w:hAnsi="Cambria Math"/>
                  <w:lang w:val="id-ID"/>
                </w:rPr>
                <m:t>K</m:t>
              </m:r>
            </m:e>
            <m:sub>
              <m:r>
                <w:rPr>
                  <w:rFonts w:ascii="Cambria Math" w:hAnsi="Cambria Math"/>
                  <w:lang w:val="id-ID"/>
                </w:rPr>
                <m:t>1</m:t>
              </m:r>
            </m:sub>
          </m:sSub>
          <m:r>
            <m:rPr>
              <m:sty m:val="p"/>
            </m:rPr>
            <w:rPr>
              <w:rFonts w:ascii="Cambria Math" w:hAnsi="Cambria Math"/>
              <w:lang w:val="id-ID"/>
            </w:rPr>
            <m:t>∀</m:t>
          </m:r>
          <m:sSub>
            <m:sSubPr>
              <m:ctrlPr>
                <w:rPr>
                  <w:rFonts w:ascii="Cambria Math" w:hAnsi="Cambria Math"/>
                  <w:lang w:val="id-ID"/>
                </w:rPr>
              </m:ctrlPr>
            </m:sSubPr>
            <m:e>
              <m:r>
                <w:rPr>
                  <w:rFonts w:ascii="Cambria Math" w:hAnsi="Cambria Math"/>
                  <w:lang w:val="id-ID"/>
                </w:rPr>
                <m:t>K</m:t>
              </m:r>
            </m:e>
            <m:sub>
              <m:r>
                <w:rPr>
                  <w:rFonts w:ascii="Cambria Math" w:hAnsi="Cambria Math"/>
                  <w:lang w:val="id-ID"/>
                </w:rPr>
                <m:t>2</m:t>
              </m:r>
            </m:sub>
          </m:sSub>
          <m:r>
            <m:rPr>
              <m:sty m:val="p"/>
            </m:rPr>
            <w:rPr>
              <w:rFonts w:ascii="Cambria Math" w:hAnsi="Cambria Math"/>
              <w:lang w:val="id-ID"/>
            </w:rPr>
            <m:t>∀</m:t>
          </m:r>
          <m:r>
            <w:rPr>
              <w:rFonts w:ascii="Cambria Math" w:hAnsi="Cambria Math"/>
              <w:lang w:val="id-ID"/>
            </w:rPr>
            <m:t>R</m:t>
          </m:r>
          <m:r>
            <m:rPr>
              <m:sty m:val="p"/>
            </m:rPr>
            <w:rPr>
              <w:rFonts w:ascii="Cambria Math" w:hAnsi="Cambria Math"/>
              <w:lang w:val="id-ID"/>
            </w:rPr>
            <m:t>∀</m:t>
          </m:r>
          <m:r>
            <w:rPr>
              <w:rFonts w:ascii="Cambria Math" w:hAnsi="Cambria Math"/>
              <w:lang w:val="id-ID"/>
            </w:rPr>
            <m:t>W</m:t>
          </m:r>
          <m:r>
            <m:rPr>
              <m:nor/>
            </m:rPr>
            <w:rPr>
              <w:rFonts w:ascii="Arial" w:hAnsi="Arial" w:cs="Arial"/>
              <w:lang w:val="id-ID"/>
            </w:rPr>
            <m:t>  </m:t>
          </m:r>
          <m:r>
            <w:rPr>
              <w:rFonts w:ascii="Cambria Math" w:hAnsi="Cambria Math"/>
              <w:lang w:val="id-ID"/>
            </w:rPr>
            <m:t>(kelas</m:t>
          </m:r>
          <m:r>
            <m:rPr>
              <m:sty m:val="p"/>
            </m:rPr>
            <w:rPr>
              <w:rFonts w:ascii="Cambria Math" w:hAnsi="Cambria Math"/>
              <w:lang w:val="id-ID"/>
            </w:rPr>
            <m:t>_</m:t>
          </m:r>
          <m:r>
            <w:rPr>
              <w:rFonts w:ascii="Cambria Math" w:hAnsi="Cambria Math"/>
              <w:lang w:val="id-ID"/>
            </w:rPr>
            <m:t>di</m:t>
          </m:r>
          <m:r>
            <m:rPr>
              <m:sty m:val="p"/>
            </m:rPr>
            <w:rPr>
              <w:rFonts w:ascii="Cambria Math" w:hAnsi="Cambria Math"/>
              <w:lang w:val="id-ID"/>
            </w:rPr>
            <m:t>_</m:t>
          </m:r>
          <m:r>
            <w:rPr>
              <w:rFonts w:ascii="Cambria Math" w:hAnsi="Cambria Math"/>
              <w:lang w:val="id-ID"/>
            </w:rPr>
            <m:t>ruang(</m:t>
          </m:r>
          <m:sSub>
            <m:sSubPr>
              <m:ctrlPr>
                <w:rPr>
                  <w:rFonts w:ascii="Cambria Math" w:hAnsi="Cambria Math"/>
                  <w:lang w:val="id-ID"/>
                </w:rPr>
              </m:ctrlPr>
            </m:sSubPr>
            <m:e>
              <m:r>
                <w:rPr>
                  <w:rFonts w:ascii="Cambria Math" w:hAnsi="Cambria Math"/>
                  <w:lang w:val="id-ID"/>
                </w:rPr>
                <m:t>K</m:t>
              </m:r>
            </m:e>
            <m:sub>
              <m:r>
                <w:rPr>
                  <w:rFonts w:ascii="Cambria Math" w:hAnsi="Cambria Math"/>
                  <w:lang w:val="id-ID"/>
                </w:rPr>
                <m:t>1</m:t>
              </m:r>
            </m:sub>
          </m:sSub>
          <m:r>
            <w:rPr>
              <w:rFonts w:ascii="Cambria Math" w:hAnsi="Cambria Math"/>
              <w:lang w:val="id-ID"/>
            </w:rPr>
            <m:t>,R,W)∧kelas</m:t>
          </m:r>
          <m:r>
            <m:rPr>
              <m:sty m:val="p"/>
            </m:rPr>
            <w:rPr>
              <w:rFonts w:ascii="Cambria Math" w:hAnsi="Cambria Math"/>
              <w:lang w:val="id-ID"/>
            </w:rPr>
            <m:t>_</m:t>
          </m:r>
          <m:r>
            <w:rPr>
              <w:rFonts w:ascii="Cambria Math" w:hAnsi="Cambria Math"/>
              <w:lang w:val="id-ID"/>
            </w:rPr>
            <m:t>di</m:t>
          </m:r>
          <m:r>
            <m:rPr>
              <m:sty m:val="p"/>
            </m:rPr>
            <w:rPr>
              <w:rFonts w:ascii="Cambria Math" w:hAnsi="Cambria Math"/>
              <w:lang w:val="id-ID"/>
            </w:rPr>
            <m:t>_</m:t>
          </m:r>
          <m:r>
            <w:rPr>
              <w:rFonts w:ascii="Cambria Math" w:hAnsi="Cambria Math"/>
              <w:lang w:val="id-ID"/>
            </w:rPr>
            <m:t>ruang(</m:t>
          </m:r>
          <m:sSub>
            <m:sSubPr>
              <m:ctrlPr>
                <w:rPr>
                  <w:rFonts w:ascii="Cambria Math" w:hAnsi="Cambria Math"/>
                  <w:lang w:val="id-ID"/>
                </w:rPr>
              </m:ctrlPr>
            </m:sSubPr>
            <m:e>
              <m:r>
                <w:rPr>
                  <w:rFonts w:ascii="Cambria Math" w:hAnsi="Cambria Math"/>
                  <w:lang w:val="id-ID"/>
                </w:rPr>
                <m:t>K</m:t>
              </m:r>
            </m:e>
            <m:sub>
              <m:r>
                <w:rPr>
                  <w:rFonts w:ascii="Cambria Math" w:hAnsi="Cambria Math"/>
                  <w:lang w:val="id-ID"/>
                </w:rPr>
                <m:t>2</m:t>
              </m:r>
            </m:sub>
          </m:sSub>
          <m:r>
            <w:rPr>
              <w:rFonts w:ascii="Cambria Math" w:hAnsi="Cambria Math"/>
              <w:lang w:val="id-ID"/>
            </w:rPr>
            <m:t>,R,W)∧</m:t>
          </m:r>
          <m:sSub>
            <m:sSubPr>
              <m:ctrlPr>
                <w:rPr>
                  <w:rFonts w:ascii="Cambria Math" w:hAnsi="Cambria Math"/>
                  <w:lang w:val="id-ID"/>
                </w:rPr>
              </m:ctrlPr>
            </m:sSubPr>
            <m:e>
              <m:r>
                <w:rPr>
                  <w:rFonts w:ascii="Cambria Math" w:hAnsi="Cambria Math"/>
                  <w:lang w:val="id-ID"/>
                </w:rPr>
                <m:t>K</m:t>
              </m:r>
            </m:e>
            <m:sub>
              <m:r>
                <w:rPr>
                  <w:rFonts w:ascii="Cambria Math" w:hAnsi="Cambria Math"/>
                  <w:lang w:val="id-ID"/>
                </w:rPr>
                <m:t>1</m:t>
              </m:r>
            </m:sub>
          </m:sSub>
          <m:r>
            <m:rPr>
              <m:sty m:val="p"/>
            </m:rPr>
            <w:rPr>
              <w:rFonts w:ascii="Cambria Math" w:hAnsi="Cambria Math"/>
              <w:lang w:val="id-ID"/>
            </w:rPr>
            <m:t>≠</m:t>
          </m:r>
          <m:sSub>
            <m:sSubPr>
              <m:ctrlPr>
                <w:rPr>
                  <w:rFonts w:ascii="Cambria Math" w:hAnsi="Cambria Math"/>
                  <w:lang w:val="id-ID"/>
                </w:rPr>
              </m:ctrlPr>
            </m:sSubPr>
            <m:e>
              <m:r>
                <w:rPr>
                  <w:rFonts w:ascii="Cambria Math" w:hAnsi="Cambria Math"/>
                  <w:lang w:val="id-ID"/>
                </w:rPr>
                <m:t>K</m:t>
              </m:r>
            </m:e>
            <m:sub>
              <m:r>
                <w:rPr>
                  <w:rFonts w:ascii="Cambria Math" w:hAnsi="Cambria Math"/>
                  <w:lang w:val="id-ID"/>
                </w:rPr>
                <m:t>2</m:t>
              </m:r>
            </m:sub>
          </m:sSub>
          <m:r>
            <w:rPr>
              <w:rFonts w:ascii="Cambria Math" w:hAnsi="Cambria Math"/>
              <w:lang w:val="id-ID"/>
            </w:rPr>
            <m:t>)→bentrok</m:t>
          </m:r>
          <m:r>
            <m:rPr>
              <m:sty m:val="p"/>
            </m:rPr>
            <w:rPr>
              <w:rFonts w:ascii="Cambria Math" w:hAnsi="Cambria Math"/>
              <w:lang w:val="id-ID"/>
            </w:rPr>
            <m:t>_</m:t>
          </m:r>
          <m:r>
            <w:rPr>
              <w:rFonts w:ascii="Cambria Math" w:hAnsi="Cambria Math"/>
              <w:lang w:val="id-ID"/>
            </w:rPr>
            <m:t>ruangan(</m:t>
          </m:r>
          <m:sSub>
            <m:sSubPr>
              <m:ctrlPr>
                <w:rPr>
                  <w:rFonts w:ascii="Cambria Math" w:hAnsi="Cambria Math"/>
                  <w:lang w:val="id-ID"/>
                </w:rPr>
              </m:ctrlPr>
            </m:sSubPr>
            <m:e>
              <m:r>
                <w:rPr>
                  <w:rFonts w:ascii="Cambria Math" w:hAnsi="Cambria Math"/>
                  <w:lang w:val="id-ID"/>
                </w:rPr>
                <m:t>K</m:t>
              </m:r>
            </m:e>
            <m:sub>
              <m:r>
                <w:rPr>
                  <w:rFonts w:ascii="Cambria Math" w:hAnsi="Cambria Math"/>
                  <w:lang w:val="id-ID"/>
                </w:rPr>
                <m:t>1</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K</m:t>
              </m:r>
            </m:e>
            <m:sub>
              <m:r>
                <w:rPr>
                  <w:rFonts w:ascii="Cambria Math" w:hAnsi="Cambria Math"/>
                  <w:lang w:val="id-ID"/>
                </w:rPr>
                <m:t>2</m:t>
              </m:r>
            </m:sub>
          </m:sSub>
          <m:r>
            <w:rPr>
              <w:rFonts w:ascii="Cambria Math" w:hAnsi="Cambria Math"/>
              <w:lang w:val="id-ID"/>
            </w:rPr>
            <m:t>)</m:t>
          </m:r>
        </m:oMath>
      </m:oMathPara>
    </w:p>
    <w:p w14:paraId="51471B12" w14:textId="4B80DB5A" w:rsidR="003C12F5" w:rsidRPr="003C12F5" w:rsidRDefault="003C12F5" w:rsidP="003C12F5">
      <w:pPr>
        <w:pStyle w:val="ListParagraph"/>
        <w:numPr>
          <w:ilvl w:val="0"/>
          <w:numId w:val="18"/>
        </w:numPr>
        <w:spacing w:line="276" w:lineRule="auto"/>
        <w:rPr>
          <w:lang w:val="id-ID"/>
        </w:rPr>
      </w:pPr>
      <w:r w:rsidRPr="003C12F5">
        <w:rPr>
          <w:lang w:val="id-ID"/>
        </w:rPr>
        <w:t xml:space="preserve">Rule 2 </w:t>
      </w:r>
      <w:r>
        <w:rPr>
          <w:lang w:val="id-ID"/>
        </w:rPr>
        <w:t>:</w:t>
      </w:r>
      <w:r w:rsidRPr="003C12F5">
        <w:rPr>
          <w:lang w:val="id-ID"/>
        </w:rPr>
        <w:t xml:space="preserve"> Ruangan Tidak Dapat Digunakan</w:t>
      </w:r>
    </w:p>
    <w:p w14:paraId="2FE667F8" w14:textId="29B41E75" w:rsidR="003C12F5" w:rsidRPr="003C12F5" w:rsidRDefault="00324D3D" w:rsidP="003C12F5">
      <w:pPr>
        <w:spacing w:line="276" w:lineRule="auto"/>
        <w:ind w:left="360"/>
        <w:rPr>
          <w:lang w:val="id-ID"/>
        </w:rPr>
      </w:pPr>
      <m:oMathPara>
        <m:oMath>
          <m:r>
            <m:rPr>
              <m:sty m:val="p"/>
            </m:rPr>
            <w:rPr>
              <w:rFonts w:ascii="Cambria Math" w:hAnsi="Cambria Math"/>
              <w:lang w:val="id-ID"/>
            </w:rPr>
            <m:t>∀</m:t>
          </m:r>
          <m:r>
            <w:rPr>
              <w:rFonts w:ascii="Cambria Math" w:hAnsi="Cambria Math"/>
              <w:lang w:val="id-ID"/>
            </w:rPr>
            <m:t>R</m:t>
          </m:r>
          <m:r>
            <m:rPr>
              <m:sty m:val="p"/>
            </m:rPr>
            <w:rPr>
              <w:rFonts w:ascii="Cambria Math" w:hAnsi="Cambria Math"/>
              <w:lang w:val="id-ID"/>
            </w:rPr>
            <m:t>∀</m:t>
          </m:r>
          <m:r>
            <w:rPr>
              <w:rFonts w:ascii="Cambria Math" w:hAnsi="Cambria Math"/>
              <w:lang w:val="id-ID"/>
            </w:rPr>
            <m:t>W</m:t>
          </m:r>
          <m:r>
            <m:rPr>
              <m:nor/>
            </m:rPr>
            <w:rPr>
              <w:rFonts w:ascii="Arial" w:hAnsi="Arial" w:cs="Arial"/>
              <w:lang w:val="id-ID"/>
            </w:rPr>
            <m:t>  </m:t>
          </m:r>
          <m:r>
            <w:rPr>
              <w:rFonts w:ascii="Cambria Math" w:hAnsi="Cambria Math"/>
              <w:lang w:val="id-ID"/>
            </w:rPr>
            <m:t>(jadwal</m:t>
          </m:r>
          <m:r>
            <m:rPr>
              <m:sty m:val="p"/>
            </m:rPr>
            <w:rPr>
              <w:rFonts w:ascii="Cambria Math" w:hAnsi="Cambria Math"/>
              <w:lang w:val="id-ID"/>
            </w:rPr>
            <m:t>_</m:t>
          </m:r>
          <m:r>
            <w:rPr>
              <w:rFonts w:ascii="Cambria Math" w:hAnsi="Cambria Math"/>
              <w:lang w:val="id-ID"/>
            </w:rPr>
            <m:t>penggunaan(R,W,terpakai)∧ketersediaan</m:t>
          </m:r>
          <m:r>
            <m:rPr>
              <m:sty m:val="p"/>
            </m:rPr>
            <w:rPr>
              <w:rFonts w:ascii="Cambria Math" w:hAnsi="Cambria Math"/>
              <w:lang w:val="id-ID"/>
            </w:rPr>
            <m:t>_</m:t>
          </m:r>
          <m:r>
            <w:rPr>
              <w:rFonts w:ascii="Cambria Math" w:hAnsi="Cambria Math"/>
              <w:lang w:val="id-ID"/>
            </w:rPr>
            <m:t>ruang(R,terpakai))→ruang</m:t>
          </m:r>
          <m:r>
            <m:rPr>
              <m:sty m:val="p"/>
            </m:rPr>
            <w:rPr>
              <w:rFonts w:ascii="Cambria Math" w:hAnsi="Cambria Math"/>
              <w:lang w:val="id-ID"/>
            </w:rPr>
            <m:t>_</m:t>
          </m:r>
          <m:r>
            <w:rPr>
              <w:rFonts w:ascii="Cambria Math" w:hAnsi="Cambria Math"/>
              <w:lang w:val="id-ID"/>
            </w:rPr>
            <m:t>tidak</m:t>
          </m:r>
          <m:r>
            <m:rPr>
              <m:sty m:val="p"/>
            </m:rPr>
            <w:rPr>
              <w:rFonts w:ascii="Cambria Math" w:hAnsi="Cambria Math"/>
              <w:lang w:val="id-ID"/>
            </w:rPr>
            <m:t>_</m:t>
          </m:r>
          <m:r>
            <w:rPr>
              <w:rFonts w:ascii="Cambria Math" w:hAnsi="Cambria Math"/>
              <w:lang w:val="id-ID"/>
            </w:rPr>
            <m:t>dapat</m:t>
          </m:r>
          <m:r>
            <m:rPr>
              <m:sty m:val="p"/>
            </m:rPr>
            <w:rPr>
              <w:rFonts w:ascii="Cambria Math" w:hAnsi="Cambria Math"/>
              <w:lang w:val="id-ID"/>
            </w:rPr>
            <m:t>_</m:t>
          </m:r>
          <m:r>
            <w:rPr>
              <w:rFonts w:ascii="Cambria Math" w:hAnsi="Cambria Math"/>
              <w:lang w:val="id-ID"/>
            </w:rPr>
            <m:t>dipakai(R,W)</m:t>
          </m:r>
        </m:oMath>
      </m:oMathPara>
    </w:p>
    <w:p w14:paraId="352F542F" w14:textId="1BC3E07A" w:rsidR="003C12F5" w:rsidRPr="003C12F5" w:rsidRDefault="003C12F5" w:rsidP="003C12F5">
      <w:pPr>
        <w:pStyle w:val="ListParagraph"/>
        <w:numPr>
          <w:ilvl w:val="0"/>
          <w:numId w:val="18"/>
        </w:numPr>
        <w:spacing w:line="276" w:lineRule="auto"/>
        <w:rPr>
          <w:lang w:val="id-ID"/>
        </w:rPr>
      </w:pPr>
      <w:r w:rsidRPr="003C12F5">
        <w:rPr>
          <w:lang w:val="id-ID"/>
        </w:rPr>
        <w:t xml:space="preserve">Rule 3 </w:t>
      </w:r>
      <w:r>
        <w:rPr>
          <w:lang w:val="id-ID"/>
        </w:rPr>
        <w:t>:</w:t>
      </w:r>
      <w:r w:rsidRPr="003C12F5">
        <w:rPr>
          <w:lang w:val="id-ID"/>
        </w:rPr>
        <w:t xml:space="preserve"> Kekurangan Ruang</w:t>
      </w:r>
    </w:p>
    <w:p w14:paraId="73BD66AA" w14:textId="7E01378E" w:rsidR="003C12F5" w:rsidRPr="003C12F5" w:rsidRDefault="00324D3D" w:rsidP="003C12F5">
      <w:pPr>
        <w:spacing w:line="276" w:lineRule="auto"/>
        <w:ind w:left="360"/>
        <w:rPr>
          <w:lang w:val="id-ID"/>
        </w:rPr>
      </w:pPr>
      <m:oMathPara>
        <m:oMath>
          <m:r>
            <m:rPr>
              <m:sty m:val="p"/>
            </m:rPr>
            <w:rPr>
              <w:rFonts w:ascii="Cambria Math" w:hAnsi="Cambria Math"/>
              <w:lang w:val="id-ID"/>
            </w:rPr>
            <m:t>∀</m:t>
          </m:r>
          <m:r>
            <w:rPr>
              <w:rFonts w:ascii="Cambria Math" w:hAnsi="Cambria Math"/>
              <w:lang w:val="id-ID"/>
            </w:rPr>
            <m:t>P</m:t>
          </m:r>
          <m:r>
            <m:rPr>
              <m:sty m:val="p"/>
            </m:rPr>
            <w:rPr>
              <w:rFonts w:ascii="Cambria Math" w:hAnsi="Cambria Math"/>
              <w:lang w:val="id-ID"/>
            </w:rPr>
            <m:t>∀</m:t>
          </m:r>
          <m:r>
            <w:rPr>
              <w:rFonts w:ascii="Cambria Math" w:hAnsi="Cambria Math"/>
              <w:lang w:val="id-ID"/>
            </w:rPr>
            <m:t>T</m:t>
          </m:r>
          <m:r>
            <m:rPr>
              <m:sty m:val="p"/>
            </m:rPr>
            <w:rPr>
              <w:rFonts w:ascii="Cambria Math" w:hAnsi="Cambria Math"/>
              <w:lang w:val="id-ID"/>
            </w:rPr>
            <m:t>∀</m:t>
          </m:r>
          <m:r>
            <w:rPr>
              <w:rFonts w:ascii="Cambria Math" w:hAnsi="Cambria Math"/>
              <w:lang w:val="id-ID"/>
            </w:rPr>
            <m:t>JK</m:t>
          </m:r>
          <m:r>
            <m:rPr>
              <m:sty m:val="p"/>
            </m:rPr>
            <w:rPr>
              <w:rFonts w:ascii="Cambria Math" w:hAnsi="Cambria Math"/>
              <w:lang w:val="id-ID"/>
            </w:rPr>
            <m:t>∀</m:t>
          </m:r>
          <m:r>
            <w:rPr>
              <w:rFonts w:ascii="Cambria Math" w:hAnsi="Cambria Math"/>
              <w:lang w:val="id-ID"/>
            </w:rPr>
            <m:t>JR</m:t>
          </m:r>
          <m:r>
            <m:rPr>
              <m:nor/>
            </m:rPr>
            <w:rPr>
              <w:rFonts w:ascii="Arial" w:hAnsi="Arial" w:cs="Arial"/>
              <w:lang w:val="id-ID"/>
            </w:rPr>
            <m:t>  </m:t>
          </m:r>
          <m:r>
            <w:rPr>
              <w:rFonts w:ascii="Cambria Math" w:hAnsi="Cambria Math"/>
              <w:lang w:val="id-ID"/>
            </w:rPr>
            <m:t>(jumlah</m:t>
          </m:r>
          <m:r>
            <m:rPr>
              <m:sty m:val="p"/>
            </m:rPr>
            <w:rPr>
              <w:rFonts w:ascii="Cambria Math" w:hAnsi="Cambria Math"/>
              <w:lang w:val="id-ID"/>
            </w:rPr>
            <m:t>_</m:t>
          </m:r>
          <m:r>
            <w:rPr>
              <w:rFonts w:ascii="Cambria Math" w:hAnsi="Cambria Math"/>
              <w:lang w:val="id-ID"/>
            </w:rPr>
            <m:t>kelas(P,T,JK)∧jumlah</m:t>
          </m:r>
          <m:r>
            <m:rPr>
              <m:sty m:val="p"/>
            </m:rPr>
            <w:rPr>
              <w:rFonts w:ascii="Cambria Math" w:hAnsi="Cambria Math"/>
              <w:lang w:val="id-ID"/>
            </w:rPr>
            <m:t>_</m:t>
          </m:r>
          <m:r>
            <w:rPr>
              <w:rFonts w:ascii="Cambria Math" w:hAnsi="Cambria Math"/>
              <w:lang w:val="id-ID"/>
            </w:rPr>
            <m:t>ruang(gedung</m:t>
          </m:r>
          <m:r>
            <m:rPr>
              <m:sty m:val="p"/>
            </m:rPr>
            <w:rPr>
              <w:rFonts w:ascii="Cambria Math" w:hAnsi="Cambria Math"/>
              <w:lang w:val="id-ID"/>
            </w:rPr>
            <m:t>_</m:t>
          </m:r>
          <m:r>
            <w:rPr>
              <w:rFonts w:ascii="Cambria Math" w:hAnsi="Cambria Math"/>
              <w:lang w:val="id-ID"/>
            </w:rPr>
            <m:t>jtk,JR)∧JK&gt;JR)→kekurangan</m:t>
          </m:r>
          <m:r>
            <m:rPr>
              <m:sty m:val="p"/>
            </m:rPr>
            <w:rPr>
              <w:rFonts w:ascii="Cambria Math" w:hAnsi="Cambria Math"/>
              <w:lang w:val="id-ID"/>
            </w:rPr>
            <m:t>_</m:t>
          </m:r>
          <m:r>
            <w:rPr>
              <w:rFonts w:ascii="Cambria Math" w:hAnsi="Cambria Math"/>
              <w:lang w:val="id-ID"/>
            </w:rPr>
            <m:t>ruang(P,T)</m:t>
          </m:r>
        </m:oMath>
      </m:oMathPara>
    </w:p>
    <w:p w14:paraId="44186E8F" w14:textId="19C50B0E" w:rsidR="003C12F5" w:rsidRPr="003C12F5" w:rsidRDefault="003C12F5" w:rsidP="003C12F5">
      <w:pPr>
        <w:pStyle w:val="ListParagraph"/>
        <w:numPr>
          <w:ilvl w:val="0"/>
          <w:numId w:val="18"/>
        </w:numPr>
        <w:spacing w:line="276" w:lineRule="auto"/>
        <w:rPr>
          <w:lang w:val="id-ID"/>
        </w:rPr>
      </w:pPr>
      <w:r w:rsidRPr="003C12F5">
        <w:rPr>
          <w:lang w:val="id-ID"/>
        </w:rPr>
        <w:t xml:space="preserve">Rule 4 </w:t>
      </w:r>
      <w:r>
        <w:rPr>
          <w:lang w:val="id-ID"/>
        </w:rPr>
        <w:t>:</w:t>
      </w:r>
      <w:r w:rsidRPr="003C12F5">
        <w:rPr>
          <w:lang w:val="id-ID"/>
        </w:rPr>
        <w:t xml:space="preserve"> Potensi Bentrok Ruang</w:t>
      </w:r>
    </w:p>
    <w:p w14:paraId="785645E1" w14:textId="0FBD469D" w:rsidR="003C12F5" w:rsidRPr="003C12F5" w:rsidRDefault="00324D3D" w:rsidP="003C12F5">
      <w:pPr>
        <w:pStyle w:val="ListParagraph"/>
        <w:spacing w:line="276" w:lineRule="auto"/>
        <w:rPr>
          <w:lang w:val="id-ID"/>
        </w:rPr>
      </w:pPr>
      <m:oMathPara>
        <m:oMath>
          <m:r>
            <m:rPr>
              <m:sty m:val="p"/>
            </m:rPr>
            <w:rPr>
              <w:rFonts w:ascii="Cambria Math" w:hAnsi="Cambria Math"/>
              <w:lang w:val="id-ID"/>
            </w:rPr>
            <m:t>∀</m:t>
          </m:r>
          <m:r>
            <w:rPr>
              <w:rFonts w:ascii="Cambria Math" w:hAnsi="Cambria Math"/>
              <w:lang w:val="id-ID"/>
            </w:rPr>
            <m:t>K</m:t>
          </m:r>
          <m:r>
            <m:rPr>
              <m:sty m:val="p"/>
            </m:rPr>
            <w:rPr>
              <w:rFonts w:ascii="Cambria Math" w:hAnsi="Cambria Math"/>
              <w:lang w:val="id-ID"/>
            </w:rPr>
            <m:t>∀</m:t>
          </m:r>
          <m:r>
            <w:rPr>
              <w:rFonts w:ascii="Cambria Math" w:hAnsi="Cambria Math"/>
              <w:lang w:val="id-ID"/>
            </w:rPr>
            <m:t>R</m:t>
          </m:r>
          <m:r>
            <m:rPr>
              <m:sty m:val="p"/>
            </m:rPr>
            <w:rPr>
              <w:rFonts w:ascii="Cambria Math" w:hAnsi="Cambria Math"/>
              <w:lang w:val="id-ID"/>
            </w:rPr>
            <m:t>∀</m:t>
          </m:r>
          <m:r>
            <w:rPr>
              <w:rFonts w:ascii="Cambria Math" w:hAnsi="Cambria Math"/>
              <w:lang w:val="id-ID"/>
            </w:rPr>
            <m:t>W</m:t>
          </m:r>
          <m:r>
            <m:rPr>
              <m:nor/>
            </m:rPr>
            <w:rPr>
              <w:rFonts w:ascii="Arial" w:hAnsi="Arial" w:cs="Arial"/>
              <w:lang w:val="id-ID"/>
            </w:rPr>
            <m:t>  </m:t>
          </m:r>
          <m:r>
            <w:rPr>
              <w:rFonts w:ascii="Cambria Math" w:hAnsi="Cambria Math"/>
              <w:lang w:val="id-ID"/>
            </w:rPr>
            <m:t>(butuh</m:t>
          </m:r>
          <m:r>
            <m:rPr>
              <m:sty m:val="p"/>
            </m:rPr>
            <w:rPr>
              <w:rFonts w:ascii="Cambria Math" w:hAnsi="Cambria Math"/>
              <w:lang w:val="id-ID"/>
            </w:rPr>
            <m:t>_</m:t>
          </m:r>
          <m:r>
            <w:rPr>
              <w:rFonts w:ascii="Cambria Math" w:hAnsi="Cambria Math"/>
              <w:lang w:val="id-ID"/>
            </w:rPr>
            <m:t>ruang(K)∧kelas</m:t>
          </m:r>
          <m:r>
            <m:rPr>
              <m:sty m:val="p"/>
            </m:rPr>
            <w:rPr>
              <w:rFonts w:ascii="Cambria Math" w:hAnsi="Cambria Math"/>
              <w:lang w:val="id-ID"/>
            </w:rPr>
            <m:t>_</m:t>
          </m:r>
          <m:r>
            <w:rPr>
              <w:rFonts w:ascii="Cambria Math" w:hAnsi="Cambria Math"/>
              <w:lang w:val="id-ID"/>
            </w:rPr>
            <m:t>di</m:t>
          </m:r>
          <m:r>
            <m:rPr>
              <m:sty m:val="p"/>
            </m:rPr>
            <w:rPr>
              <w:rFonts w:ascii="Cambria Math" w:hAnsi="Cambria Math"/>
              <w:lang w:val="id-ID"/>
            </w:rPr>
            <m:t>_</m:t>
          </m:r>
          <m:r>
            <w:rPr>
              <w:rFonts w:ascii="Cambria Math" w:hAnsi="Cambria Math"/>
              <w:lang w:val="id-ID"/>
            </w:rPr>
            <m:t>ruang(K,R,W)∧ruang</m:t>
          </m:r>
          <m:r>
            <m:rPr>
              <m:sty m:val="p"/>
            </m:rPr>
            <w:rPr>
              <w:rFonts w:ascii="Cambria Math" w:hAnsi="Cambria Math"/>
              <w:lang w:val="id-ID"/>
            </w:rPr>
            <m:t>_</m:t>
          </m:r>
          <m:r>
            <w:rPr>
              <w:rFonts w:ascii="Cambria Math" w:hAnsi="Cambria Math"/>
              <w:lang w:val="id-ID"/>
            </w:rPr>
            <m:t>tidak</m:t>
          </m:r>
          <m:r>
            <m:rPr>
              <m:sty m:val="p"/>
            </m:rPr>
            <w:rPr>
              <w:rFonts w:ascii="Cambria Math" w:hAnsi="Cambria Math"/>
              <w:lang w:val="id-ID"/>
            </w:rPr>
            <m:t>_</m:t>
          </m:r>
          <m:r>
            <w:rPr>
              <w:rFonts w:ascii="Cambria Math" w:hAnsi="Cambria Math"/>
              <w:lang w:val="id-ID"/>
            </w:rPr>
            <m:t>dapat</m:t>
          </m:r>
          <m:r>
            <m:rPr>
              <m:sty m:val="p"/>
            </m:rPr>
            <w:rPr>
              <w:rFonts w:ascii="Cambria Math" w:hAnsi="Cambria Math"/>
              <w:lang w:val="id-ID"/>
            </w:rPr>
            <m:t>_</m:t>
          </m:r>
          <m:r>
            <w:rPr>
              <w:rFonts w:ascii="Cambria Math" w:hAnsi="Cambria Math"/>
              <w:lang w:val="id-ID"/>
            </w:rPr>
            <m:t>dipakai(R,W))→potensi</m:t>
          </m:r>
          <m:r>
            <m:rPr>
              <m:sty m:val="p"/>
            </m:rPr>
            <w:rPr>
              <w:rFonts w:ascii="Cambria Math" w:hAnsi="Cambria Math"/>
              <w:lang w:val="id-ID"/>
            </w:rPr>
            <m:t>_</m:t>
          </m:r>
          <m:r>
            <w:rPr>
              <w:rFonts w:ascii="Cambria Math" w:hAnsi="Cambria Math"/>
              <w:lang w:val="id-ID"/>
            </w:rPr>
            <m:t>bentrok(K,R,W)</m:t>
          </m:r>
        </m:oMath>
      </m:oMathPara>
    </w:p>
    <w:p w14:paraId="20C3B217" w14:textId="0E766445" w:rsidR="003C12F5" w:rsidRPr="003C12F5" w:rsidRDefault="003C12F5" w:rsidP="003C12F5">
      <w:pPr>
        <w:pStyle w:val="ListParagraph"/>
        <w:numPr>
          <w:ilvl w:val="0"/>
          <w:numId w:val="18"/>
        </w:numPr>
        <w:spacing w:line="276" w:lineRule="auto"/>
        <w:rPr>
          <w:lang w:val="id-ID"/>
        </w:rPr>
      </w:pPr>
      <w:r w:rsidRPr="003C12F5">
        <w:rPr>
          <w:lang w:val="id-ID"/>
        </w:rPr>
        <w:t xml:space="preserve">Rule 5 </w:t>
      </w:r>
      <w:r>
        <w:rPr>
          <w:lang w:val="id-ID"/>
        </w:rPr>
        <w:t>:</w:t>
      </w:r>
      <w:r w:rsidRPr="003C12F5">
        <w:rPr>
          <w:lang w:val="id-ID"/>
        </w:rPr>
        <w:t xml:space="preserve"> Pengawas Tidak Bisa Mengawasi</w:t>
      </w:r>
    </w:p>
    <w:p w14:paraId="0E93DED2" w14:textId="6B4AAA9B" w:rsidR="003C12F5" w:rsidRPr="003C12F5" w:rsidRDefault="00324D3D" w:rsidP="003C12F5">
      <w:pPr>
        <w:spacing w:line="276" w:lineRule="auto"/>
        <w:ind w:left="360"/>
        <w:rPr>
          <w:lang w:val="id-ID"/>
        </w:rPr>
      </w:pPr>
      <m:oMathPara>
        <m:oMath>
          <m:r>
            <m:rPr>
              <m:sty m:val="p"/>
            </m:rPr>
            <w:rPr>
              <w:rFonts w:ascii="Cambria Math" w:hAnsi="Cambria Math"/>
              <w:lang w:val="id-ID"/>
            </w:rPr>
            <m:t>∀</m:t>
          </m:r>
          <m:r>
            <w:rPr>
              <w:rFonts w:ascii="Cambria Math" w:hAnsi="Cambria Math"/>
              <w:lang w:val="id-ID"/>
            </w:rPr>
            <m:t>P</m:t>
          </m:r>
          <m:r>
            <m:rPr>
              <m:sty m:val="p"/>
            </m:rPr>
            <w:rPr>
              <w:rFonts w:ascii="Cambria Math" w:hAnsi="Cambria Math"/>
              <w:lang w:val="id-ID"/>
            </w:rPr>
            <m:t>∀</m:t>
          </m:r>
          <m:r>
            <w:rPr>
              <w:rFonts w:ascii="Cambria Math" w:hAnsi="Cambria Math"/>
              <w:lang w:val="id-ID"/>
            </w:rPr>
            <m:t>K</m:t>
          </m:r>
          <m:r>
            <m:rPr>
              <m:sty m:val="p"/>
            </m:rPr>
            <w:rPr>
              <w:rFonts w:ascii="Cambria Math" w:hAnsi="Cambria Math"/>
              <w:lang w:val="id-ID"/>
            </w:rPr>
            <m:t>∀</m:t>
          </m:r>
          <m:r>
            <w:rPr>
              <w:rFonts w:ascii="Cambria Math" w:hAnsi="Cambria Math"/>
              <w:lang w:val="id-ID"/>
            </w:rPr>
            <m:t>W</m:t>
          </m:r>
          <m:r>
            <m:rPr>
              <m:nor/>
            </m:rPr>
            <w:rPr>
              <w:rFonts w:ascii="Arial" w:hAnsi="Arial" w:cs="Arial"/>
              <w:lang w:val="id-ID"/>
            </w:rPr>
            <m:t>  </m:t>
          </m:r>
          <m:r>
            <w:rPr>
              <w:rFonts w:ascii="Cambria Math" w:hAnsi="Cambria Math"/>
              <w:lang w:val="id-ID"/>
            </w:rPr>
            <m:t>(ditugaskan(P,K,W)∧pengawas(P,tidak</m:t>
          </m:r>
          <m:r>
            <m:rPr>
              <m:sty m:val="p"/>
            </m:rPr>
            <w:rPr>
              <w:rFonts w:ascii="Cambria Math" w:hAnsi="Cambria Math"/>
              <w:lang w:val="id-ID"/>
            </w:rPr>
            <m:t>_</m:t>
          </m:r>
          <m:r>
            <w:rPr>
              <w:rFonts w:ascii="Cambria Math" w:hAnsi="Cambria Math"/>
              <w:lang w:val="id-ID"/>
            </w:rPr>
            <m:t>hadir))→pengawas</m:t>
          </m:r>
          <m:r>
            <m:rPr>
              <m:sty m:val="p"/>
            </m:rPr>
            <w:rPr>
              <w:rFonts w:ascii="Cambria Math" w:hAnsi="Cambria Math"/>
              <w:lang w:val="id-ID"/>
            </w:rPr>
            <m:t>_</m:t>
          </m:r>
          <m:r>
            <w:rPr>
              <w:rFonts w:ascii="Cambria Math" w:hAnsi="Cambria Math"/>
              <w:lang w:val="id-ID"/>
            </w:rPr>
            <m:t>tidak</m:t>
          </m:r>
          <m:r>
            <m:rPr>
              <m:sty m:val="p"/>
            </m:rPr>
            <w:rPr>
              <w:rFonts w:ascii="Cambria Math" w:hAnsi="Cambria Math"/>
              <w:lang w:val="id-ID"/>
            </w:rPr>
            <m:t>_</m:t>
          </m:r>
          <m:r>
            <w:rPr>
              <w:rFonts w:ascii="Cambria Math" w:hAnsi="Cambria Math"/>
              <w:lang w:val="id-ID"/>
            </w:rPr>
            <m:t>bisa(P,K)</m:t>
          </m:r>
        </m:oMath>
      </m:oMathPara>
    </w:p>
    <w:p w14:paraId="59D7D62F" w14:textId="3BADF8B7" w:rsidR="003C12F5" w:rsidRPr="003C12F5" w:rsidRDefault="003C12F5" w:rsidP="003C12F5">
      <w:pPr>
        <w:pStyle w:val="ListParagraph"/>
        <w:numPr>
          <w:ilvl w:val="0"/>
          <w:numId w:val="18"/>
        </w:numPr>
        <w:spacing w:line="276" w:lineRule="auto"/>
        <w:rPr>
          <w:lang w:val="id-ID"/>
        </w:rPr>
      </w:pPr>
      <w:r w:rsidRPr="003C12F5">
        <w:rPr>
          <w:lang w:val="id-ID"/>
        </w:rPr>
        <w:t xml:space="preserve">Rule 6 </w:t>
      </w:r>
      <w:r>
        <w:rPr>
          <w:lang w:val="id-ID"/>
        </w:rPr>
        <w:t>:</w:t>
      </w:r>
      <w:r w:rsidRPr="003C12F5">
        <w:rPr>
          <w:lang w:val="id-ID"/>
        </w:rPr>
        <w:t xml:space="preserve"> Kelas Bermasalah</w:t>
      </w:r>
    </w:p>
    <w:p w14:paraId="4840B63F" w14:textId="2A7FF7A4" w:rsidR="003C12F5" w:rsidRPr="003C12F5" w:rsidRDefault="00324D3D" w:rsidP="003C12F5">
      <w:pPr>
        <w:spacing w:line="276" w:lineRule="auto"/>
        <w:ind w:left="360"/>
        <w:rPr>
          <w:lang w:val="id-ID"/>
        </w:rPr>
      </w:pPr>
      <m:oMathPara>
        <m:oMath>
          <m:r>
            <m:rPr>
              <m:sty m:val="p"/>
            </m:rPr>
            <w:rPr>
              <w:rFonts w:ascii="Cambria Math" w:hAnsi="Cambria Math"/>
              <w:lang w:val="id-ID"/>
            </w:rPr>
            <m:t>∀</m:t>
          </m:r>
          <m:r>
            <w:rPr>
              <w:rFonts w:ascii="Cambria Math" w:hAnsi="Cambria Math"/>
              <w:lang w:val="id-ID"/>
            </w:rPr>
            <m:t>K</m:t>
          </m:r>
          <m:r>
            <m:rPr>
              <m:nor/>
            </m:rPr>
            <w:rPr>
              <w:rFonts w:ascii="Arial" w:hAnsi="Arial" w:cs="Arial"/>
              <w:lang w:val="id-ID"/>
            </w:rPr>
            <m:t>  </m:t>
          </m:r>
          <m:r>
            <w:rPr>
              <w:rFonts w:ascii="Cambria Math" w:hAnsi="Cambria Math"/>
              <w:lang w:val="id-ID"/>
            </w:rPr>
            <m:t>(bentrok</m:t>
          </m:r>
          <m:r>
            <m:rPr>
              <m:sty m:val="p"/>
            </m:rPr>
            <w:rPr>
              <w:rFonts w:ascii="Cambria Math" w:hAnsi="Cambria Math"/>
              <w:lang w:val="id-ID"/>
            </w:rPr>
            <m:t>_</m:t>
          </m:r>
          <m:r>
            <w:rPr>
              <w:rFonts w:ascii="Cambria Math" w:hAnsi="Cambria Math"/>
              <w:lang w:val="id-ID"/>
            </w:rPr>
            <m:t>ruangan(K,X)∨potensi</m:t>
          </m:r>
          <m:r>
            <m:rPr>
              <m:sty m:val="p"/>
            </m:rPr>
            <w:rPr>
              <w:rFonts w:ascii="Cambria Math" w:hAnsi="Cambria Math"/>
              <w:lang w:val="id-ID"/>
            </w:rPr>
            <m:t>_</m:t>
          </m:r>
          <m:r>
            <w:rPr>
              <w:rFonts w:ascii="Cambria Math" w:hAnsi="Cambria Math"/>
              <w:lang w:val="id-ID"/>
            </w:rPr>
            <m:t>bentrok(K,R,W))→kelas</m:t>
          </m:r>
          <m:r>
            <m:rPr>
              <m:sty m:val="p"/>
            </m:rPr>
            <w:rPr>
              <w:rFonts w:ascii="Cambria Math" w:hAnsi="Cambria Math"/>
              <w:lang w:val="id-ID"/>
            </w:rPr>
            <m:t>_</m:t>
          </m:r>
          <m:r>
            <w:rPr>
              <w:rFonts w:ascii="Cambria Math" w:hAnsi="Cambria Math"/>
              <w:lang w:val="id-ID"/>
            </w:rPr>
            <m:t>bermasalah(K)</m:t>
          </m:r>
        </m:oMath>
      </m:oMathPara>
    </w:p>
    <w:p w14:paraId="759C5B50" w14:textId="436A2884" w:rsidR="003C12F5" w:rsidRPr="003C12F5" w:rsidRDefault="003C12F5" w:rsidP="003C12F5">
      <w:pPr>
        <w:pStyle w:val="ListParagraph"/>
        <w:numPr>
          <w:ilvl w:val="0"/>
          <w:numId w:val="18"/>
        </w:numPr>
        <w:spacing w:line="276" w:lineRule="auto"/>
        <w:rPr>
          <w:lang w:val="id-ID"/>
        </w:rPr>
      </w:pPr>
      <w:r w:rsidRPr="003C12F5">
        <w:rPr>
          <w:lang w:val="id-ID"/>
        </w:rPr>
        <w:lastRenderedPageBreak/>
        <w:t xml:space="preserve">Rule 7 </w:t>
      </w:r>
      <w:r>
        <w:rPr>
          <w:lang w:val="id-ID"/>
        </w:rPr>
        <w:t>:</w:t>
      </w:r>
      <w:r w:rsidRPr="003C12F5">
        <w:rPr>
          <w:lang w:val="id-ID"/>
        </w:rPr>
        <w:t xml:space="preserve"> Jadwal Bermasalah</w:t>
      </w:r>
    </w:p>
    <w:p w14:paraId="0A67F065" w14:textId="0A4C27D2" w:rsidR="003C12F5" w:rsidRPr="003C12F5" w:rsidRDefault="00324D3D" w:rsidP="003C12F5">
      <w:pPr>
        <w:spacing w:line="276" w:lineRule="auto"/>
        <w:ind w:left="360"/>
        <w:rPr>
          <w:lang w:val="id-ID"/>
        </w:rPr>
      </w:pPr>
      <m:oMathPara>
        <m:oMath>
          <m:r>
            <m:rPr>
              <m:sty m:val="p"/>
            </m:rPr>
            <w:rPr>
              <w:rFonts w:ascii="Cambria Math" w:hAnsi="Cambria Math"/>
              <w:lang w:val="id-ID"/>
            </w:rPr>
            <m:t>∀</m:t>
          </m:r>
          <m:r>
            <w:rPr>
              <w:rFonts w:ascii="Cambria Math" w:hAnsi="Cambria Math"/>
              <w:lang w:val="id-ID"/>
            </w:rPr>
            <m:t>K</m:t>
          </m:r>
          <m:r>
            <m:rPr>
              <m:nor/>
            </m:rPr>
            <w:rPr>
              <w:rFonts w:ascii="Arial" w:hAnsi="Arial" w:cs="Arial"/>
              <w:lang w:val="id-ID"/>
            </w:rPr>
            <m:t>  </m:t>
          </m:r>
          <m:r>
            <w:rPr>
              <w:rFonts w:ascii="Cambria Math" w:hAnsi="Cambria Math"/>
              <w:lang w:val="id-ID"/>
            </w:rPr>
            <m:t>(kelas</m:t>
          </m:r>
          <m:r>
            <m:rPr>
              <m:sty m:val="p"/>
            </m:rPr>
            <w:rPr>
              <w:rFonts w:ascii="Cambria Math" w:hAnsi="Cambria Math"/>
              <w:lang w:val="id-ID"/>
            </w:rPr>
            <m:t>_</m:t>
          </m:r>
          <m:r>
            <w:rPr>
              <w:rFonts w:ascii="Cambria Math" w:hAnsi="Cambria Math"/>
              <w:lang w:val="id-ID"/>
            </w:rPr>
            <m:t>bermasalah(K)∧kelas</m:t>
          </m:r>
          <m:r>
            <m:rPr>
              <m:sty m:val="p"/>
            </m:rPr>
            <w:rPr>
              <w:rFonts w:ascii="Cambria Math" w:hAnsi="Cambria Math"/>
              <w:lang w:val="id-ID"/>
            </w:rPr>
            <m:t>_</m:t>
          </m:r>
          <m:r>
            <w:rPr>
              <w:rFonts w:ascii="Cambria Math" w:hAnsi="Cambria Math"/>
              <w:lang w:val="id-ID"/>
            </w:rPr>
            <m:t>dijadwalkan(K,M,W))→jadwal</m:t>
          </m:r>
          <m:r>
            <m:rPr>
              <m:sty m:val="p"/>
            </m:rPr>
            <w:rPr>
              <w:rFonts w:ascii="Cambria Math" w:hAnsi="Cambria Math"/>
              <w:lang w:val="id-ID"/>
            </w:rPr>
            <m:t>_</m:t>
          </m:r>
          <m:r>
            <w:rPr>
              <w:rFonts w:ascii="Cambria Math" w:hAnsi="Cambria Math"/>
              <w:lang w:val="id-ID"/>
            </w:rPr>
            <m:t>bermasalah(K)</m:t>
          </m:r>
        </m:oMath>
      </m:oMathPara>
    </w:p>
    <w:p w14:paraId="507E0E8F" w14:textId="764585F7" w:rsidR="003C12F5" w:rsidRPr="003C12F5" w:rsidRDefault="003C12F5" w:rsidP="003C12F5">
      <w:pPr>
        <w:pStyle w:val="ListParagraph"/>
        <w:numPr>
          <w:ilvl w:val="0"/>
          <w:numId w:val="18"/>
        </w:numPr>
        <w:spacing w:line="276" w:lineRule="auto"/>
        <w:rPr>
          <w:lang w:val="id-ID"/>
        </w:rPr>
      </w:pPr>
      <w:r w:rsidRPr="003C12F5">
        <w:rPr>
          <w:lang w:val="id-ID"/>
        </w:rPr>
        <w:t xml:space="preserve">Rule 8 </w:t>
      </w:r>
      <w:r>
        <w:rPr>
          <w:lang w:val="id-ID"/>
        </w:rPr>
        <w:t>:</w:t>
      </w:r>
      <w:r w:rsidRPr="003C12F5">
        <w:rPr>
          <w:lang w:val="id-ID"/>
        </w:rPr>
        <w:t xml:space="preserve"> Perlu Penjadwalan Ulang</w:t>
      </w:r>
    </w:p>
    <w:p w14:paraId="0F0162D0" w14:textId="26A06394" w:rsidR="003C12F5" w:rsidRPr="003C12F5" w:rsidRDefault="00324D3D" w:rsidP="003C12F5">
      <w:pPr>
        <w:spacing w:line="276" w:lineRule="auto"/>
        <w:ind w:left="360"/>
        <w:rPr>
          <w:lang w:val="id-ID"/>
        </w:rPr>
      </w:pPr>
      <m:oMathPara>
        <m:oMath>
          <m:r>
            <m:rPr>
              <m:sty m:val="p"/>
            </m:rPr>
            <w:rPr>
              <w:rFonts w:ascii="Cambria Math" w:hAnsi="Cambria Math"/>
              <w:lang w:val="id-ID"/>
            </w:rPr>
            <m:t>∀</m:t>
          </m:r>
          <m:r>
            <w:rPr>
              <w:rFonts w:ascii="Cambria Math" w:hAnsi="Cambria Math"/>
              <w:lang w:val="id-ID"/>
            </w:rPr>
            <m:t>K</m:t>
          </m:r>
          <m:r>
            <m:rPr>
              <m:nor/>
            </m:rPr>
            <w:rPr>
              <w:rFonts w:ascii="Arial" w:hAnsi="Arial" w:cs="Arial"/>
              <w:lang w:val="id-ID"/>
            </w:rPr>
            <m:t>  </m:t>
          </m:r>
          <m:r>
            <w:rPr>
              <w:rFonts w:ascii="Cambria Math" w:hAnsi="Cambria Math"/>
              <w:lang w:val="id-ID"/>
            </w:rPr>
            <m:t>jadwal</m:t>
          </m:r>
          <m:r>
            <m:rPr>
              <m:sty m:val="p"/>
            </m:rPr>
            <w:rPr>
              <w:rFonts w:ascii="Cambria Math" w:hAnsi="Cambria Math"/>
              <w:lang w:val="id-ID"/>
            </w:rPr>
            <m:t>_</m:t>
          </m:r>
          <m:r>
            <w:rPr>
              <w:rFonts w:ascii="Cambria Math" w:hAnsi="Cambria Math"/>
              <w:lang w:val="id-ID"/>
            </w:rPr>
            <m:t>bermasalah(K)→perlu</m:t>
          </m:r>
          <m:r>
            <m:rPr>
              <m:sty m:val="p"/>
            </m:rPr>
            <w:rPr>
              <w:rFonts w:ascii="Cambria Math" w:hAnsi="Cambria Math"/>
              <w:lang w:val="id-ID"/>
            </w:rPr>
            <m:t>_</m:t>
          </m:r>
          <m:r>
            <w:rPr>
              <w:rFonts w:ascii="Cambria Math" w:hAnsi="Cambria Math"/>
              <w:lang w:val="id-ID"/>
            </w:rPr>
            <m:t>penjadwalan</m:t>
          </m:r>
          <m:r>
            <m:rPr>
              <m:sty m:val="p"/>
            </m:rPr>
            <w:rPr>
              <w:rFonts w:ascii="Cambria Math" w:hAnsi="Cambria Math"/>
              <w:lang w:val="id-ID"/>
            </w:rPr>
            <m:t>_</m:t>
          </m:r>
          <m:r>
            <w:rPr>
              <w:rFonts w:ascii="Cambria Math" w:hAnsi="Cambria Math"/>
              <w:lang w:val="id-ID"/>
            </w:rPr>
            <m:t>ulang(K)</m:t>
          </m:r>
        </m:oMath>
      </m:oMathPara>
    </w:p>
    <w:p w14:paraId="43387764" w14:textId="4FDF913F" w:rsidR="003C12F5" w:rsidRPr="003C12F5" w:rsidRDefault="003C12F5" w:rsidP="003C12F5">
      <w:pPr>
        <w:pStyle w:val="ListParagraph"/>
        <w:numPr>
          <w:ilvl w:val="0"/>
          <w:numId w:val="18"/>
        </w:numPr>
        <w:spacing w:line="276" w:lineRule="auto"/>
        <w:rPr>
          <w:lang w:val="id-ID"/>
        </w:rPr>
      </w:pPr>
      <w:r w:rsidRPr="003C12F5">
        <w:rPr>
          <w:lang w:val="id-ID"/>
        </w:rPr>
        <w:t xml:space="preserve">Rule 9 </w:t>
      </w:r>
      <w:r>
        <w:rPr>
          <w:lang w:val="id-ID"/>
        </w:rPr>
        <w:t>:</w:t>
      </w:r>
      <w:r w:rsidRPr="003C12F5">
        <w:rPr>
          <w:lang w:val="id-ID"/>
        </w:rPr>
        <w:t xml:space="preserve"> Butuh Pengawas Pengganti</w:t>
      </w:r>
    </w:p>
    <w:p w14:paraId="26B7B08C" w14:textId="3325E7F3" w:rsidR="00005532" w:rsidRPr="0074010A" w:rsidRDefault="00324D3D" w:rsidP="003C12F5">
      <w:pPr>
        <w:spacing w:line="276" w:lineRule="auto"/>
        <w:ind w:left="360"/>
        <w:rPr>
          <w:lang w:val="id-ID"/>
        </w:rPr>
      </w:pPr>
      <m:oMathPara>
        <m:oMath>
          <m:r>
            <m:rPr>
              <m:sty m:val="p"/>
            </m:rPr>
            <w:rPr>
              <w:rFonts w:ascii="Cambria Math" w:hAnsi="Cambria Math"/>
              <w:lang w:val="id-ID"/>
            </w:rPr>
            <m:t>∀</m:t>
          </m:r>
          <m:r>
            <w:rPr>
              <w:rFonts w:ascii="Cambria Math" w:hAnsi="Cambria Math"/>
              <w:lang w:val="id-ID"/>
            </w:rPr>
            <m:t>K</m:t>
          </m:r>
          <m:r>
            <m:rPr>
              <m:nor/>
            </m:rPr>
            <w:rPr>
              <w:rFonts w:ascii="Arial" w:hAnsi="Arial" w:cs="Arial"/>
              <w:lang w:val="id-ID"/>
            </w:rPr>
            <m:t>  </m:t>
          </m:r>
          <m:r>
            <w:rPr>
              <w:rFonts w:ascii="Cambria Math" w:hAnsi="Cambria Math"/>
              <w:lang w:val="id-ID"/>
            </w:rPr>
            <m:t>pengawas</m:t>
          </m:r>
          <m:r>
            <m:rPr>
              <m:sty m:val="p"/>
            </m:rPr>
            <w:rPr>
              <w:rFonts w:ascii="Cambria Math" w:hAnsi="Cambria Math"/>
              <w:lang w:val="id-ID"/>
            </w:rPr>
            <m:t>_</m:t>
          </m:r>
          <m:r>
            <w:rPr>
              <w:rFonts w:ascii="Cambria Math" w:hAnsi="Cambria Math"/>
              <w:lang w:val="id-ID"/>
            </w:rPr>
            <m:t>tidak</m:t>
          </m:r>
          <m:r>
            <m:rPr>
              <m:sty m:val="p"/>
            </m:rPr>
            <w:rPr>
              <w:rFonts w:ascii="Cambria Math" w:hAnsi="Cambria Math"/>
              <w:lang w:val="id-ID"/>
            </w:rPr>
            <m:t>_</m:t>
          </m:r>
          <m:r>
            <w:rPr>
              <w:rFonts w:ascii="Cambria Math" w:hAnsi="Cambria Math"/>
              <w:lang w:val="id-ID"/>
            </w:rPr>
            <m:t>bisa(P,K)→butuh</m:t>
          </m:r>
          <m:r>
            <m:rPr>
              <m:sty m:val="p"/>
            </m:rPr>
            <w:rPr>
              <w:rFonts w:ascii="Cambria Math" w:hAnsi="Cambria Math"/>
              <w:lang w:val="id-ID"/>
            </w:rPr>
            <m:t>_</m:t>
          </m:r>
          <m:r>
            <w:rPr>
              <w:rFonts w:ascii="Cambria Math" w:hAnsi="Cambria Math"/>
              <w:lang w:val="id-ID"/>
            </w:rPr>
            <m:t>pengawas</m:t>
          </m:r>
          <m:r>
            <m:rPr>
              <m:sty m:val="p"/>
            </m:rPr>
            <w:rPr>
              <w:rFonts w:ascii="Cambria Math" w:hAnsi="Cambria Math"/>
              <w:lang w:val="id-ID"/>
            </w:rPr>
            <m:t>_</m:t>
          </m:r>
          <m:r>
            <w:rPr>
              <w:rFonts w:ascii="Cambria Math" w:hAnsi="Cambria Math"/>
              <w:lang w:val="id-ID"/>
            </w:rPr>
            <m:t>pengganti(K)</m:t>
          </m:r>
          <m:r>
            <m:rPr>
              <m:sty m:val="p"/>
            </m:rPr>
            <w:rPr>
              <w:lang w:val="id-ID"/>
            </w:rPr>
            <w:br/>
          </m:r>
        </m:oMath>
      </m:oMathPara>
    </w:p>
    <w:p w14:paraId="36E7DF07" w14:textId="74C89CAB" w:rsidR="00B77DB6" w:rsidRPr="00B77DB6" w:rsidRDefault="00D673E5" w:rsidP="001D248F">
      <w:pPr>
        <w:pStyle w:val="Heading3"/>
      </w:pPr>
      <w:bookmarkStart w:id="9" w:name="_Toc217077004"/>
      <w:r>
        <w:t>II.1.4</w:t>
      </w:r>
      <w:r>
        <w:tab/>
      </w:r>
      <w:r w:rsidR="00B76A6F">
        <w:t>Rantai 3 Langkah</w:t>
      </w:r>
      <w:bookmarkEnd w:id="9"/>
    </w:p>
    <w:p w14:paraId="6AF9D556" w14:textId="36E25777" w:rsidR="00393894" w:rsidRPr="003260AC" w:rsidRDefault="00393894" w:rsidP="00C86811">
      <w:pPr>
        <w:rPr>
          <w:b/>
          <w:lang w:val="id-ID"/>
        </w:rPr>
      </w:pPr>
      <w:r w:rsidRPr="00393894">
        <w:t>Sistem memiliki rantai inferensi tiga langkah yang digunakan untuk menyimpulkan bahwa suatu kelas perlu dijadwalkan ulang</w:t>
      </w:r>
      <w:r>
        <w:t>, yaitu:</w:t>
      </w:r>
    </w:p>
    <w:p w14:paraId="346852FA" w14:textId="53518BE2" w:rsidR="00756421" w:rsidRPr="00756421" w:rsidRDefault="002B33CC" w:rsidP="00756421">
      <w:pPr>
        <w:rPr>
          <w:lang w:val="id-ID"/>
        </w:rPr>
      </w:pPr>
      <m:oMathPara>
        <m:oMath>
          <m:r>
            <w:rPr>
              <w:rFonts w:ascii="Cambria Math" w:hAnsi="Cambria Math"/>
              <w:lang w:val="id-ID"/>
            </w:rPr>
            <m:t>bentrok</m:t>
          </m:r>
          <m:r>
            <m:rPr>
              <m:sty m:val="p"/>
            </m:rPr>
            <w:rPr>
              <w:rFonts w:ascii="Cambria Math" w:hAnsi="Cambria Math"/>
              <w:lang w:val="id-ID"/>
            </w:rPr>
            <m:t>_</m:t>
          </m:r>
          <m:r>
            <w:rPr>
              <w:rFonts w:ascii="Cambria Math" w:hAnsi="Cambria Math"/>
              <w:lang w:val="id-ID"/>
            </w:rPr>
            <m:t>ruangan(K,X)→kelas</m:t>
          </m:r>
          <m:r>
            <m:rPr>
              <m:sty m:val="p"/>
            </m:rPr>
            <w:rPr>
              <w:rFonts w:ascii="Cambria Math" w:hAnsi="Cambria Math"/>
              <w:lang w:val="id-ID"/>
            </w:rPr>
            <m:t>_</m:t>
          </m:r>
          <m:r>
            <w:rPr>
              <w:rFonts w:ascii="Cambria Math" w:hAnsi="Cambria Math"/>
              <w:lang w:val="id-ID"/>
            </w:rPr>
            <m:t>bermasalah(K)→jadwal</m:t>
          </m:r>
          <m:r>
            <m:rPr>
              <m:sty m:val="p"/>
            </m:rPr>
            <w:rPr>
              <w:rFonts w:ascii="Cambria Math" w:hAnsi="Cambria Math"/>
              <w:lang w:val="id-ID"/>
            </w:rPr>
            <m:t>_</m:t>
          </m:r>
          <m:r>
            <w:rPr>
              <w:rFonts w:ascii="Cambria Math" w:hAnsi="Cambria Math"/>
              <w:lang w:val="id-ID"/>
            </w:rPr>
            <m:t>bermasalah(K)→perlu</m:t>
          </m:r>
          <m:r>
            <m:rPr>
              <m:sty m:val="p"/>
            </m:rPr>
            <w:rPr>
              <w:rFonts w:ascii="Cambria Math" w:hAnsi="Cambria Math"/>
              <w:lang w:val="id-ID"/>
            </w:rPr>
            <m:t>_</m:t>
          </m:r>
          <m:r>
            <w:rPr>
              <w:rFonts w:ascii="Cambria Math" w:hAnsi="Cambria Math"/>
              <w:lang w:val="id-ID"/>
            </w:rPr>
            <m:t>penjadwalan</m:t>
          </m:r>
          <m:r>
            <m:rPr>
              <m:sty m:val="p"/>
            </m:rPr>
            <w:rPr>
              <w:rFonts w:ascii="Cambria Math" w:hAnsi="Cambria Math"/>
              <w:lang w:val="id-ID"/>
            </w:rPr>
            <m:t>_</m:t>
          </m:r>
          <m:r>
            <w:rPr>
              <w:rFonts w:ascii="Cambria Math" w:hAnsi="Cambria Math"/>
              <w:lang w:val="id-ID"/>
            </w:rPr>
            <m:t>ulang(K)</m:t>
          </m:r>
          <m:r>
            <m:rPr>
              <m:sty m:val="p"/>
            </m:rPr>
            <w:rPr>
              <w:lang w:val="id-ID"/>
            </w:rPr>
            <w:br/>
          </m:r>
        </m:oMath>
      </m:oMathPara>
    </w:p>
    <w:p w14:paraId="21441857" w14:textId="02B74A77" w:rsidR="00756421" w:rsidRPr="00756421" w:rsidRDefault="00756421" w:rsidP="00756421">
      <w:pPr>
        <w:rPr>
          <w:lang w:val="id-ID"/>
        </w:rPr>
      </w:pPr>
      <w:r w:rsidRPr="00756421">
        <w:rPr>
          <w:lang w:val="id-ID"/>
        </w:rPr>
        <w:t xml:space="preserve">Dalam notasi </w:t>
      </w:r>
      <w:r w:rsidR="006D360F">
        <w:rPr>
          <w:lang w:val="id-ID"/>
        </w:rPr>
        <w:t>FOL</w:t>
      </w:r>
      <w:r w:rsidRPr="00756421">
        <w:rPr>
          <w:lang w:val="id-ID"/>
        </w:rPr>
        <w:t xml:space="preserve"> formal:</w:t>
      </w:r>
    </w:p>
    <w:p w14:paraId="4C667B13" w14:textId="6AE41517" w:rsidR="00756421" w:rsidRPr="00756421" w:rsidRDefault="002B33CC" w:rsidP="00756421">
      <w:pPr>
        <w:rPr>
          <w:lang w:val="id-ID"/>
        </w:rPr>
      </w:pPr>
      <m:oMathPara>
        <m:oMath>
          <m:r>
            <m:rPr>
              <m:sty m:val="p"/>
            </m:rPr>
            <w:rPr>
              <w:rFonts w:ascii="Cambria Math" w:hAnsi="Cambria Math"/>
              <w:lang w:val="id-ID"/>
            </w:rPr>
            <m:t>∀</m:t>
          </m:r>
          <m:r>
            <w:rPr>
              <w:rFonts w:ascii="Cambria Math" w:hAnsi="Cambria Math"/>
              <w:lang w:val="id-ID"/>
            </w:rPr>
            <m:t>K</m:t>
          </m:r>
          <m:r>
            <m:rPr>
              <m:nor/>
            </m:rPr>
            <w:rPr>
              <w:rFonts w:ascii="Arial" w:hAnsi="Arial" w:cs="Arial"/>
              <w:lang w:val="id-ID"/>
            </w:rPr>
            <m:t>  </m:t>
          </m:r>
          <m:r>
            <w:rPr>
              <w:rFonts w:ascii="Cambria Math" w:hAnsi="Cambria Math"/>
              <w:lang w:val="id-ID"/>
            </w:rPr>
            <m:t>((bentrok</m:t>
          </m:r>
          <m:r>
            <m:rPr>
              <m:sty m:val="p"/>
            </m:rPr>
            <w:rPr>
              <w:rFonts w:ascii="Cambria Math" w:hAnsi="Cambria Math"/>
              <w:lang w:val="id-ID"/>
            </w:rPr>
            <m:t>_</m:t>
          </m:r>
          <m:r>
            <w:rPr>
              <w:rFonts w:ascii="Cambria Math" w:hAnsi="Cambria Math"/>
              <w:lang w:val="id-ID"/>
            </w:rPr>
            <m:t>ruangan(K,X)→kelas</m:t>
          </m:r>
          <m:r>
            <m:rPr>
              <m:sty m:val="p"/>
            </m:rPr>
            <w:rPr>
              <w:rFonts w:ascii="Cambria Math" w:hAnsi="Cambria Math"/>
              <w:lang w:val="id-ID"/>
            </w:rPr>
            <m:t>_</m:t>
          </m:r>
          <m:r>
            <w:rPr>
              <w:rFonts w:ascii="Cambria Math" w:hAnsi="Cambria Math"/>
              <w:lang w:val="id-ID"/>
            </w:rPr>
            <m:t>bermasalah(K))∧(kelas</m:t>
          </m:r>
          <m:r>
            <m:rPr>
              <m:sty m:val="p"/>
            </m:rPr>
            <w:rPr>
              <w:rFonts w:ascii="Cambria Math" w:hAnsi="Cambria Math"/>
              <w:lang w:val="id-ID"/>
            </w:rPr>
            <m:t>_</m:t>
          </m:r>
          <m:r>
            <w:rPr>
              <w:rFonts w:ascii="Cambria Math" w:hAnsi="Cambria Math"/>
              <w:lang w:val="id-ID"/>
            </w:rPr>
            <m:t>bermasalah(K)→jadwal</m:t>
          </m:r>
          <m:r>
            <m:rPr>
              <m:sty m:val="p"/>
            </m:rPr>
            <w:rPr>
              <w:rFonts w:ascii="Cambria Math" w:hAnsi="Cambria Math"/>
              <w:lang w:val="id-ID"/>
            </w:rPr>
            <m:t>_</m:t>
          </m:r>
          <m:r>
            <w:rPr>
              <w:rFonts w:ascii="Cambria Math" w:hAnsi="Cambria Math"/>
              <w:lang w:val="id-ID"/>
            </w:rPr>
            <m:t>bermasalah(K))∧(jadwal</m:t>
          </m:r>
          <m:r>
            <m:rPr>
              <m:sty m:val="p"/>
            </m:rPr>
            <w:rPr>
              <w:rFonts w:ascii="Cambria Math" w:hAnsi="Cambria Math"/>
              <w:lang w:val="id-ID"/>
            </w:rPr>
            <m:t>_</m:t>
          </m:r>
          <m:r>
            <w:rPr>
              <w:rFonts w:ascii="Cambria Math" w:hAnsi="Cambria Math"/>
              <w:lang w:val="id-ID"/>
            </w:rPr>
            <m:t>bermasalah(K)→perlu</m:t>
          </m:r>
          <m:r>
            <m:rPr>
              <m:sty m:val="p"/>
            </m:rPr>
            <w:rPr>
              <w:rFonts w:ascii="Cambria Math" w:hAnsi="Cambria Math"/>
              <w:lang w:val="id-ID"/>
            </w:rPr>
            <m:t>_</m:t>
          </m:r>
          <m:r>
            <w:rPr>
              <w:rFonts w:ascii="Cambria Math" w:hAnsi="Cambria Math"/>
              <w:lang w:val="id-ID"/>
            </w:rPr>
            <m:t>penjadwalan</m:t>
          </m:r>
          <m:r>
            <m:rPr>
              <m:sty m:val="p"/>
            </m:rPr>
            <w:rPr>
              <w:rFonts w:ascii="Cambria Math" w:hAnsi="Cambria Math"/>
              <w:lang w:val="id-ID"/>
            </w:rPr>
            <m:t>_</m:t>
          </m:r>
          <m:r>
            <w:rPr>
              <w:rFonts w:ascii="Cambria Math" w:hAnsi="Cambria Math"/>
              <w:lang w:val="id-ID"/>
            </w:rPr>
            <m:t>ulang(K)))</m:t>
          </m:r>
          <m:r>
            <m:rPr>
              <m:sty m:val="p"/>
            </m:rPr>
            <w:rPr>
              <w:lang w:val="id-ID"/>
            </w:rPr>
            <w:br/>
          </m:r>
        </m:oMath>
      </m:oMathPara>
    </w:p>
    <w:p w14:paraId="128C6DF5" w14:textId="77777777" w:rsidR="00756421" w:rsidRPr="00756421" w:rsidRDefault="00756421" w:rsidP="00756421">
      <w:pPr>
        <w:rPr>
          <w:lang w:val="id-ID"/>
        </w:rPr>
      </w:pPr>
      <w:r w:rsidRPr="00756421">
        <w:rPr>
          <w:lang w:val="id-ID"/>
        </w:rPr>
        <w:t>Rantai ini menunjukkan bahwa jika suatu kelas mengalami bentrok ruangan, maka kelas tersebut bermasalah, menyebabkan jadwal ujian bermasalah, dan akhirnya memerlukan penjadwalan ulang.</w:t>
      </w:r>
    </w:p>
    <w:p w14:paraId="7C4996A7" w14:textId="77777777" w:rsidR="00C202D2" w:rsidRPr="00756421" w:rsidRDefault="00C202D2" w:rsidP="00C86811">
      <w:pPr>
        <w:rPr>
          <w:lang w:val="id-ID"/>
        </w:rPr>
      </w:pPr>
    </w:p>
    <w:p w14:paraId="4C9F90FC" w14:textId="52BA30DC" w:rsidR="009A606A" w:rsidRDefault="009A606A" w:rsidP="00C86811">
      <w:pPr>
        <w:pStyle w:val="Heading2"/>
      </w:pPr>
      <w:bookmarkStart w:id="10" w:name="_Toc217077005"/>
      <w:r>
        <w:t>II.2</w:t>
      </w:r>
      <w:r>
        <w:tab/>
      </w:r>
      <w:r w:rsidR="00B76A6F">
        <w:t>Struktur Knowledge Base</w:t>
      </w:r>
      <w:bookmarkEnd w:id="10"/>
    </w:p>
    <w:tbl>
      <w:tblPr>
        <w:tblStyle w:val="TableGrid"/>
        <w:tblW w:w="0" w:type="auto"/>
        <w:tblLook w:val="04A0" w:firstRow="1" w:lastRow="0" w:firstColumn="1" w:lastColumn="0" w:noHBand="0" w:noVBand="1"/>
      </w:tblPr>
      <w:tblGrid>
        <w:gridCol w:w="9016"/>
      </w:tblGrid>
      <w:tr w:rsidR="00B76A6F" w14:paraId="364E328A" w14:textId="77777777">
        <w:tc>
          <w:tcPr>
            <w:tcW w:w="9016" w:type="dxa"/>
          </w:tcPr>
          <w:p w14:paraId="363D568E"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w:t>
            </w:r>
          </w:p>
          <w:p w14:paraId="6A2E5AA1"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FILE: prolog_kb.pl</w:t>
            </w:r>
          </w:p>
          <w:p w14:paraId="0F57BE04"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Knowledge Base Logika Orde Pertama (FOL)</w:t>
            </w:r>
          </w:p>
          <w:p w14:paraId="342145AB"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xml:space="preserve">% TEMA: Bentrok Penjadwalan Ujian ETS </w:t>
            </w:r>
          </w:p>
          <w:p w14:paraId="7B7A7D05"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w:t>
            </w:r>
          </w:p>
          <w:p w14:paraId="251B2918"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Predikat:</w:t>
            </w:r>
          </w:p>
          <w:p w14:paraId="1E04565C"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jumlah_ruang/2, ketersediaan_ruang/2, mata_kuliah/3,</w:t>
            </w:r>
          </w:p>
          <w:p w14:paraId="2771DCB1"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jumlah_kelas/3, jadwal_penggunaan/3, pengawas/2,</w:t>
            </w:r>
          </w:p>
          <w:p w14:paraId="562C40E6"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kelas_dijadwalkan/3, butuh_ruang/1,</w:t>
            </w:r>
          </w:p>
          <w:p w14:paraId="7AC2A625"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kelas_di_ruang/3, ditugaskan/3, kebutuhan_ruang/2</w:t>
            </w:r>
          </w:p>
          <w:p w14:paraId="186CDD8B"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w:t>
            </w:r>
          </w:p>
          <w:p w14:paraId="237BD9F7"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6165A29C"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w:t>
            </w:r>
          </w:p>
          <w:p w14:paraId="131C1843"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FACTS</w:t>
            </w:r>
          </w:p>
          <w:p w14:paraId="37DB70CC"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w:t>
            </w:r>
          </w:p>
          <w:p w14:paraId="78830D42"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56A0A44C"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Kapasitas ruang di gedung</w:t>
            </w:r>
          </w:p>
          <w:p w14:paraId="6BCBD33F"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jumlah_ruang(gedung_jtk, 6).</w:t>
            </w:r>
          </w:p>
          <w:p w14:paraId="0573F759"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4CE4D4B1"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Status ruang (umum)</w:t>
            </w:r>
          </w:p>
          <w:p w14:paraId="01C06F75"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ketersediaan_ruang(ruang_201, terpakai).</w:t>
            </w:r>
          </w:p>
          <w:p w14:paraId="4E809739"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ketersediaan_ruang(ruang_301, tersedia).</w:t>
            </w:r>
          </w:p>
          <w:p w14:paraId="363636A2"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ketersediaan_ruang(ruang_401, tersedia).</w:t>
            </w:r>
          </w:p>
          <w:p w14:paraId="58DAB5EC"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59820D1A"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Jadwal penggunaan ruang (slot waktu)</w:t>
            </w:r>
          </w:p>
          <w:p w14:paraId="6D3D8DA3"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jadwal_penggunaan(ruang_201, jam_9, terpakai).</w:t>
            </w:r>
          </w:p>
          <w:p w14:paraId="6D6F9555"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jadwal_penggunaan(ruang_301, jam_9, tersedia).</w:t>
            </w:r>
          </w:p>
          <w:p w14:paraId="6CC0C61A"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jadwal_penggunaan(ruang_401, jam_14, tersedia).</w:t>
            </w:r>
          </w:p>
          <w:p w14:paraId="3A7CC6C3"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5FE1EF4B"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Mata kuliah</w:t>
            </w:r>
          </w:p>
          <w:p w14:paraId="79A602E2"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mata_kuliah(mk_algoritma, tingkat_1, teori).</w:t>
            </w:r>
          </w:p>
          <w:p w14:paraId="70C994DB"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mata_kuliah(mk_jarkom, tingkat_2, teori).</w:t>
            </w:r>
          </w:p>
          <w:p w14:paraId="00608009"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mata_kuliah(mk_basisdata, tingkat_1, teori).</w:t>
            </w:r>
          </w:p>
          <w:p w14:paraId="111C9118"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0FF70590"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Jumlah kelas per prodi-tingkat</w:t>
            </w:r>
          </w:p>
          <w:p w14:paraId="129D1DDE"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jumlah_kelas(tif, tingkat_1, 7).</w:t>
            </w:r>
          </w:p>
          <w:p w14:paraId="308F8E4B"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jumlah_kelas(tko, tingkat_1, 2).</w:t>
            </w:r>
          </w:p>
          <w:p w14:paraId="0E52AB92"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148CC14E"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Pengawas dan kehadiran</w:t>
            </w:r>
          </w:p>
          <w:p w14:paraId="76E088D3"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pengawas(pengawas_andi, hadir).</w:t>
            </w:r>
          </w:p>
          <w:p w14:paraId="1EEE0F66"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pengawas(pengawas_budi, tidak_hadir).</w:t>
            </w:r>
          </w:p>
          <w:p w14:paraId="2DD18290"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pengawas(pengawas_citra, hadir).</w:t>
            </w:r>
          </w:p>
          <w:p w14:paraId="598AA53A"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36F196E2"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Kelas dijadwalkan (kelas, mk, waktu)</w:t>
            </w:r>
          </w:p>
          <w:p w14:paraId="6D363CC2"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kelas_dijadwalkan(kelasA, mk_algoritma, jam_9).</w:t>
            </w:r>
          </w:p>
          <w:p w14:paraId="54C5C474"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kelas_dijadwalkan(kelasB, mk_jarkom, jam_9).</w:t>
            </w:r>
          </w:p>
          <w:p w14:paraId="420E7839"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kelas_dijadwalkan(kelasC, mk_basisdata, jam_14).</w:t>
            </w:r>
          </w:p>
          <w:p w14:paraId="4026F3A1"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315D47EC"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Kelas butuh ruang (semua ujian butuh ruang)</w:t>
            </w:r>
          </w:p>
          <w:p w14:paraId="629CF9CE"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butuh_ruang(kelasA).</w:t>
            </w:r>
          </w:p>
          <w:p w14:paraId="3B284235"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butuh_ruang(kelasB).</w:t>
            </w:r>
          </w:p>
          <w:p w14:paraId="1280B416"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butuh_ruang(kelasC).</w:t>
            </w:r>
          </w:p>
          <w:p w14:paraId="6E8978BF"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2AEA1F8A"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Penempatan kelas ke ruang (kelas, ruang, waktu)</w:t>
            </w:r>
          </w:p>
          <w:p w14:paraId="72C8B730"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kelas_di_ruang(kelasA, ruang_201, jam_9).</w:t>
            </w:r>
          </w:p>
          <w:p w14:paraId="1928A646"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kelas_di_ruang(kelasB, ruang_201, jam_9).   % sengaja dibuat konflik ruang yang nyata</w:t>
            </w:r>
          </w:p>
          <w:p w14:paraId="477F8C64"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kelas_di_ruang(kelasC, ruang_401, jam_14).</w:t>
            </w:r>
          </w:p>
          <w:p w14:paraId="0339C4AE"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5A3AED59"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Penugasan pengawas (pengawas, kelas, waktu)</w:t>
            </w:r>
          </w:p>
          <w:p w14:paraId="21B05AA2"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ditugaskan(pengawas_andi, kelasA, jam_9).</w:t>
            </w:r>
          </w:p>
          <w:p w14:paraId="0591C788"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ditugaskan(pengawas_budi, kelasB, jam_9).   % budi tidak hadir → masalah spesifik ke kelasB</w:t>
            </w:r>
          </w:p>
          <w:p w14:paraId="44A0553E"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ditugaskan(pengawas_citra, kelasC, jam_14).</w:t>
            </w:r>
          </w:p>
          <w:p w14:paraId="55F30523"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6718F2D8"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Kebutuhan ruang berdasarkan tipe MK (contoh sederhana)</w:t>
            </w:r>
          </w:p>
          <w:p w14:paraId="43292E39"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lastRenderedPageBreak/>
              <w:t>kebutuhan_ruang(teori, ruang_kelas).</w:t>
            </w:r>
          </w:p>
          <w:p w14:paraId="1DDF0DD0"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kebutuhan_ruang(praktek, lab).</w:t>
            </w:r>
          </w:p>
          <w:p w14:paraId="11219485" w14:textId="77777777" w:rsidR="00820147" w:rsidRPr="00820147" w:rsidRDefault="00820147" w:rsidP="00820147">
            <w:pPr>
              <w:shd w:val="clear" w:color="auto" w:fill="1F1F1F"/>
              <w:spacing w:after="240" w:line="270" w:lineRule="atLeast"/>
              <w:jc w:val="left"/>
              <w:rPr>
                <w:rFonts w:ascii="Consolas" w:eastAsia="Times New Roman" w:hAnsi="Consolas" w:cs="Times New Roman"/>
                <w:noProof w:val="0"/>
                <w:color w:val="CCCCCC"/>
                <w:sz w:val="20"/>
                <w:szCs w:val="20"/>
                <w:lang w:val="id-ID"/>
              </w:rPr>
            </w:pPr>
          </w:p>
          <w:p w14:paraId="504B6F62"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w:t>
            </w:r>
          </w:p>
          <w:p w14:paraId="78FCDDDC"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RULES</w:t>
            </w:r>
          </w:p>
          <w:p w14:paraId="17D84A45"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w:t>
            </w:r>
          </w:p>
          <w:p w14:paraId="5FA5EA98"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7B25A587"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Rule 1 — Bentrok Ruangan yang benar-benar “ruang sama, waktu sama”</w:t>
            </w:r>
          </w:p>
          <w:p w14:paraId="6E4C23DA"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bentrok_ruangan(K1, K2) :-</w:t>
            </w:r>
          </w:p>
          <w:p w14:paraId="7A084D1D"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kelas_di_ruang(K1, R, W),</w:t>
            </w:r>
          </w:p>
          <w:p w14:paraId="2B835988"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kelas_di_ruang(K2, R, W),</w:t>
            </w:r>
          </w:p>
          <w:p w14:paraId="690E83F4"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K1 @&lt; K2.</w:t>
            </w:r>
          </w:p>
          <w:p w14:paraId="6CE927C4"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47A77B45"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Rule 2 — Ruangan tidak dapat dipakai jika pada waktu itu terpakai + statusnya terpakai</w:t>
            </w:r>
          </w:p>
          <w:p w14:paraId="7F30E3A6"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ruang_tidak_dapat_dipakai(R, W) :-</w:t>
            </w:r>
          </w:p>
          <w:p w14:paraId="119A527D"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jadwal_penggunaan(R, W, terpakai),</w:t>
            </w:r>
          </w:p>
          <w:p w14:paraId="685B5090"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ketersediaan_ruang(R, terpakai).</w:t>
            </w:r>
          </w:p>
          <w:p w14:paraId="122E8546"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1DBB838E"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Rule 3 — Kekurangan ruang jika jumlah kelas prodi-tingkat melebihi jumlah ruang gedung</w:t>
            </w:r>
          </w:p>
          <w:p w14:paraId="3DB2B01C"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kekurangan_ruang(Prodi, Tingkat) :-</w:t>
            </w:r>
          </w:p>
          <w:p w14:paraId="0B1AEDA1"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jumlah_kelas(Prodi, Tingkat, JK),</w:t>
            </w:r>
          </w:p>
          <w:p w14:paraId="231AE998"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jumlah_ruang(gedung_jtk, JR),</w:t>
            </w:r>
          </w:p>
          <w:p w14:paraId="5A803738"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JK &gt; JR.</w:t>
            </w:r>
          </w:p>
          <w:p w14:paraId="03D358BB"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5DFFBB4C"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Rule 4 — Potensi bentrok: kelas butuh ruang pada W, tapi ruang yang dipakai pada W ternyata tidak bisa dipakai</w:t>
            </w:r>
          </w:p>
          <w:p w14:paraId="36C149BF"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(mengaitkan butuh_ruang + kelas_di_ruang + ruang_tidak_dapat_dipakai)</w:t>
            </w:r>
          </w:p>
          <w:p w14:paraId="3036F6E2"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potensi_bentrok(K, R, W) :-</w:t>
            </w:r>
          </w:p>
          <w:p w14:paraId="47AA156A"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butuh_ruang(K),</w:t>
            </w:r>
          </w:p>
          <w:p w14:paraId="63047120"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kelas_di_ruang(K, R, W),</w:t>
            </w:r>
          </w:p>
          <w:p w14:paraId="3C74CEDD"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ruang_tidak_dapat_dipakai(R, W).</w:t>
            </w:r>
          </w:p>
          <w:p w14:paraId="6830BFE3"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313E4BDF"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Rule 5 — Pengawas tidak bisa mengawasi kelas tertentu jika (ditugaskan ke kelas tsb) dan dia tidak hadir</w:t>
            </w:r>
          </w:p>
          <w:p w14:paraId="3DF16CC6"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Ini memperbaiki “budi otomatis tidak bisa untuk semua kelas”.</w:t>
            </w:r>
          </w:p>
          <w:p w14:paraId="71E6BBB2"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pengawas_tidak_bisa(P, K) :-</w:t>
            </w:r>
          </w:p>
          <w:p w14:paraId="3BBB9EB7"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ditugaskan(P, K, _W),</w:t>
            </w:r>
          </w:p>
          <w:p w14:paraId="27C4A07C"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pengawas(P, tidak_hadir).</w:t>
            </w:r>
          </w:p>
          <w:p w14:paraId="3D4D6BE5"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5E310888"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Rule 6 — Kelas bermasalah jika bentrok ruangan ATAU terkena potensi bentrok (ruang tidak bisa dipakai)</w:t>
            </w:r>
          </w:p>
          <w:p w14:paraId="1A21292B"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kelas_bermasalah(K) :-</w:t>
            </w:r>
          </w:p>
          <w:p w14:paraId="05350F59"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bentrok_ruangan(K, _).</w:t>
            </w:r>
          </w:p>
          <w:p w14:paraId="5F9A69B3"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kelas_bermasalah(K) :-</w:t>
            </w:r>
          </w:p>
          <w:p w14:paraId="41D5E3D9"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bentrok_ruangan(_, K).</w:t>
            </w:r>
          </w:p>
          <w:p w14:paraId="4592E448"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kelas_bermasalah(K) :-</w:t>
            </w:r>
          </w:p>
          <w:p w14:paraId="2F4C7FF0"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potensi_bentrok(K, _, _).</w:t>
            </w:r>
          </w:p>
          <w:p w14:paraId="24D4F59A"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18DEDF80"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lastRenderedPageBreak/>
              <w:t>% Rule 7 — Jadwal bermasalah jika kelas bermasalah dan kelas itu memang dijadwalkan ujian</w:t>
            </w:r>
          </w:p>
          <w:p w14:paraId="39310113"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jadwal_bermasalah(K) :-</w:t>
            </w:r>
          </w:p>
          <w:p w14:paraId="28030BFF"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kelas_bermasalah(K),</w:t>
            </w:r>
          </w:p>
          <w:p w14:paraId="17F0042A"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kelas_dijadwalkan(K, _, _).</w:t>
            </w:r>
          </w:p>
          <w:p w14:paraId="6DDC8085"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3F3B502C"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Rule 8 — Perlu penjadwalan ulang jika jadwal bermasalah</w:t>
            </w:r>
          </w:p>
          <w:p w14:paraId="617F8A83"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perlu_penjadwalan_ulang(K) :-</w:t>
            </w:r>
          </w:p>
          <w:p w14:paraId="74F1BE52"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jadwal_bermasalah(K).</w:t>
            </w:r>
          </w:p>
          <w:p w14:paraId="791F3DDB"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3E94F451"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Rule 9 — Perlu pengawas pengganti jika pengawas tidak bisa mengawasi kelas tersebut</w:t>
            </w:r>
          </w:p>
          <w:p w14:paraId="736DA7B5"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butuh_pengawas_pengganti(K) :-</w:t>
            </w:r>
          </w:p>
          <w:p w14:paraId="50C7B441"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r w:rsidRPr="00820147">
              <w:rPr>
                <w:rFonts w:ascii="Consolas" w:eastAsia="Times New Roman" w:hAnsi="Consolas" w:cs="Times New Roman"/>
                <w:noProof w:val="0"/>
                <w:color w:val="CCCCCC"/>
                <w:sz w:val="20"/>
                <w:szCs w:val="20"/>
                <w:lang w:val="id-ID"/>
              </w:rPr>
              <w:t>    pengawas_tidak_bisa(_, K).</w:t>
            </w:r>
          </w:p>
          <w:p w14:paraId="185AF1DD" w14:textId="77777777" w:rsidR="00820147" w:rsidRPr="00820147" w:rsidRDefault="00820147" w:rsidP="00820147">
            <w:pPr>
              <w:shd w:val="clear" w:color="auto" w:fill="1F1F1F"/>
              <w:spacing w:line="270" w:lineRule="atLeast"/>
              <w:jc w:val="left"/>
              <w:rPr>
                <w:rFonts w:ascii="Consolas" w:eastAsia="Times New Roman" w:hAnsi="Consolas" w:cs="Times New Roman"/>
                <w:noProof w:val="0"/>
                <w:color w:val="CCCCCC"/>
                <w:sz w:val="20"/>
                <w:szCs w:val="20"/>
                <w:lang w:val="id-ID"/>
              </w:rPr>
            </w:pPr>
          </w:p>
          <w:p w14:paraId="0082D5BC" w14:textId="77777777" w:rsidR="00B76A6F" w:rsidRPr="005F6693" w:rsidRDefault="00B76A6F" w:rsidP="00752EBA">
            <w:pPr>
              <w:pStyle w:val="NoSpacing"/>
              <w:rPr>
                <w:lang w:val="id-ID"/>
              </w:rPr>
            </w:pPr>
          </w:p>
        </w:tc>
      </w:tr>
    </w:tbl>
    <w:p w14:paraId="188F0A93" w14:textId="77777777" w:rsidR="00B76A6F" w:rsidRDefault="00B76A6F" w:rsidP="00C86811"/>
    <w:p w14:paraId="39F4696B" w14:textId="51002E2B" w:rsidR="00565258" w:rsidRDefault="00565258" w:rsidP="00C86811">
      <w:pPr>
        <w:pStyle w:val="Heading2"/>
      </w:pPr>
      <w:bookmarkStart w:id="11" w:name="_Toc217077006"/>
      <w:r>
        <w:t>II.</w:t>
      </w:r>
      <w:r w:rsidR="009A606A">
        <w:t>3</w:t>
      </w:r>
      <w:r>
        <w:tab/>
      </w:r>
      <w:r w:rsidR="00B76A6F">
        <w:t>Mekanisme Unifikasi</w:t>
      </w:r>
      <w:bookmarkEnd w:id="11"/>
    </w:p>
    <w:p w14:paraId="34583A47" w14:textId="6E4DE622" w:rsidR="0049459D" w:rsidRDefault="00F65BD4" w:rsidP="00D72698">
      <w:r w:rsidRPr="00F65BD4">
        <w:t>Unifikasi adalah proses pencocokan dua ekspresi logika dengan cara menemukan Most General Unifier (MGU), yaitu substitusi variabel paling umum yang membuat dua predikat menjadi identik. Dalam Prolog, unifikasi digunakan untuk mencocokkan goal (query) dengan head rule serta mengikat variabel selama proses inferensi.</w:t>
      </w:r>
    </w:p>
    <w:p w14:paraId="38B7B49F" w14:textId="67FDED0A" w:rsidR="00E766C2" w:rsidRDefault="004B3EBC" w:rsidP="004B3EBC">
      <w:pPr>
        <w:pStyle w:val="Heading3"/>
      </w:pPr>
      <w:bookmarkStart w:id="12" w:name="_Toc217077007"/>
      <w:r>
        <w:t>II.3.1</w:t>
      </w:r>
      <w:r>
        <w:tab/>
      </w:r>
      <w:r w:rsidR="00E766C2" w:rsidRPr="00E766C2">
        <w:t>Unifikasi pada Rule Kompleks (2 Langkah)</w:t>
      </w:r>
      <w:bookmarkEnd w:id="12"/>
    </w:p>
    <w:p w14:paraId="22CD2827" w14:textId="331BCE87" w:rsidR="00E10524" w:rsidRPr="00E10524" w:rsidRDefault="00E10524" w:rsidP="00E10524">
      <w:r w:rsidRPr="00E10524">
        <w:t xml:space="preserve">Rule kompleks yang dianalisis adalah Rule 4 </w:t>
      </w:r>
      <w:r w:rsidR="00482723">
        <w:t>:</w:t>
      </w:r>
      <w:r w:rsidRPr="00E10524">
        <w:t xml:space="preserve"> Potensi Bentrok Ruang, karena melibatkan lebih dari satu predikat pada bagian badan (body) dan membentuk inferensi berantai.</w:t>
      </w:r>
    </w:p>
    <w:p w14:paraId="3FCCBB98" w14:textId="77777777" w:rsidR="00CF3E94" w:rsidRDefault="00CF3E94" w:rsidP="00CF3E94">
      <w:r>
        <w:t>potensi_bentrok(K, R, W) :-</w:t>
      </w:r>
    </w:p>
    <w:p w14:paraId="2C459A06" w14:textId="77777777" w:rsidR="00CF3E94" w:rsidRDefault="00CF3E94" w:rsidP="00CF3E94">
      <w:r>
        <w:t xml:space="preserve">    butuh_ruang(K),</w:t>
      </w:r>
    </w:p>
    <w:p w14:paraId="0532AFED" w14:textId="77777777" w:rsidR="00CF3E94" w:rsidRDefault="00CF3E94" w:rsidP="00CF3E94">
      <w:r>
        <w:t xml:space="preserve">    kelas_di_ruang(K, R, W),</w:t>
      </w:r>
    </w:p>
    <w:p w14:paraId="6BB5B87C" w14:textId="0493BF1D" w:rsidR="00CF3E94" w:rsidRDefault="00CF3E94" w:rsidP="00CF3E94">
      <w:r>
        <w:t xml:space="preserve">    ruang_tidak_dapat_dipakai(R, W).</w:t>
      </w:r>
    </w:p>
    <w:p w14:paraId="182BCB85" w14:textId="416C8F51" w:rsidR="00CF3E94" w:rsidRPr="00E10524" w:rsidRDefault="008F7C35" w:rsidP="008F7C35">
      <w:r>
        <w:t>Rule ini memerlukan dua langkah unifikasi utama, yaitu unifikasi antara butuh_ruang(K) dan fakta kebutuhan ruang kelas, serta unifikasi lanjutan antara kelas_di_ruang(K, R, W) dan ruang_tidak_dapat_dipakai(R, W).</w:t>
      </w:r>
    </w:p>
    <w:p w14:paraId="665F00BE" w14:textId="55E943A9" w:rsidR="0061714E" w:rsidRDefault="007B0326" w:rsidP="004B3EBC">
      <w:pPr>
        <w:pStyle w:val="Heading3"/>
      </w:pPr>
      <w:bookmarkStart w:id="13" w:name="_Toc217077008"/>
      <w:r>
        <w:t>II.3.2</w:t>
      </w:r>
      <w:r>
        <w:tab/>
      </w:r>
      <w:r w:rsidR="00B669B6">
        <w:t>Tahap</w:t>
      </w:r>
      <w:r w:rsidR="0061714E" w:rsidRPr="0061714E">
        <w:t xml:space="preserve"> MGU (1 Langkah Unifikasi)</w:t>
      </w:r>
      <w:bookmarkEnd w:id="13"/>
    </w:p>
    <w:p w14:paraId="129AB225" w14:textId="420F97F8" w:rsidR="004F04D0" w:rsidRPr="004F04D0" w:rsidRDefault="00CF154E" w:rsidP="004F04D0">
      <w:r>
        <w:t xml:space="preserve">Untuk menjawab query </w:t>
      </w:r>
      <w:r w:rsidR="00001CF3" w:rsidRPr="00001CF3">
        <w:t>potensi_bentrok(kelasA, R, W)</w:t>
      </w:r>
      <w:r w:rsidR="00001CF3">
        <w:t>, maka langkahnya sebagai berikut:</w:t>
      </w:r>
    </w:p>
    <w:p w14:paraId="067266D8" w14:textId="77777777" w:rsidR="00363AE9" w:rsidRDefault="00D44A5D" w:rsidP="00363AE9">
      <w:pPr>
        <w:pStyle w:val="ListParagraph"/>
        <w:numPr>
          <w:ilvl w:val="0"/>
          <w:numId w:val="19"/>
        </w:numPr>
      </w:pPr>
      <w:r>
        <w:t>Langkah Unifikasi Pertam</w:t>
      </w:r>
      <w:r w:rsidR="00363AE9">
        <w:t>a</w:t>
      </w:r>
    </w:p>
    <w:p w14:paraId="47798E1C" w14:textId="01B0468C" w:rsidR="00772CD4" w:rsidRDefault="00772CD4" w:rsidP="00772CD4">
      <w:pPr>
        <w:pStyle w:val="ListParagraph"/>
      </w:pPr>
      <w:r>
        <w:t xml:space="preserve">Pertama substitusi untuk </w:t>
      </w:r>
      <w:r w:rsidRPr="00772CD4">
        <w:t>butuh_ruang(K)</w:t>
      </w:r>
    </w:p>
    <w:p w14:paraId="148C8F94" w14:textId="77777777" w:rsidR="00363AE9" w:rsidRDefault="00363AE9" w:rsidP="00363AE9">
      <w:pPr>
        <w:pStyle w:val="ListParagraph"/>
        <w:rPr>
          <w:lang w:val="id-ID" w:eastAsia="ja-JP"/>
        </w:rPr>
      </w:pPr>
      <w:r w:rsidRPr="00363AE9">
        <w:rPr>
          <w:lang w:val="id-ID" w:eastAsia="ja-JP"/>
        </w:rPr>
        <w:t>MGU tahap pertama:</w:t>
      </w:r>
    </w:p>
    <w:p w14:paraId="2F95BD1E" w14:textId="71BA5645" w:rsidR="00363AE9" w:rsidRDefault="00FF53C9" w:rsidP="00363AE9">
      <w:pPr>
        <w:pStyle w:val="ListParagraph"/>
      </w:pPr>
      <m:oMathPara>
        <m:oMath>
          <m:sSub>
            <m:sSubPr>
              <m:ctrlPr>
                <w:rPr>
                  <w:rFonts w:ascii="Cambria Math" w:eastAsia="Times New Roman" w:hAnsi="Cambria Math" w:cs="Times New Roman"/>
                  <w:noProof w:val="0"/>
                  <w:kern w:val="0"/>
                  <w:szCs w:val="24"/>
                  <w:lang w:val="id-ID" w:eastAsia="ja-JP"/>
                  <w14:ligatures w14:val="none"/>
                </w:rPr>
              </m:ctrlPr>
            </m:sSubPr>
            <m:e>
              <m:r>
                <w:rPr>
                  <w:rFonts w:ascii="Cambria Math" w:eastAsia="Times New Roman" w:hAnsi="Cambria Math" w:cs="Times New Roman"/>
                  <w:noProof w:val="0"/>
                  <w:kern w:val="0"/>
                  <w:szCs w:val="24"/>
                  <w:lang w:val="id-ID" w:eastAsia="ja-JP"/>
                  <w14:ligatures w14:val="none"/>
                </w:rPr>
                <m:t>θ</m:t>
              </m:r>
            </m:e>
            <m:sub>
              <m:r>
                <w:rPr>
                  <w:rFonts w:ascii="Cambria Math" w:eastAsia="Times New Roman" w:hAnsi="Cambria Math" w:cs="Times New Roman"/>
                  <w:noProof w:val="0"/>
                  <w:kern w:val="0"/>
                  <w:szCs w:val="24"/>
                  <w:lang w:val="id-ID" w:eastAsia="ja-JP"/>
                  <w14:ligatures w14:val="none"/>
                </w:rPr>
                <m:t>1</m:t>
              </m:r>
            </m:sub>
          </m:sSub>
          <m:r>
            <w:rPr>
              <w:rFonts w:ascii="Cambria Math" w:eastAsia="Times New Roman" w:hAnsi="Cambria Math" w:cs="Times New Roman"/>
              <w:noProof w:val="0"/>
              <w:kern w:val="0"/>
              <w:szCs w:val="24"/>
              <w:lang w:val="id-ID" w:eastAsia="ja-JP"/>
              <w14:ligatures w14:val="none"/>
            </w:rPr>
            <m:t>={K←kelasA}</m:t>
          </m:r>
          <m:r>
            <m:rPr>
              <m:sty m:val="p"/>
            </m:rPr>
            <w:rPr>
              <w:rFonts w:ascii="Cambria Math" w:eastAsia="Times New Roman" w:hAnsi="Cambria Math" w:cs="Times New Roman"/>
              <w:noProof w:val="0"/>
              <w:kern w:val="0"/>
              <w:szCs w:val="24"/>
              <w:lang w:val="id-ID" w:eastAsia="ja-JP"/>
              <w14:ligatures w14:val="none"/>
            </w:rPr>
            <w:br/>
          </m:r>
        </m:oMath>
      </m:oMathPara>
    </w:p>
    <w:p w14:paraId="54A56C20" w14:textId="2BC8B3E5" w:rsidR="005C6EDC" w:rsidRDefault="00D44A5D" w:rsidP="0030023A">
      <w:pPr>
        <w:pStyle w:val="ListParagraph"/>
        <w:numPr>
          <w:ilvl w:val="0"/>
          <w:numId w:val="19"/>
        </w:numPr>
      </w:pPr>
      <w:r>
        <w:lastRenderedPageBreak/>
        <w:t>Langkah Unifikasi Kedua</w:t>
      </w:r>
    </w:p>
    <w:p w14:paraId="4F9E5FC5" w14:textId="33B48468" w:rsidR="008A5B32" w:rsidRDefault="002914EF" w:rsidP="0030023A">
      <w:pPr>
        <w:pStyle w:val="ListParagraph"/>
      </w:pPr>
      <w:r>
        <w:t>Setelah substitusi, p</w:t>
      </w:r>
      <w:r w:rsidR="008A5B32">
        <w:t xml:space="preserve">redikat berikutnya menjadi </w:t>
      </w:r>
      <w:r w:rsidR="008A5B32" w:rsidRPr="008A5B32">
        <w:t>kelas_di_ruang(kelasA, R, W)</w:t>
      </w:r>
      <w:r>
        <w:t>.</w:t>
      </w:r>
    </w:p>
    <w:p w14:paraId="60B86102" w14:textId="45FD2CE5" w:rsidR="00E73651" w:rsidRDefault="00E73651" w:rsidP="0030023A">
      <w:pPr>
        <w:pStyle w:val="ListParagraph"/>
      </w:pPr>
      <w:r>
        <w:t>MGU tahap kedua:</w:t>
      </w:r>
    </w:p>
    <w:p w14:paraId="5C98DBD4" w14:textId="1F24AE81" w:rsidR="00270393" w:rsidRPr="00FE5D1F" w:rsidRDefault="00FF53C9" w:rsidP="00FE5D1F">
      <w:pPr>
        <w:pStyle w:val="ListParagraph"/>
        <w:rPr>
          <w:lang w:val="id-ID"/>
        </w:rPr>
      </w:pPr>
      <m:oMathPara>
        <m:oMath>
          <m:sSub>
            <m:sSubPr>
              <m:ctrlPr>
                <w:rPr>
                  <w:rFonts w:ascii="Cambria Math" w:hAnsi="Cambria Math"/>
                  <w:lang w:val="id-ID"/>
                </w:rPr>
              </m:ctrlPr>
            </m:sSubPr>
            <m:e>
              <m:r>
                <w:rPr>
                  <w:rFonts w:ascii="Cambria Math" w:hAnsi="Cambria Math"/>
                  <w:lang w:val="id-ID"/>
                </w:rPr>
                <m:t>θ</m:t>
              </m:r>
            </m:e>
            <m:sub>
              <m:r>
                <w:rPr>
                  <w:rFonts w:ascii="Cambria Math" w:hAnsi="Cambria Math"/>
                  <w:lang w:val="id-ID"/>
                </w:rPr>
                <m:t>2</m:t>
              </m:r>
            </m:sub>
          </m:sSub>
          <m:r>
            <w:rPr>
              <w:rFonts w:ascii="Cambria Math" w:hAnsi="Cambria Math"/>
              <w:lang w:val="id-ID"/>
            </w:rPr>
            <m:t>={R←ruang</m:t>
          </m:r>
          <m:r>
            <m:rPr>
              <m:sty m:val="p"/>
            </m:rPr>
            <w:rPr>
              <w:rFonts w:ascii="Cambria Math" w:hAnsi="Cambria Math"/>
              <w:lang w:val="id-ID"/>
            </w:rPr>
            <m:t>_</m:t>
          </m:r>
          <m:r>
            <w:rPr>
              <w:rFonts w:ascii="Cambria Math" w:hAnsi="Cambria Math"/>
              <w:lang w:val="id-ID"/>
            </w:rPr>
            <m:t>201,</m:t>
          </m:r>
          <m:r>
            <m:rPr>
              <m:nor/>
            </m:rPr>
            <w:rPr>
              <w:rFonts w:ascii="Arial" w:hAnsi="Arial" w:cs="Arial"/>
              <w:lang w:val="id-ID"/>
            </w:rPr>
            <m:t>  </m:t>
          </m:r>
          <m:r>
            <w:rPr>
              <w:rFonts w:ascii="Cambria Math" w:hAnsi="Cambria Math"/>
              <w:lang w:val="id-ID"/>
            </w:rPr>
            <m:t>W←jam</m:t>
          </m:r>
          <m:r>
            <m:rPr>
              <m:sty m:val="p"/>
            </m:rPr>
            <w:rPr>
              <w:rFonts w:ascii="Cambria Math" w:hAnsi="Cambria Math"/>
              <w:lang w:val="id-ID"/>
            </w:rPr>
            <m:t>_</m:t>
          </m:r>
          <m:r>
            <w:rPr>
              <w:rFonts w:ascii="Cambria Math" w:hAnsi="Cambria Math"/>
              <w:lang w:val="id-ID"/>
            </w:rPr>
            <m:t>9}</m:t>
          </m:r>
          <m:r>
            <m:rPr>
              <m:sty m:val="p"/>
            </m:rPr>
            <w:rPr>
              <w:lang w:val="id-ID"/>
            </w:rPr>
            <w:br/>
          </m:r>
        </m:oMath>
      </m:oMathPara>
    </w:p>
    <w:p w14:paraId="27F31B44" w14:textId="5E38DD51" w:rsidR="0030023A" w:rsidRDefault="0030023A" w:rsidP="00363AE9">
      <w:pPr>
        <w:pStyle w:val="ListParagraph"/>
        <w:numPr>
          <w:ilvl w:val="0"/>
          <w:numId w:val="19"/>
        </w:numPr>
      </w:pPr>
      <w:r>
        <w:t>Tabel MGU</w:t>
      </w:r>
    </w:p>
    <w:tbl>
      <w:tblPr>
        <w:tblStyle w:val="TableGrid"/>
        <w:tblW w:w="8363" w:type="dxa"/>
        <w:tblInd w:w="704" w:type="dxa"/>
        <w:tblLook w:val="04A0" w:firstRow="1" w:lastRow="0" w:firstColumn="1" w:lastColumn="0" w:noHBand="0" w:noVBand="1"/>
      </w:tblPr>
      <w:tblGrid>
        <w:gridCol w:w="1044"/>
        <w:gridCol w:w="2793"/>
        <w:gridCol w:w="2600"/>
        <w:gridCol w:w="1926"/>
      </w:tblGrid>
      <w:tr w:rsidR="00C97AE5" w:rsidRPr="005F3892" w14:paraId="43FA9FFA" w14:textId="77777777" w:rsidTr="005C74D8">
        <w:tc>
          <w:tcPr>
            <w:tcW w:w="1044" w:type="dxa"/>
            <w:hideMark/>
          </w:tcPr>
          <w:p w14:paraId="2BC423BC" w14:textId="77777777" w:rsidR="005F3892" w:rsidRPr="005F3892" w:rsidRDefault="005F3892" w:rsidP="00C97AE5">
            <w:pPr>
              <w:jc w:val="center"/>
              <w:rPr>
                <w:b/>
                <w:bCs/>
                <w:lang w:val="id-ID"/>
              </w:rPr>
            </w:pPr>
            <w:r w:rsidRPr="005F3892">
              <w:rPr>
                <w:b/>
                <w:bCs/>
                <w:lang w:val="id-ID"/>
              </w:rPr>
              <w:t>Elem</w:t>
            </w:r>
            <w:r w:rsidR="00C97AE5">
              <w:rPr>
                <w:b/>
                <w:bCs/>
                <w:lang w:val="id-ID"/>
              </w:rPr>
              <w:t>e</w:t>
            </w:r>
            <w:r w:rsidRPr="005F3892">
              <w:rPr>
                <w:b/>
                <w:bCs/>
                <w:lang w:val="id-ID"/>
              </w:rPr>
              <w:t>n</w:t>
            </w:r>
          </w:p>
        </w:tc>
        <w:tc>
          <w:tcPr>
            <w:tcW w:w="2793" w:type="dxa"/>
            <w:hideMark/>
          </w:tcPr>
          <w:p w14:paraId="50705D4F" w14:textId="77777777" w:rsidR="00F812EE" w:rsidRDefault="005F3892" w:rsidP="00C97AE5">
            <w:pPr>
              <w:jc w:val="center"/>
              <w:rPr>
                <w:b/>
                <w:bCs/>
                <w:lang w:val="id-ID"/>
              </w:rPr>
            </w:pPr>
            <w:r w:rsidRPr="00C97AE5">
              <w:rPr>
                <w:b/>
                <w:bCs/>
                <w:lang w:val="id-ID"/>
              </w:rPr>
              <w:t xml:space="preserve">Predikat pada </w:t>
            </w:r>
          </w:p>
          <w:p w14:paraId="1E9BAF5A" w14:textId="0A5A9770" w:rsidR="005F3892" w:rsidRPr="00C97AE5" w:rsidRDefault="005F3892" w:rsidP="00C97AE5">
            <w:pPr>
              <w:jc w:val="center"/>
              <w:rPr>
                <w:b/>
                <w:bCs/>
                <w:lang w:val="id-ID"/>
              </w:rPr>
            </w:pPr>
            <w:r w:rsidRPr="00C97AE5">
              <w:rPr>
                <w:b/>
                <w:bCs/>
                <w:lang w:val="id-ID"/>
              </w:rPr>
              <w:t>Rule</w:t>
            </w:r>
          </w:p>
        </w:tc>
        <w:tc>
          <w:tcPr>
            <w:tcW w:w="2600" w:type="dxa"/>
            <w:hideMark/>
          </w:tcPr>
          <w:p w14:paraId="55A2D12F" w14:textId="77777777" w:rsidR="005F3892" w:rsidRPr="00C97AE5" w:rsidRDefault="005F3892" w:rsidP="00C97AE5">
            <w:pPr>
              <w:jc w:val="center"/>
              <w:rPr>
                <w:b/>
                <w:bCs/>
                <w:lang w:val="id-ID"/>
              </w:rPr>
            </w:pPr>
            <w:r w:rsidRPr="00C97AE5">
              <w:rPr>
                <w:b/>
                <w:bCs/>
                <w:lang w:val="id-ID"/>
              </w:rPr>
              <w:t>Fakta di KB</w:t>
            </w:r>
          </w:p>
        </w:tc>
        <w:tc>
          <w:tcPr>
            <w:tcW w:w="1926" w:type="dxa"/>
            <w:hideMark/>
          </w:tcPr>
          <w:p w14:paraId="623FC878" w14:textId="77777777" w:rsidR="005F3892" w:rsidRPr="00C97AE5" w:rsidRDefault="005F3892" w:rsidP="00C97AE5">
            <w:pPr>
              <w:jc w:val="center"/>
              <w:rPr>
                <w:b/>
                <w:bCs/>
                <w:lang w:val="id-ID"/>
              </w:rPr>
            </w:pPr>
            <w:r w:rsidRPr="00C97AE5">
              <w:rPr>
                <w:b/>
                <w:bCs/>
                <w:lang w:val="id-ID"/>
              </w:rPr>
              <w:t>Substitusi</w:t>
            </w:r>
          </w:p>
        </w:tc>
      </w:tr>
      <w:tr w:rsidR="005F3892" w:rsidRPr="005F3892" w14:paraId="12B5A098" w14:textId="77777777" w:rsidTr="005C74D8">
        <w:tc>
          <w:tcPr>
            <w:tcW w:w="1044" w:type="dxa"/>
            <w:hideMark/>
          </w:tcPr>
          <w:p w14:paraId="00D80162" w14:textId="77777777" w:rsidR="005F3892" w:rsidRPr="00C97AE5" w:rsidRDefault="005F3892" w:rsidP="00C97AE5">
            <w:pPr>
              <w:rPr>
                <w:lang w:val="id-ID"/>
              </w:rPr>
            </w:pPr>
            <w:r w:rsidRPr="00C97AE5">
              <w:rPr>
                <w:lang w:val="id-ID"/>
              </w:rPr>
              <w:t>1</w:t>
            </w:r>
          </w:p>
        </w:tc>
        <w:tc>
          <w:tcPr>
            <w:tcW w:w="2793" w:type="dxa"/>
            <w:hideMark/>
          </w:tcPr>
          <w:p w14:paraId="1B46E9E3" w14:textId="77777777" w:rsidR="005F3892" w:rsidRDefault="005F3892" w:rsidP="00C97AE5">
            <w:pPr>
              <w:rPr>
                <w:lang w:val="id-ID"/>
              </w:rPr>
            </w:pPr>
            <w:r w:rsidRPr="00C97AE5">
              <w:rPr>
                <w:lang w:val="id-ID"/>
              </w:rPr>
              <w:t>butuh_ruang(K)</w:t>
            </w:r>
          </w:p>
          <w:p w14:paraId="79B9AB9E" w14:textId="70A89DBE" w:rsidR="00F812EE" w:rsidRPr="00C97AE5" w:rsidRDefault="00F812EE" w:rsidP="00C97AE5">
            <w:pPr>
              <w:rPr>
                <w:lang w:val="id-ID"/>
              </w:rPr>
            </w:pPr>
          </w:p>
        </w:tc>
        <w:tc>
          <w:tcPr>
            <w:tcW w:w="2600" w:type="dxa"/>
            <w:hideMark/>
          </w:tcPr>
          <w:p w14:paraId="62F9D43E" w14:textId="77777777" w:rsidR="005F3892" w:rsidRPr="00C97AE5" w:rsidRDefault="005F3892" w:rsidP="00C97AE5">
            <w:pPr>
              <w:rPr>
                <w:lang w:val="id-ID"/>
              </w:rPr>
            </w:pPr>
            <w:r w:rsidRPr="00C97AE5">
              <w:rPr>
                <w:lang w:val="id-ID"/>
              </w:rPr>
              <w:t>butuh_ruang(kelasA)</w:t>
            </w:r>
          </w:p>
        </w:tc>
        <w:tc>
          <w:tcPr>
            <w:tcW w:w="1926" w:type="dxa"/>
            <w:hideMark/>
          </w:tcPr>
          <w:p w14:paraId="2550400B" w14:textId="77777777" w:rsidR="005F3892" w:rsidRPr="00C97AE5" w:rsidRDefault="005F3892" w:rsidP="00C97AE5">
            <w:pPr>
              <w:rPr>
                <w:lang w:val="id-ID"/>
              </w:rPr>
            </w:pPr>
            <w:r w:rsidRPr="00C97AE5">
              <w:rPr>
                <w:lang w:val="id-ID"/>
              </w:rPr>
              <w:t>{ K / kelasA }</w:t>
            </w:r>
          </w:p>
        </w:tc>
      </w:tr>
      <w:tr w:rsidR="00C97AE5" w:rsidRPr="005F3892" w14:paraId="7C112C2A" w14:textId="77777777" w:rsidTr="005C74D8">
        <w:tc>
          <w:tcPr>
            <w:tcW w:w="1044" w:type="dxa"/>
          </w:tcPr>
          <w:p w14:paraId="519126E5" w14:textId="5D73D181" w:rsidR="00C97AE5" w:rsidRPr="00C97AE5" w:rsidRDefault="00212B1A" w:rsidP="00C97AE5">
            <w:pPr>
              <w:rPr>
                <w:lang w:val="id-ID"/>
              </w:rPr>
            </w:pPr>
            <w:r>
              <w:rPr>
                <w:lang w:val="id-ID"/>
              </w:rPr>
              <w:t>2</w:t>
            </w:r>
          </w:p>
        </w:tc>
        <w:tc>
          <w:tcPr>
            <w:tcW w:w="2793" w:type="dxa"/>
          </w:tcPr>
          <w:p w14:paraId="488DEE77" w14:textId="4271E150" w:rsidR="00F812EE" w:rsidRPr="00C97AE5" w:rsidRDefault="00855ED3" w:rsidP="00C97AE5">
            <w:pPr>
              <w:rPr>
                <w:lang w:val="id-ID"/>
              </w:rPr>
            </w:pPr>
            <w:r w:rsidRPr="00855ED3">
              <w:rPr>
                <w:lang w:val="id-ID"/>
              </w:rPr>
              <w:t>kelas_di_ruang(kelasA, R, W)</w:t>
            </w:r>
          </w:p>
        </w:tc>
        <w:tc>
          <w:tcPr>
            <w:tcW w:w="2600" w:type="dxa"/>
          </w:tcPr>
          <w:p w14:paraId="08022BD1" w14:textId="75320E39" w:rsidR="00C97AE5" w:rsidRPr="00C97AE5" w:rsidRDefault="00947368" w:rsidP="00C97AE5">
            <w:pPr>
              <w:rPr>
                <w:lang w:val="id-ID"/>
              </w:rPr>
            </w:pPr>
            <w:r w:rsidRPr="00947368">
              <w:rPr>
                <w:lang w:val="id-ID"/>
              </w:rPr>
              <w:t>kelas_di_ruang(kelasA, ruang_201, jam_9)</w:t>
            </w:r>
          </w:p>
        </w:tc>
        <w:tc>
          <w:tcPr>
            <w:tcW w:w="1926" w:type="dxa"/>
          </w:tcPr>
          <w:p w14:paraId="5657A992" w14:textId="7769AED4" w:rsidR="00C97AE5" w:rsidRPr="00C97AE5" w:rsidRDefault="00F812EE" w:rsidP="00C97AE5">
            <w:pPr>
              <w:rPr>
                <w:lang w:val="id-ID"/>
              </w:rPr>
            </w:pPr>
            <w:r w:rsidRPr="00F812EE">
              <w:rPr>
                <w:lang w:val="id-ID"/>
              </w:rPr>
              <w:t>{ R / ruang_201, W / jam_9 }</w:t>
            </w:r>
          </w:p>
        </w:tc>
      </w:tr>
      <w:tr w:rsidR="005C74D8" w:rsidRPr="005F3892" w14:paraId="5F4A9F7B" w14:textId="77777777" w:rsidTr="005C74D8">
        <w:tc>
          <w:tcPr>
            <w:tcW w:w="1044" w:type="dxa"/>
          </w:tcPr>
          <w:p w14:paraId="17EFA553" w14:textId="4CD51F3A" w:rsidR="005C74D8" w:rsidRDefault="005C74D8" w:rsidP="00C97AE5">
            <w:pPr>
              <w:rPr>
                <w:lang w:val="id-ID"/>
              </w:rPr>
            </w:pPr>
            <w:r>
              <w:rPr>
                <w:lang w:val="id-ID"/>
              </w:rPr>
              <w:t>3</w:t>
            </w:r>
          </w:p>
        </w:tc>
        <w:tc>
          <w:tcPr>
            <w:tcW w:w="2793" w:type="dxa"/>
          </w:tcPr>
          <w:p w14:paraId="3EDE062B" w14:textId="77777777" w:rsidR="005C74D8" w:rsidRDefault="009E2B5B" w:rsidP="00C97AE5">
            <w:pPr>
              <w:rPr>
                <w:lang w:val="id-ID"/>
              </w:rPr>
            </w:pPr>
            <w:r>
              <w:rPr>
                <w:lang w:val="id-ID"/>
              </w:rPr>
              <w:t>ruang_tidak_dapat_dipa</w:t>
            </w:r>
          </w:p>
          <w:p w14:paraId="5FA62E07" w14:textId="5FA81243" w:rsidR="009E2B5B" w:rsidRPr="00855ED3" w:rsidRDefault="009E2B5B" w:rsidP="00C97AE5">
            <w:pPr>
              <w:rPr>
                <w:lang w:val="id-ID"/>
              </w:rPr>
            </w:pPr>
            <w:r>
              <w:rPr>
                <w:lang w:val="id-ID"/>
              </w:rPr>
              <w:t>kai(R,W)</w:t>
            </w:r>
          </w:p>
        </w:tc>
        <w:tc>
          <w:tcPr>
            <w:tcW w:w="2600" w:type="dxa"/>
          </w:tcPr>
          <w:p w14:paraId="2365EE0C" w14:textId="341A23A4" w:rsidR="009E2B5B" w:rsidRDefault="009E2B5B" w:rsidP="00C97AE5">
            <w:pPr>
              <w:rPr>
                <w:lang w:val="id-ID"/>
              </w:rPr>
            </w:pPr>
            <w:r>
              <w:rPr>
                <w:lang w:val="id-ID"/>
              </w:rPr>
              <w:t>r</w:t>
            </w:r>
            <w:r w:rsidR="000B4BA9">
              <w:rPr>
                <w:lang w:val="id-ID"/>
              </w:rPr>
              <w:t>uang_tidak_dapat_di</w:t>
            </w:r>
          </w:p>
          <w:p w14:paraId="0540AA53" w14:textId="4D3C751E" w:rsidR="005C74D8" w:rsidRPr="00947368" w:rsidRDefault="000B4BA9" w:rsidP="00C97AE5">
            <w:pPr>
              <w:rPr>
                <w:lang w:val="id-ID"/>
              </w:rPr>
            </w:pPr>
            <w:r>
              <w:rPr>
                <w:lang w:val="id-ID"/>
              </w:rPr>
              <w:t>pakai(ruang201</w:t>
            </w:r>
            <w:r w:rsidR="009E2B5B">
              <w:rPr>
                <w:lang w:val="id-ID"/>
              </w:rPr>
              <w:t>, jam_9)</w:t>
            </w:r>
          </w:p>
        </w:tc>
        <w:tc>
          <w:tcPr>
            <w:tcW w:w="1926" w:type="dxa"/>
          </w:tcPr>
          <w:p w14:paraId="1CD2D539" w14:textId="7B05F822" w:rsidR="005C74D8" w:rsidRPr="00F812EE" w:rsidRDefault="009E2B5B" w:rsidP="00C97AE5">
            <w:pPr>
              <w:rPr>
                <w:lang w:val="id-ID"/>
              </w:rPr>
            </w:pPr>
            <w:r w:rsidRPr="00F812EE">
              <w:rPr>
                <w:lang w:val="id-ID"/>
              </w:rPr>
              <w:t>{ R / ruang_201, W / jam_9 }</w:t>
            </w:r>
          </w:p>
        </w:tc>
      </w:tr>
    </w:tbl>
    <w:p w14:paraId="120244FF" w14:textId="77777777" w:rsidR="005F3892" w:rsidRPr="004F04D0" w:rsidRDefault="005F3892" w:rsidP="00EA283C"/>
    <w:p w14:paraId="5B5C058D" w14:textId="1D72EF34" w:rsidR="000126AB" w:rsidRDefault="007B0326" w:rsidP="004B3EBC">
      <w:pPr>
        <w:pStyle w:val="Heading3"/>
      </w:pPr>
      <w:bookmarkStart w:id="14" w:name="_Toc217077009"/>
      <w:r>
        <w:t>II.3.3</w:t>
      </w:r>
      <w:r>
        <w:tab/>
      </w:r>
      <w:r w:rsidR="000126AB" w:rsidRPr="000126AB">
        <w:t>MGU Akhir dan Validasi Rule</w:t>
      </w:r>
      <w:bookmarkEnd w:id="14"/>
    </w:p>
    <w:p w14:paraId="3C0D1FBC" w14:textId="77777777" w:rsidR="00AD71A9" w:rsidRPr="00AD71A9" w:rsidRDefault="00AD71A9" w:rsidP="00AD71A9">
      <w:pPr>
        <w:rPr>
          <w:lang w:val="id-ID"/>
        </w:rPr>
      </w:pPr>
      <w:r w:rsidRPr="00AD71A9">
        <w:rPr>
          <w:lang w:val="id-ID"/>
        </w:rPr>
        <w:t>MGU gabungan:</w:t>
      </w:r>
    </w:p>
    <w:p w14:paraId="5E875280" w14:textId="52F185B3" w:rsidR="00AD71A9" w:rsidRPr="00AD71A9" w:rsidRDefault="00001CF3" w:rsidP="00AD71A9">
      <w:pPr>
        <w:rPr>
          <w:lang w:val="id-ID"/>
        </w:rPr>
      </w:pPr>
      <m:oMathPara>
        <m:oMath>
          <m:r>
            <w:rPr>
              <w:rFonts w:ascii="Cambria Math" w:hAnsi="Cambria Math"/>
              <w:lang w:val="id-ID"/>
            </w:rPr>
            <m:t>θ={K←kelasA,</m:t>
          </m:r>
          <m:r>
            <m:rPr>
              <m:nor/>
            </m:rPr>
            <w:rPr>
              <w:rFonts w:ascii="Arial" w:hAnsi="Arial" w:cs="Arial"/>
              <w:lang w:val="id-ID"/>
            </w:rPr>
            <m:t>  </m:t>
          </m:r>
          <m:r>
            <w:rPr>
              <w:rFonts w:ascii="Cambria Math" w:hAnsi="Cambria Math"/>
              <w:lang w:val="id-ID"/>
            </w:rPr>
            <m:t>R←ruang</m:t>
          </m:r>
          <m:r>
            <m:rPr>
              <m:sty m:val="p"/>
            </m:rPr>
            <w:rPr>
              <w:rFonts w:ascii="Cambria Math" w:hAnsi="Cambria Math"/>
              <w:lang w:val="id-ID"/>
            </w:rPr>
            <m:t>_</m:t>
          </m:r>
          <m:r>
            <w:rPr>
              <w:rFonts w:ascii="Cambria Math" w:hAnsi="Cambria Math"/>
              <w:lang w:val="id-ID"/>
            </w:rPr>
            <m:t>201,</m:t>
          </m:r>
          <m:r>
            <m:rPr>
              <m:nor/>
            </m:rPr>
            <w:rPr>
              <w:rFonts w:ascii="Arial" w:hAnsi="Arial" w:cs="Arial"/>
              <w:lang w:val="id-ID"/>
            </w:rPr>
            <m:t>  </m:t>
          </m:r>
          <m:r>
            <w:rPr>
              <w:rFonts w:ascii="Cambria Math" w:hAnsi="Cambria Math"/>
              <w:lang w:val="id-ID"/>
            </w:rPr>
            <m:t>W←jam</m:t>
          </m:r>
          <m:r>
            <m:rPr>
              <m:sty m:val="p"/>
            </m:rPr>
            <w:rPr>
              <w:rFonts w:ascii="Cambria Math" w:hAnsi="Cambria Math"/>
              <w:lang w:val="id-ID"/>
            </w:rPr>
            <m:t>_</m:t>
          </m:r>
          <m:r>
            <w:rPr>
              <w:rFonts w:ascii="Cambria Math" w:hAnsi="Cambria Math"/>
              <w:lang w:val="id-ID"/>
            </w:rPr>
            <m:t>9}</m:t>
          </m:r>
        </m:oMath>
      </m:oMathPara>
    </w:p>
    <w:p w14:paraId="0874E53A" w14:textId="77777777" w:rsidR="00AD71A9" w:rsidRPr="00AD71A9" w:rsidRDefault="00AD71A9" w:rsidP="00AD71A9">
      <w:pPr>
        <w:rPr>
          <w:lang w:val="id-ID"/>
        </w:rPr>
      </w:pPr>
      <w:r w:rsidRPr="00AD71A9">
        <w:rPr>
          <w:lang w:val="id-ID"/>
        </w:rPr>
        <w:t>Dengan substitusi ini, predikat terakhir:</w:t>
      </w:r>
    </w:p>
    <w:p w14:paraId="078A84B1" w14:textId="77777777" w:rsidR="00AD71A9" w:rsidRPr="00AD71A9" w:rsidRDefault="00AD71A9" w:rsidP="00AD71A9">
      <w:pPr>
        <w:ind w:firstLine="720"/>
        <w:rPr>
          <w:lang w:val="id-ID"/>
        </w:rPr>
      </w:pPr>
      <w:r w:rsidRPr="00AD71A9">
        <w:rPr>
          <w:lang w:val="id-ID"/>
        </w:rPr>
        <w:t>ruang_tidak_dapat_dipakai(ruang_201, jam_9)</w:t>
      </w:r>
    </w:p>
    <w:p w14:paraId="68112AA1" w14:textId="77777777" w:rsidR="00AD71A9" w:rsidRPr="00AD71A9" w:rsidRDefault="00AD71A9" w:rsidP="00AD71A9">
      <w:pPr>
        <w:rPr>
          <w:lang w:val="id-ID"/>
        </w:rPr>
      </w:pPr>
      <w:r w:rsidRPr="00AD71A9">
        <w:rPr>
          <w:lang w:val="id-ID"/>
        </w:rPr>
        <w:t>dapat dibuktikan menggunakan Rule 2, karena:</w:t>
      </w:r>
    </w:p>
    <w:p w14:paraId="759D4265" w14:textId="77777777" w:rsidR="00AD71A9" w:rsidRPr="00AD71A9" w:rsidRDefault="00AD71A9" w:rsidP="00AD71A9">
      <w:pPr>
        <w:numPr>
          <w:ilvl w:val="0"/>
          <w:numId w:val="20"/>
        </w:numPr>
        <w:rPr>
          <w:lang w:val="id-ID"/>
        </w:rPr>
      </w:pPr>
      <w:r w:rsidRPr="00AD71A9">
        <w:rPr>
          <w:lang w:val="id-ID"/>
        </w:rPr>
        <w:t>jadwal_penggunaan(ruang_201, jam_9, terpakai)</w:t>
      </w:r>
    </w:p>
    <w:p w14:paraId="2D0909B7" w14:textId="77777777" w:rsidR="00AD71A9" w:rsidRPr="00AD71A9" w:rsidRDefault="00AD71A9" w:rsidP="00AD71A9">
      <w:pPr>
        <w:numPr>
          <w:ilvl w:val="0"/>
          <w:numId w:val="20"/>
        </w:numPr>
        <w:rPr>
          <w:lang w:val="id-ID"/>
        </w:rPr>
      </w:pPr>
      <w:r w:rsidRPr="00AD71A9">
        <w:rPr>
          <w:lang w:val="id-ID"/>
        </w:rPr>
        <w:t>ketersediaan_ruang(ruang_201, terpakai)</w:t>
      </w:r>
    </w:p>
    <w:p w14:paraId="4EC6700C" w14:textId="77777777" w:rsidR="00AD71A9" w:rsidRPr="00AD71A9" w:rsidRDefault="00AD71A9" w:rsidP="00AD71A9">
      <w:pPr>
        <w:rPr>
          <w:lang w:val="id-ID"/>
        </w:rPr>
      </w:pPr>
      <w:r w:rsidRPr="00AD71A9">
        <w:rPr>
          <w:lang w:val="id-ID"/>
        </w:rPr>
        <w:t>Sehingga Prolog berhasil menyimpulkan:</w:t>
      </w:r>
    </w:p>
    <w:p w14:paraId="0E34547F" w14:textId="0755F85F" w:rsidR="00AD71A9" w:rsidRDefault="00AD71A9" w:rsidP="00AD71A9">
      <w:pPr>
        <w:rPr>
          <w:lang w:val="id-ID"/>
        </w:rPr>
      </w:pPr>
      <w:r w:rsidRPr="00AD71A9">
        <w:rPr>
          <w:lang w:val="id-ID"/>
        </w:rPr>
        <w:t>potensi_bentrok(kelasA, ruang_201, jam_9)</w:t>
      </w:r>
    </w:p>
    <w:p w14:paraId="7F0CB93B" w14:textId="77777777" w:rsidR="005C74D8" w:rsidRPr="00AD71A9" w:rsidRDefault="005C74D8" w:rsidP="00AD71A9">
      <w:pPr>
        <w:rPr>
          <w:lang w:val="id-ID"/>
        </w:rPr>
      </w:pPr>
    </w:p>
    <w:p w14:paraId="3E4452EA" w14:textId="4A370631" w:rsidR="00565258" w:rsidRDefault="00565258" w:rsidP="00C86811">
      <w:pPr>
        <w:pStyle w:val="Heading2"/>
      </w:pPr>
      <w:bookmarkStart w:id="15" w:name="_Toc217077010"/>
      <w:r>
        <w:t>II.</w:t>
      </w:r>
      <w:r w:rsidR="009A606A">
        <w:t>4</w:t>
      </w:r>
      <w:r>
        <w:tab/>
      </w:r>
      <w:r w:rsidR="00B76A6F">
        <w:t>Teori Resolusi</w:t>
      </w:r>
      <w:bookmarkEnd w:id="15"/>
    </w:p>
    <w:p w14:paraId="6EFA7671" w14:textId="7795D5BB" w:rsidR="00CC7A4C" w:rsidRDefault="00CC7A4C" w:rsidP="00C86811">
      <w:r w:rsidRPr="00CC7A4C">
        <w:t>Teori resolusi digunakan untuk membuktikan validitas suatu kesimpulan dengan cara mengonversi rule ke dalam bentuk Conjunctive Normal Form (CNF) dan menunjukkan bahwa penyangkalan terhadap tujuan menghasilkan klausa kosong (□).</w:t>
      </w:r>
    </w:p>
    <w:p w14:paraId="7DE4F9E8" w14:textId="1CD8BBDB" w:rsidR="00CC7A4C" w:rsidRDefault="00EF1DDE" w:rsidP="00EF1DDE">
      <w:pPr>
        <w:pStyle w:val="Heading3"/>
      </w:pPr>
      <w:bookmarkStart w:id="16" w:name="_Toc217077011"/>
      <w:r>
        <w:t>II.4.1</w:t>
      </w:r>
      <w:r>
        <w:tab/>
      </w:r>
      <w:r w:rsidR="005C3C52" w:rsidRPr="005C3C52">
        <w:t>Rule yang Dianalisis</w:t>
      </w:r>
      <w:bookmarkEnd w:id="16"/>
    </w:p>
    <w:p w14:paraId="40C61DB5" w14:textId="47F5A3FF" w:rsidR="00EF1DDE" w:rsidRDefault="006E673D" w:rsidP="00EF1DDE">
      <w:r w:rsidRPr="006E673D">
        <w:t xml:space="preserve">Rule yang dianalisis adalah Rule 8 </w:t>
      </w:r>
      <w:r>
        <w:t>:</w:t>
      </w:r>
      <w:r w:rsidRPr="006E673D">
        <w:t xml:space="preserve"> Perlu Penjadwalan Ulang, karena merupakan kesimpulan akhir dari rantai inferensi sistem.</w:t>
      </w:r>
    </w:p>
    <w:p w14:paraId="254F40D0" w14:textId="77777777" w:rsidR="00A009EE" w:rsidRDefault="00A009EE" w:rsidP="00A009EE">
      <w:r>
        <w:t>perlu_penjadwalan_ulang(K) :-</w:t>
      </w:r>
    </w:p>
    <w:p w14:paraId="17F7D172" w14:textId="6C76330B" w:rsidR="00A009EE" w:rsidRPr="00EF1DDE" w:rsidRDefault="00A009EE" w:rsidP="00A009EE">
      <w:r>
        <w:t xml:space="preserve">    jadwal_bermasalah(K).</w:t>
      </w:r>
    </w:p>
    <w:p w14:paraId="57B73E03" w14:textId="13712742" w:rsidR="00C01396" w:rsidRDefault="00EF1DDE" w:rsidP="00EF1DDE">
      <w:pPr>
        <w:pStyle w:val="Heading3"/>
      </w:pPr>
      <w:bookmarkStart w:id="17" w:name="_Toc217077012"/>
      <w:r>
        <w:lastRenderedPageBreak/>
        <w:t>II.4.2</w:t>
      </w:r>
      <w:r>
        <w:tab/>
      </w:r>
      <w:r w:rsidR="00C01396" w:rsidRPr="00C01396">
        <w:t>Konversi Rule ke CNF</w:t>
      </w:r>
      <w:bookmarkEnd w:id="17"/>
    </w:p>
    <w:p w14:paraId="591F64D7" w14:textId="1B9FC274" w:rsidR="00A009EE" w:rsidRDefault="007A2229" w:rsidP="007A2229">
      <w:pPr>
        <w:pStyle w:val="ListParagraph"/>
        <w:numPr>
          <w:ilvl w:val="0"/>
          <w:numId w:val="21"/>
        </w:numPr>
      </w:pPr>
      <w:r>
        <w:t>Bentuk FOL</w:t>
      </w:r>
    </w:p>
    <w:p w14:paraId="03842F85" w14:textId="192D293C" w:rsidR="00F819D3" w:rsidRDefault="00001CF3" w:rsidP="00F819D3">
      <w:pPr>
        <w:pStyle w:val="ListParagraph"/>
      </w:pPr>
      <m:oMathPara>
        <m:oMath>
          <m:r>
            <m:rPr>
              <m:sty m:val="p"/>
            </m:rPr>
            <w:rPr>
              <w:rFonts w:ascii="Cambria Math" w:hAnsi="Cambria Math"/>
            </w:rPr>
            <m:t>∀</m:t>
          </m:r>
          <m:r>
            <w:rPr>
              <w:rFonts w:ascii="Cambria Math" w:hAnsi="Cambria Math"/>
            </w:rPr>
            <m:t>K</m:t>
          </m:r>
          <m:r>
            <m:rPr>
              <m:nor/>
            </m:rPr>
            <w:rPr>
              <w:rFonts w:ascii="Arial" w:hAnsi="Arial" w:cs="Arial"/>
            </w:rPr>
            <m:t>  </m:t>
          </m:r>
          <m:r>
            <w:rPr>
              <w:rFonts w:ascii="Cambria Math" w:hAnsi="Cambria Math"/>
            </w:rPr>
            <m:t>jadwal</m:t>
          </m:r>
          <m:r>
            <m:rPr>
              <m:sty m:val="p"/>
            </m:rPr>
            <w:rPr>
              <w:rFonts w:ascii="Cambria Math" w:hAnsi="Cambria Math"/>
            </w:rPr>
            <m:t>_</m:t>
          </m:r>
          <m:r>
            <w:rPr>
              <w:rFonts w:ascii="Cambria Math" w:hAnsi="Cambria Math"/>
            </w:rPr>
            <m:t>bermasalah(K)→perlu</m:t>
          </m:r>
          <m:r>
            <m:rPr>
              <m:sty m:val="p"/>
            </m:rPr>
            <w:rPr>
              <w:rFonts w:ascii="Cambria Math" w:hAnsi="Cambria Math"/>
            </w:rPr>
            <m:t>_</m:t>
          </m:r>
          <m:r>
            <w:rPr>
              <w:rFonts w:ascii="Cambria Math" w:hAnsi="Cambria Math"/>
            </w:rPr>
            <m:t>penjadwalan</m:t>
          </m:r>
          <m:r>
            <m:rPr>
              <m:sty m:val="p"/>
            </m:rPr>
            <w:rPr>
              <w:rFonts w:ascii="Cambria Math" w:hAnsi="Cambria Math"/>
            </w:rPr>
            <m:t>_</m:t>
          </m:r>
          <m:r>
            <w:rPr>
              <w:rFonts w:ascii="Cambria Math" w:hAnsi="Cambria Math"/>
            </w:rPr>
            <m:t>ulang(K)</m:t>
          </m:r>
          <m:r>
            <m:rPr>
              <m:sty m:val="p"/>
            </m:rPr>
            <w:rPr>
              <w:rFonts w:ascii="Cambria Math" w:hAnsi="Cambria Math"/>
            </w:rPr>
            <w:br/>
          </m:r>
        </m:oMath>
      </m:oMathPara>
    </w:p>
    <w:p w14:paraId="4ED07B70" w14:textId="296324AA" w:rsidR="007A2229" w:rsidRDefault="007A2229" w:rsidP="007A2229">
      <w:pPr>
        <w:pStyle w:val="ListParagraph"/>
        <w:numPr>
          <w:ilvl w:val="0"/>
          <w:numId w:val="21"/>
        </w:numPr>
      </w:pPr>
      <w:r>
        <w:t>Eliminasi Implikasi</w:t>
      </w:r>
    </w:p>
    <w:p w14:paraId="4EA680B3" w14:textId="546628CF" w:rsidR="00F819D3" w:rsidRDefault="00001CF3" w:rsidP="00F819D3">
      <w:pPr>
        <w:pStyle w:val="ListParagraph"/>
      </w:pPr>
      <m:oMathPara>
        <m:oMath>
          <m:r>
            <m:rPr>
              <m:sty m:val="p"/>
            </m:rPr>
            <w:rPr>
              <w:rFonts w:ascii="Cambria Math" w:hAnsi="Cambria Math"/>
            </w:rPr>
            <m:t>∀</m:t>
          </m:r>
          <m:r>
            <w:rPr>
              <w:rFonts w:ascii="Cambria Math" w:hAnsi="Cambria Math"/>
            </w:rPr>
            <m:t>K</m:t>
          </m:r>
          <m:r>
            <m:rPr>
              <m:nor/>
            </m:rPr>
            <w:rPr>
              <w:rFonts w:ascii="Arial" w:hAnsi="Arial" w:cs="Arial"/>
            </w:rPr>
            <m:t>  </m:t>
          </m:r>
          <m:r>
            <w:rPr>
              <w:rFonts w:ascii="Cambria Math" w:hAnsi="Cambria Math"/>
            </w:rPr>
            <m:t>(</m:t>
          </m:r>
          <m:r>
            <m:rPr>
              <m:sty m:val="p"/>
            </m:rPr>
            <w:rPr>
              <w:rFonts w:ascii="Cambria Math" w:hAnsi="Cambria Math"/>
            </w:rPr>
            <m:t>¬</m:t>
          </m:r>
          <m:r>
            <w:rPr>
              <w:rFonts w:ascii="Cambria Math" w:hAnsi="Cambria Math"/>
            </w:rPr>
            <m:t>jadwal</m:t>
          </m:r>
          <m:r>
            <m:rPr>
              <m:sty m:val="p"/>
            </m:rPr>
            <w:rPr>
              <w:rFonts w:ascii="Cambria Math" w:hAnsi="Cambria Math"/>
            </w:rPr>
            <m:t>_</m:t>
          </m:r>
          <m:r>
            <w:rPr>
              <w:rFonts w:ascii="Cambria Math" w:hAnsi="Cambria Math"/>
            </w:rPr>
            <m:t>bermasalah(K)∨perlu</m:t>
          </m:r>
          <m:r>
            <m:rPr>
              <m:sty m:val="p"/>
            </m:rPr>
            <w:rPr>
              <w:rFonts w:ascii="Cambria Math" w:hAnsi="Cambria Math"/>
            </w:rPr>
            <m:t>_</m:t>
          </m:r>
          <m:r>
            <w:rPr>
              <w:rFonts w:ascii="Cambria Math" w:hAnsi="Cambria Math"/>
            </w:rPr>
            <m:t>penjadwalan</m:t>
          </m:r>
          <m:r>
            <m:rPr>
              <m:sty m:val="p"/>
            </m:rPr>
            <w:rPr>
              <w:rFonts w:ascii="Cambria Math" w:hAnsi="Cambria Math"/>
            </w:rPr>
            <m:t>_</m:t>
          </m:r>
          <m:r>
            <w:rPr>
              <w:rFonts w:ascii="Cambria Math" w:hAnsi="Cambria Math"/>
            </w:rPr>
            <m:t>ulang(K))</m:t>
          </m:r>
          <m:r>
            <m:rPr>
              <m:sty m:val="p"/>
            </m:rPr>
            <w:rPr>
              <w:rFonts w:ascii="Cambria Math" w:hAnsi="Cambria Math"/>
            </w:rPr>
            <w:br/>
          </m:r>
        </m:oMath>
      </m:oMathPara>
    </w:p>
    <w:p w14:paraId="604A8BE6" w14:textId="3872435E" w:rsidR="00F819D3" w:rsidRDefault="007A2229" w:rsidP="00F819D3">
      <w:pPr>
        <w:pStyle w:val="ListParagraph"/>
        <w:numPr>
          <w:ilvl w:val="0"/>
          <w:numId w:val="21"/>
        </w:numPr>
      </w:pPr>
      <w:r>
        <w:t>Clausal Form</w:t>
      </w:r>
    </w:p>
    <w:p w14:paraId="724F1E4E" w14:textId="14A4D11F" w:rsidR="00F819D3" w:rsidRPr="00884D56" w:rsidRDefault="00FF53C9" w:rsidP="00F819D3">
      <w:pPr>
        <w:ind w:left="360"/>
        <w:rPr>
          <w:rFonts w:eastAsiaTheme="minorEastAsia"/>
        </w:rPr>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jadwal</m:t>
              </m:r>
              <m:r>
                <m:rPr>
                  <m:sty m:val="p"/>
                </m:rPr>
                <w:rPr>
                  <w:rFonts w:ascii="Cambria Math" w:hAnsi="Cambria Math"/>
                </w:rPr>
                <m:t>_</m:t>
              </m:r>
              <m:r>
                <w:rPr>
                  <w:rFonts w:ascii="Cambria Math" w:hAnsi="Cambria Math"/>
                </w:rPr>
                <m:t>bermasalah(K)∨</m:t>
              </m:r>
              <m:r>
                <m:rPr>
                  <m:nor/>
                </m:rPr>
                <w:rPr>
                  <w:rFonts w:ascii="Arial" w:hAnsi="Arial" w:cs="Arial"/>
                </w:rPr>
                <m:t> </m:t>
              </m:r>
              <m:r>
                <w:rPr>
                  <w:rFonts w:ascii="Cambria Math" w:hAnsi="Cambria Math"/>
                </w:rPr>
                <m:t>perlu</m:t>
              </m:r>
              <m:r>
                <m:rPr>
                  <m:sty m:val="p"/>
                </m:rPr>
                <w:rPr>
                  <w:rFonts w:ascii="Cambria Math" w:hAnsi="Cambria Math"/>
                </w:rPr>
                <m:t>_</m:t>
              </m:r>
              <m:r>
                <w:rPr>
                  <w:rFonts w:ascii="Cambria Math" w:hAnsi="Cambria Math"/>
                </w:rPr>
                <m:t>penjadwalan</m:t>
              </m:r>
              <m:r>
                <m:rPr>
                  <m:sty m:val="p"/>
                </m:rPr>
                <w:rPr>
                  <w:rFonts w:ascii="Cambria Math" w:hAnsi="Cambria Math"/>
                </w:rPr>
                <m:t>_</m:t>
              </m:r>
              <m:r>
                <w:rPr>
                  <w:rFonts w:ascii="Cambria Math" w:hAnsi="Cambria Math"/>
                </w:rPr>
                <m:t>ulang(K)</m:t>
              </m:r>
            </m:e>
          </m:d>
        </m:oMath>
      </m:oMathPara>
    </w:p>
    <w:p w14:paraId="37B79F4B" w14:textId="77777777" w:rsidR="00884D56" w:rsidRPr="00A009EE" w:rsidRDefault="00884D56" w:rsidP="00F819D3">
      <w:pPr>
        <w:ind w:left="360"/>
      </w:pPr>
    </w:p>
    <w:p w14:paraId="00134BF1" w14:textId="5C920C68" w:rsidR="001E053F" w:rsidRDefault="00EF1DDE" w:rsidP="00EF1DDE">
      <w:pPr>
        <w:pStyle w:val="Heading3"/>
      </w:pPr>
      <w:bookmarkStart w:id="18" w:name="_Toc217077013"/>
      <w:r>
        <w:t>II.4.3</w:t>
      </w:r>
      <w:r>
        <w:tab/>
      </w:r>
      <w:r w:rsidR="001E053F" w:rsidRPr="001E053F">
        <w:t>Langkah Pembuktian Resolusi Awal</w:t>
      </w:r>
      <w:bookmarkEnd w:id="18"/>
    </w:p>
    <w:p w14:paraId="71BFF658" w14:textId="56BE4EB7" w:rsidR="00A009EE" w:rsidRPr="00A009EE" w:rsidRDefault="00400869" w:rsidP="00A009EE">
      <w:r>
        <w:t xml:space="preserve">Untuk membuktikan </w:t>
      </w:r>
      <w:r w:rsidRPr="00400869">
        <w:t>perlu_penjadwalan_ulang(kelasA)</w:t>
      </w:r>
      <w:r>
        <w:t>, maka:</w:t>
      </w:r>
    </w:p>
    <w:p w14:paraId="3D5562D4" w14:textId="6D0FDB63" w:rsidR="005E7A2F" w:rsidRDefault="005E7A2F" w:rsidP="00A86D9E">
      <w:pPr>
        <w:pStyle w:val="ListParagraph"/>
        <w:numPr>
          <w:ilvl w:val="0"/>
          <w:numId w:val="22"/>
        </w:numPr>
      </w:pPr>
      <w:r>
        <w:t>Negasi Tujuan</w:t>
      </w:r>
    </w:p>
    <w:p w14:paraId="0A916CFB" w14:textId="72FE7047" w:rsidR="007A772C" w:rsidRDefault="00216490" w:rsidP="007A772C">
      <w:pPr>
        <w:pStyle w:val="ListParagraph"/>
      </w:pPr>
      <m:oMathPara>
        <m:oMath>
          <m:r>
            <m:rPr>
              <m:sty m:val="p"/>
            </m:rPr>
            <w:rPr>
              <w:rFonts w:ascii="Cambria Math" w:hAnsi="Cambria Math"/>
            </w:rPr>
            <m:t>¬</m:t>
          </m:r>
          <m:r>
            <w:rPr>
              <w:rFonts w:ascii="Cambria Math" w:hAnsi="Cambria Math"/>
            </w:rPr>
            <m:t>perlu</m:t>
          </m:r>
          <m:r>
            <m:rPr>
              <m:sty m:val="p"/>
            </m:rPr>
            <w:rPr>
              <w:rFonts w:ascii="Cambria Math" w:hAnsi="Cambria Math"/>
            </w:rPr>
            <m:t>_</m:t>
          </m:r>
          <m:r>
            <w:rPr>
              <w:rFonts w:ascii="Cambria Math" w:hAnsi="Cambria Math"/>
            </w:rPr>
            <m:t>penjadwalan</m:t>
          </m:r>
          <m:r>
            <m:rPr>
              <m:sty m:val="p"/>
            </m:rPr>
            <w:rPr>
              <w:rFonts w:ascii="Cambria Math" w:hAnsi="Cambria Math"/>
            </w:rPr>
            <m:t>_</m:t>
          </m:r>
          <m:r>
            <w:rPr>
              <w:rFonts w:ascii="Cambria Math" w:hAnsi="Cambria Math"/>
            </w:rPr>
            <m:t>ulang(kelasA)</m:t>
          </m:r>
        </m:oMath>
      </m:oMathPara>
    </w:p>
    <w:p w14:paraId="4C5BCAE3" w14:textId="386C86BB" w:rsidR="005E7A2F" w:rsidRPr="00A009EE" w:rsidRDefault="00A86D9E" w:rsidP="00A86D9E">
      <w:pPr>
        <w:pStyle w:val="ListParagraph"/>
        <w:numPr>
          <w:ilvl w:val="0"/>
          <w:numId w:val="22"/>
        </w:numPr>
      </w:pPr>
      <w:r>
        <w:t>Himpunan Klausa</w:t>
      </w:r>
    </w:p>
    <w:p w14:paraId="2BC099D2" w14:textId="77777777" w:rsidR="009E4609" w:rsidRPr="009E4609" w:rsidRDefault="009E4609" w:rsidP="009E4609">
      <w:pPr>
        <w:pStyle w:val="ListParagraph"/>
        <w:numPr>
          <w:ilvl w:val="0"/>
          <w:numId w:val="26"/>
        </w:numPr>
        <w:rPr>
          <w:lang w:val="id-ID"/>
        </w:rPr>
      </w:pPr>
      <w:r w:rsidRPr="009E4609">
        <w:rPr>
          <w:lang w:val="id-ID"/>
        </w:rPr>
        <w:t>Klausa hasil CNF Rule 8:</w:t>
      </w:r>
    </w:p>
    <w:p w14:paraId="16D9C6FD" w14:textId="0F7C3FC0" w:rsidR="009E4609" w:rsidRPr="009E4609" w:rsidRDefault="000D4FDA" w:rsidP="009E4609">
      <w:pPr>
        <w:pStyle w:val="ListParagraph"/>
        <w:ind w:left="1440"/>
        <w:rPr>
          <w:lang w:val="id-ID"/>
        </w:rPr>
      </w:pPr>
      <m:oMathPara>
        <m:oMath>
          <m:r>
            <m:rPr>
              <m:sty m:val="p"/>
            </m:rPr>
            <w:rPr>
              <w:rFonts w:ascii="Cambria Math" w:hAnsi="Cambria Math"/>
              <w:lang w:val="id-ID"/>
            </w:rPr>
            <m:t>¬</m:t>
          </m:r>
          <m:r>
            <w:rPr>
              <w:rFonts w:ascii="Cambria Math" w:hAnsi="Cambria Math"/>
              <w:lang w:val="id-ID"/>
            </w:rPr>
            <m:t>jadwal</m:t>
          </m:r>
          <m:r>
            <m:rPr>
              <m:sty m:val="p"/>
            </m:rPr>
            <w:rPr>
              <w:rFonts w:ascii="Cambria Math" w:hAnsi="Cambria Math"/>
              <w:lang w:val="id-ID"/>
            </w:rPr>
            <m:t>_</m:t>
          </m:r>
          <m:r>
            <w:rPr>
              <w:rFonts w:ascii="Cambria Math" w:hAnsi="Cambria Math"/>
              <w:lang w:val="id-ID"/>
            </w:rPr>
            <m:t>bermasalah(K)∨perlu</m:t>
          </m:r>
          <m:r>
            <m:rPr>
              <m:sty m:val="p"/>
            </m:rPr>
            <w:rPr>
              <w:rFonts w:ascii="Cambria Math" w:hAnsi="Cambria Math"/>
              <w:lang w:val="id-ID"/>
            </w:rPr>
            <m:t>_</m:t>
          </m:r>
          <m:r>
            <w:rPr>
              <w:rFonts w:ascii="Cambria Math" w:hAnsi="Cambria Math"/>
              <w:lang w:val="id-ID"/>
            </w:rPr>
            <m:t>penjadwalan</m:t>
          </m:r>
          <m:r>
            <m:rPr>
              <m:sty m:val="p"/>
            </m:rPr>
            <w:rPr>
              <w:rFonts w:ascii="Cambria Math" w:hAnsi="Cambria Math"/>
              <w:lang w:val="id-ID"/>
            </w:rPr>
            <m:t>_</m:t>
          </m:r>
          <m:r>
            <w:rPr>
              <w:rFonts w:ascii="Cambria Math" w:hAnsi="Cambria Math"/>
              <w:lang w:val="id-ID"/>
            </w:rPr>
            <m:t>ulang(K)</m:t>
          </m:r>
        </m:oMath>
      </m:oMathPara>
    </w:p>
    <w:p w14:paraId="3BB38624" w14:textId="77777777" w:rsidR="009E4609" w:rsidRPr="009E4609" w:rsidRDefault="009E4609" w:rsidP="009E4609">
      <w:pPr>
        <w:pStyle w:val="ListParagraph"/>
        <w:numPr>
          <w:ilvl w:val="0"/>
          <w:numId w:val="26"/>
        </w:numPr>
        <w:rPr>
          <w:lang w:val="id-ID"/>
        </w:rPr>
      </w:pPr>
      <w:r w:rsidRPr="009E4609">
        <w:rPr>
          <w:lang w:val="id-ID"/>
        </w:rPr>
        <w:t>Fakta hasil inferensi sebelumnya:</w:t>
      </w:r>
    </w:p>
    <w:p w14:paraId="712DEFB0" w14:textId="2CA6661E" w:rsidR="009E4609" w:rsidRPr="009E4609" w:rsidRDefault="000D4FDA" w:rsidP="009E4609">
      <w:pPr>
        <w:pStyle w:val="ListParagraph"/>
        <w:ind w:left="1440"/>
        <w:rPr>
          <w:lang w:val="id-ID"/>
        </w:rPr>
      </w:pPr>
      <m:oMathPara>
        <m:oMath>
          <m:r>
            <w:rPr>
              <w:rFonts w:ascii="Cambria Math" w:hAnsi="Cambria Math"/>
              <w:lang w:val="id-ID"/>
            </w:rPr>
            <m:t>jadwal</m:t>
          </m:r>
          <m:r>
            <m:rPr>
              <m:sty m:val="p"/>
            </m:rPr>
            <w:rPr>
              <w:rFonts w:ascii="Cambria Math" w:hAnsi="Cambria Math"/>
              <w:lang w:val="id-ID"/>
            </w:rPr>
            <m:t>_</m:t>
          </m:r>
          <m:r>
            <w:rPr>
              <w:rFonts w:ascii="Cambria Math" w:hAnsi="Cambria Math"/>
              <w:lang w:val="id-ID"/>
            </w:rPr>
            <m:t>bermasalah(kelasA)</m:t>
          </m:r>
        </m:oMath>
      </m:oMathPara>
    </w:p>
    <w:p w14:paraId="0A512043" w14:textId="77777777" w:rsidR="009E4609" w:rsidRPr="009E4609" w:rsidRDefault="009E4609" w:rsidP="009E4609">
      <w:pPr>
        <w:pStyle w:val="ListParagraph"/>
        <w:numPr>
          <w:ilvl w:val="0"/>
          <w:numId w:val="26"/>
        </w:numPr>
        <w:rPr>
          <w:lang w:val="id-ID"/>
        </w:rPr>
      </w:pPr>
      <w:r w:rsidRPr="009E4609">
        <w:rPr>
          <w:lang w:val="id-ID"/>
        </w:rPr>
        <w:t>Negasi tujuan:</w:t>
      </w:r>
    </w:p>
    <w:p w14:paraId="6A596B11" w14:textId="06A85DAD" w:rsidR="009E4609" w:rsidRPr="00884D56" w:rsidRDefault="000D4FDA" w:rsidP="009E4609">
      <w:pPr>
        <w:pStyle w:val="ListParagraph"/>
        <w:ind w:left="1440"/>
        <w:rPr>
          <w:rFonts w:eastAsiaTheme="minorEastAsia"/>
          <w:lang w:val="id-ID"/>
        </w:rPr>
      </w:pPr>
      <m:oMathPara>
        <m:oMath>
          <m:r>
            <m:rPr>
              <m:sty m:val="p"/>
            </m:rPr>
            <w:rPr>
              <w:rFonts w:ascii="Cambria Math" w:hAnsi="Cambria Math"/>
              <w:lang w:val="id-ID"/>
            </w:rPr>
            <m:t>¬</m:t>
          </m:r>
          <m:r>
            <w:rPr>
              <w:rFonts w:ascii="Cambria Math" w:hAnsi="Cambria Math"/>
              <w:lang w:val="id-ID"/>
            </w:rPr>
            <m:t>perlu</m:t>
          </m:r>
          <m:r>
            <m:rPr>
              <m:sty m:val="p"/>
            </m:rPr>
            <w:rPr>
              <w:rFonts w:ascii="Cambria Math" w:hAnsi="Cambria Math"/>
              <w:lang w:val="id-ID"/>
            </w:rPr>
            <m:t>_</m:t>
          </m:r>
          <m:r>
            <w:rPr>
              <w:rFonts w:ascii="Cambria Math" w:hAnsi="Cambria Math"/>
              <w:lang w:val="id-ID"/>
            </w:rPr>
            <m:t>penjadwalan</m:t>
          </m:r>
          <m:r>
            <m:rPr>
              <m:sty m:val="p"/>
            </m:rPr>
            <w:rPr>
              <w:rFonts w:ascii="Cambria Math" w:hAnsi="Cambria Math"/>
              <w:lang w:val="id-ID"/>
            </w:rPr>
            <m:t>_</m:t>
          </m:r>
          <m:r>
            <w:rPr>
              <w:rFonts w:ascii="Cambria Math" w:hAnsi="Cambria Math"/>
              <w:lang w:val="id-ID"/>
            </w:rPr>
            <m:t>ulang(kelasA)</m:t>
          </m:r>
        </m:oMath>
      </m:oMathPara>
    </w:p>
    <w:p w14:paraId="24AC887A" w14:textId="77777777" w:rsidR="00884D56" w:rsidRPr="00A009EE" w:rsidRDefault="00884D56" w:rsidP="009E4609">
      <w:pPr>
        <w:pStyle w:val="ListParagraph"/>
        <w:ind w:left="1440"/>
      </w:pPr>
    </w:p>
    <w:p w14:paraId="5098802C" w14:textId="74486985" w:rsidR="001E053F" w:rsidRDefault="00EF1DDE" w:rsidP="00EF1DDE">
      <w:pPr>
        <w:pStyle w:val="Heading3"/>
      </w:pPr>
      <w:bookmarkStart w:id="19" w:name="_Toc217077014"/>
      <w:r>
        <w:t>II.4.4</w:t>
      </w:r>
      <w:r>
        <w:tab/>
      </w:r>
      <w:r w:rsidR="007F2CBD" w:rsidRPr="007F2CBD">
        <w:t>Proses Resolusi</w:t>
      </w:r>
      <w:bookmarkEnd w:id="19"/>
    </w:p>
    <w:p w14:paraId="66F3CEE8" w14:textId="77777777" w:rsidR="009720A0" w:rsidRPr="009720A0" w:rsidRDefault="009720A0" w:rsidP="009720A0">
      <w:pPr>
        <w:rPr>
          <w:lang w:val="id-ID"/>
        </w:rPr>
      </w:pPr>
      <w:r w:rsidRPr="009720A0">
        <w:rPr>
          <w:lang w:val="id-ID"/>
        </w:rPr>
        <w:t>Resolusi antara:</w:t>
      </w:r>
    </w:p>
    <w:p w14:paraId="32558701" w14:textId="1FEB579E" w:rsidR="009720A0" w:rsidRPr="009720A0" w:rsidRDefault="00100A14" w:rsidP="009720A0">
      <w:pPr>
        <w:rPr>
          <w:lang w:val="id-ID"/>
        </w:rPr>
      </w:pPr>
      <m:oMathPara>
        <m:oMath>
          <m:r>
            <m:rPr>
              <m:sty m:val="p"/>
            </m:rPr>
            <w:rPr>
              <w:rFonts w:ascii="Cambria Math" w:hAnsi="Cambria Math"/>
              <w:lang w:val="id-ID"/>
            </w:rPr>
            <m:t>¬</m:t>
          </m:r>
          <m:r>
            <w:rPr>
              <w:rFonts w:ascii="Cambria Math" w:hAnsi="Cambria Math"/>
              <w:lang w:val="id-ID"/>
            </w:rPr>
            <m:t>jadwal</m:t>
          </m:r>
          <m:r>
            <m:rPr>
              <m:sty m:val="p"/>
            </m:rPr>
            <w:rPr>
              <w:rFonts w:ascii="Cambria Math" w:hAnsi="Cambria Math"/>
              <w:lang w:val="id-ID"/>
            </w:rPr>
            <m:t>_</m:t>
          </m:r>
          <m:r>
            <w:rPr>
              <w:rFonts w:ascii="Cambria Math" w:hAnsi="Cambria Math"/>
              <w:lang w:val="id-ID"/>
            </w:rPr>
            <m:t>bermasalah(kelasA)∨perlu</m:t>
          </m:r>
          <m:r>
            <m:rPr>
              <m:sty m:val="p"/>
            </m:rPr>
            <w:rPr>
              <w:rFonts w:ascii="Cambria Math" w:hAnsi="Cambria Math"/>
              <w:lang w:val="id-ID"/>
            </w:rPr>
            <m:t>_</m:t>
          </m:r>
          <m:r>
            <w:rPr>
              <w:rFonts w:ascii="Cambria Math" w:hAnsi="Cambria Math"/>
              <w:lang w:val="id-ID"/>
            </w:rPr>
            <m:t>penjadwalan</m:t>
          </m:r>
          <m:r>
            <m:rPr>
              <m:sty m:val="p"/>
            </m:rPr>
            <w:rPr>
              <w:rFonts w:ascii="Cambria Math" w:hAnsi="Cambria Math"/>
              <w:lang w:val="id-ID"/>
            </w:rPr>
            <m:t>_</m:t>
          </m:r>
          <m:r>
            <w:rPr>
              <w:rFonts w:ascii="Cambria Math" w:hAnsi="Cambria Math"/>
              <w:lang w:val="id-ID"/>
            </w:rPr>
            <m:t>ulang(kelasA)</m:t>
          </m:r>
        </m:oMath>
      </m:oMathPara>
    </w:p>
    <w:p w14:paraId="16291159" w14:textId="16962751" w:rsidR="009720A0" w:rsidRPr="009720A0" w:rsidRDefault="009720A0" w:rsidP="009720A0">
      <w:pPr>
        <w:rPr>
          <w:lang w:val="id-ID"/>
        </w:rPr>
      </w:pPr>
      <w:r w:rsidRPr="009720A0">
        <w:rPr>
          <w:lang w:val="id-ID"/>
        </w:rPr>
        <w:t>da</w:t>
      </w:r>
      <w:r>
        <w:rPr>
          <w:lang w:val="id-ID"/>
        </w:rPr>
        <w:t>n</w:t>
      </w:r>
    </w:p>
    <w:p w14:paraId="408B50F5" w14:textId="196F04AD" w:rsidR="009720A0" w:rsidRPr="009720A0" w:rsidRDefault="00100A14" w:rsidP="009720A0">
      <w:pPr>
        <w:rPr>
          <w:lang w:val="id-ID"/>
        </w:rPr>
      </w:pPr>
      <m:oMathPara>
        <m:oMath>
          <m:r>
            <m:rPr>
              <m:sty m:val="p"/>
            </m:rPr>
            <w:rPr>
              <w:rFonts w:ascii="Cambria Math" w:hAnsi="Cambria Math"/>
              <w:lang w:val="id-ID"/>
            </w:rPr>
            <m:t>¬</m:t>
          </m:r>
          <m:r>
            <w:rPr>
              <w:rFonts w:ascii="Cambria Math" w:hAnsi="Cambria Math"/>
              <w:lang w:val="id-ID"/>
            </w:rPr>
            <m:t>perlu</m:t>
          </m:r>
          <m:r>
            <m:rPr>
              <m:sty m:val="p"/>
            </m:rPr>
            <w:rPr>
              <w:rFonts w:ascii="Cambria Math" w:hAnsi="Cambria Math"/>
              <w:lang w:val="id-ID"/>
            </w:rPr>
            <m:t>_</m:t>
          </m:r>
          <m:r>
            <w:rPr>
              <w:rFonts w:ascii="Cambria Math" w:hAnsi="Cambria Math"/>
              <w:lang w:val="id-ID"/>
            </w:rPr>
            <m:t>penjadwalan</m:t>
          </m:r>
          <m:r>
            <m:rPr>
              <m:sty m:val="p"/>
            </m:rPr>
            <w:rPr>
              <w:rFonts w:ascii="Cambria Math" w:hAnsi="Cambria Math"/>
              <w:lang w:val="id-ID"/>
            </w:rPr>
            <m:t>_</m:t>
          </m:r>
          <m:r>
            <w:rPr>
              <w:rFonts w:ascii="Cambria Math" w:hAnsi="Cambria Math"/>
              <w:lang w:val="id-ID"/>
            </w:rPr>
            <m:t>ulang(kelasA)</m:t>
          </m:r>
        </m:oMath>
      </m:oMathPara>
    </w:p>
    <w:p w14:paraId="3BADA7BD" w14:textId="77777777" w:rsidR="009720A0" w:rsidRPr="009720A0" w:rsidRDefault="009720A0" w:rsidP="009720A0">
      <w:pPr>
        <w:rPr>
          <w:lang w:val="id-ID"/>
        </w:rPr>
      </w:pPr>
      <w:r w:rsidRPr="009720A0">
        <w:rPr>
          <w:lang w:val="id-ID"/>
        </w:rPr>
        <w:t>menghasilkan:</w:t>
      </w:r>
    </w:p>
    <w:p w14:paraId="1008C43F" w14:textId="20EAE434" w:rsidR="009720A0" w:rsidRPr="009720A0" w:rsidRDefault="00100A14" w:rsidP="009720A0">
      <w:pPr>
        <w:rPr>
          <w:lang w:val="id-ID"/>
        </w:rPr>
      </w:pPr>
      <m:oMathPara>
        <m:oMath>
          <m:r>
            <m:rPr>
              <m:sty m:val="p"/>
            </m:rPr>
            <w:rPr>
              <w:rFonts w:ascii="Cambria Math" w:hAnsi="Cambria Math"/>
              <w:lang w:val="id-ID"/>
            </w:rPr>
            <m:t>¬</m:t>
          </m:r>
          <m:r>
            <w:rPr>
              <w:rFonts w:ascii="Cambria Math" w:hAnsi="Cambria Math"/>
              <w:lang w:val="id-ID"/>
            </w:rPr>
            <m:t>jadwal</m:t>
          </m:r>
          <m:r>
            <m:rPr>
              <m:sty m:val="p"/>
            </m:rPr>
            <w:rPr>
              <w:rFonts w:ascii="Cambria Math" w:hAnsi="Cambria Math"/>
              <w:lang w:val="id-ID"/>
            </w:rPr>
            <m:t>_</m:t>
          </m:r>
          <m:r>
            <w:rPr>
              <w:rFonts w:ascii="Cambria Math" w:hAnsi="Cambria Math"/>
              <w:lang w:val="id-ID"/>
            </w:rPr>
            <m:t>bermasalah(kelasA)</m:t>
          </m:r>
        </m:oMath>
      </m:oMathPara>
    </w:p>
    <w:p w14:paraId="3B5D5C69" w14:textId="77777777" w:rsidR="009720A0" w:rsidRPr="009720A0" w:rsidRDefault="009720A0" w:rsidP="009720A0">
      <w:pPr>
        <w:rPr>
          <w:lang w:val="id-ID"/>
        </w:rPr>
      </w:pPr>
      <w:r w:rsidRPr="009720A0">
        <w:rPr>
          <w:lang w:val="id-ID"/>
        </w:rPr>
        <w:t>Resolusi lanjutan dengan klausa:</w:t>
      </w:r>
    </w:p>
    <w:p w14:paraId="07AEF27A" w14:textId="531327CE" w:rsidR="009720A0" w:rsidRPr="009720A0" w:rsidRDefault="00100A14" w:rsidP="009720A0">
      <w:pPr>
        <w:rPr>
          <w:lang w:val="id-ID"/>
        </w:rPr>
      </w:pPr>
      <m:oMathPara>
        <m:oMath>
          <m:r>
            <w:rPr>
              <w:rFonts w:ascii="Cambria Math" w:hAnsi="Cambria Math"/>
              <w:lang w:val="id-ID"/>
            </w:rPr>
            <m:t>jadwal</m:t>
          </m:r>
          <m:r>
            <m:rPr>
              <m:sty m:val="p"/>
            </m:rPr>
            <w:rPr>
              <w:rFonts w:ascii="Cambria Math" w:hAnsi="Cambria Math"/>
              <w:lang w:val="id-ID"/>
            </w:rPr>
            <m:t>_</m:t>
          </m:r>
          <m:r>
            <w:rPr>
              <w:rFonts w:ascii="Cambria Math" w:hAnsi="Cambria Math"/>
              <w:lang w:val="id-ID"/>
            </w:rPr>
            <m:t>bermasalah(kelasA)</m:t>
          </m:r>
        </m:oMath>
      </m:oMathPara>
    </w:p>
    <w:p w14:paraId="5D98ECFD" w14:textId="0AA67846" w:rsidR="009720A0" w:rsidRPr="009720A0" w:rsidRDefault="009720A0" w:rsidP="009720A0">
      <w:pPr>
        <w:rPr>
          <w:lang w:val="id-ID"/>
        </w:rPr>
      </w:pPr>
      <w:r w:rsidRPr="009720A0">
        <w:rPr>
          <w:lang w:val="id-ID"/>
        </w:rPr>
        <w:t>Menghasilkan</w:t>
      </w:r>
      <w:r>
        <w:rPr>
          <w:lang w:val="id-ID"/>
        </w:rPr>
        <w:t xml:space="preserve"> klausa kosong</w:t>
      </w:r>
      <w:r w:rsidRPr="009720A0">
        <w:rPr>
          <w:lang w:val="id-ID"/>
        </w:rPr>
        <w:t>:</w:t>
      </w:r>
    </w:p>
    <w:p w14:paraId="6897251B" w14:textId="67563478" w:rsidR="00A009EE" w:rsidRPr="00A009EE" w:rsidRDefault="00100A14" w:rsidP="00A009EE">
      <m:oMathPara>
        <m:oMath>
          <m:r>
            <m:rPr>
              <m:sty m:val="p"/>
            </m:rPr>
            <w:rPr>
              <w:rFonts w:ascii="Cambria Math" w:hAnsi="Cambria Math"/>
              <w:lang w:val="id-ID"/>
            </w:rPr>
            <m:t>□</m:t>
          </m:r>
          <m:r>
            <m:rPr>
              <m:sty m:val="p"/>
            </m:rPr>
            <w:rPr>
              <w:lang w:val="id-ID"/>
            </w:rPr>
            <w:br/>
          </m:r>
        </m:oMath>
      </m:oMathPara>
    </w:p>
    <w:p w14:paraId="1E5EE722" w14:textId="679C344F" w:rsidR="007F2CBD" w:rsidRDefault="00EF1DDE" w:rsidP="00EF1DDE">
      <w:pPr>
        <w:pStyle w:val="Heading3"/>
      </w:pPr>
      <w:bookmarkStart w:id="20" w:name="_Toc217077015"/>
      <w:r>
        <w:lastRenderedPageBreak/>
        <w:t>II.4.5</w:t>
      </w:r>
      <w:r>
        <w:tab/>
      </w:r>
      <w:r w:rsidRPr="00EF1DDE">
        <w:t>Kesimpulan Resolusi</w:t>
      </w:r>
      <w:bookmarkEnd w:id="20"/>
    </w:p>
    <w:p w14:paraId="7237616D" w14:textId="2AF04323" w:rsidR="004F5924" w:rsidRDefault="00EA283C" w:rsidP="00C86811">
      <w:r>
        <w:t>Diperolehnya klausa kosong (□) menunjukkan bahwa negasi dari perlu_penjadwalan_ulang(kelasA) tidak konsisten dengan Knowledge Base. Dengan demikian, dapat disimpulkan secara formal bahwa perlu_penjadwalan_ulang(kelasA) terbukti benar secara logis melalui metode resolusi.</w:t>
      </w:r>
    </w:p>
    <w:p w14:paraId="066225EF" w14:textId="77777777" w:rsidR="00B76A6F" w:rsidRDefault="00B76A6F" w:rsidP="00C86811">
      <w:pPr>
        <w:rPr>
          <w:rFonts w:asciiTheme="majorHAnsi" w:eastAsiaTheme="majorEastAsia" w:hAnsiTheme="majorHAnsi" w:cstheme="majorBidi"/>
          <w:color w:val="2E74B5" w:themeColor="accent1" w:themeShade="BF"/>
          <w:sz w:val="40"/>
          <w:szCs w:val="40"/>
        </w:rPr>
      </w:pPr>
      <w:r>
        <w:br w:type="page"/>
      </w:r>
    </w:p>
    <w:p w14:paraId="30DD08B3" w14:textId="4E2F4475" w:rsidR="006242B4" w:rsidRDefault="006242B4" w:rsidP="00AF761E">
      <w:pPr>
        <w:pStyle w:val="Heading1"/>
      </w:pPr>
      <w:bookmarkStart w:id="21" w:name="_Toc217077016"/>
      <w:r>
        <w:lastRenderedPageBreak/>
        <w:t>BAB III</w:t>
      </w:r>
      <w:r>
        <w:br/>
        <w:t>HASIL INFERENSI DAN SOLUSI</w:t>
      </w:r>
      <w:bookmarkEnd w:id="21"/>
    </w:p>
    <w:p w14:paraId="68ABE347" w14:textId="760F95D0" w:rsidR="005D139C" w:rsidRDefault="005D139C" w:rsidP="00C86811">
      <w:pPr>
        <w:pStyle w:val="Heading2"/>
      </w:pPr>
      <w:bookmarkStart w:id="22" w:name="_Toc217077017"/>
      <w:r>
        <w:t>III.1</w:t>
      </w:r>
      <w:r>
        <w:tab/>
      </w:r>
      <w:r w:rsidR="00B76A6F">
        <w:t>Hasil Uji Inferensi</w:t>
      </w:r>
      <w:bookmarkEnd w:id="22"/>
    </w:p>
    <w:p w14:paraId="47582E8F" w14:textId="3CA70541" w:rsidR="00694DD8" w:rsidRDefault="006F224F" w:rsidP="007F6A82">
      <w:pPr>
        <w:pStyle w:val="ListParagraph"/>
        <w:numPr>
          <w:ilvl w:val="0"/>
          <w:numId w:val="11"/>
        </w:numPr>
        <w:ind w:left="426"/>
      </w:pPr>
      <w:r>
        <w:t>Query: Apakah ruangan bentrok?</w:t>
      </w:r>
      <w:r w:rsidR="00790C09">
        <w:t xml:space="preserve"> (ruang &amp; waktu sama)</w:t>
      </w:r>
    </w:p>
    <w:p w14:paraId="729D5FA4" w14:textId="77777777" w:rsidR="00521C9F" w:rsidRPr="00521C9F" w:rsidRDefault="00521C9F" w:rsidP="00521C9F">
      <w:pPr>
        <w:shd w:val="clear" w:color="auto" w:fill="1F1F1F"/>
        <w:spacing w:after="0" w:line="285" w:lineRule="atLeast"/>
        <w:ind w:left="360"/>
        <w:jc w:val="left"/>
        <w:rPr>
          <w:rFonts w:ascii="Consolas" w:eastAsia="Times New Roman" w:hAnsi="Consolas" w:cs="Times New Roman"/>
          <w:noProof w:val="0"/>
          <w:color w:val="CCCCCC"/>
          <w:kern w:val="0"/>
          <w:sz w:val="21"/>
          <w:szCs w:val="21"/>
          <w:lang w:eastAsia="en-ID"/>
          <w14:ligatures w14:val="none"/>
        </w:rPr>
      </w:pPr>
      <w:r w:rsidRPr="00521C9F">
        <w:rPr>
          <w:rFonts w:ascii="Consolas" w:eastAsia="Times New Roman" w:hAnsi="Consolas" w:cs="Times New Roman"/>
          <w:noProof w:val="0"/>
          <w:color w:val="CCCCCC"/>
          <w:kern w:val="0"/>
          <w:sz w:val="21"/>
          <w:szCs w:val="21"/>
          <w:lang w:eastAsia="en-ID"/>
          <w14:ligatures w14:val="none"/>
        </w:rPr>
        <w:t>% Rule 1 — Bentrok Ruangan yang benar-benar “ruang sama, waktu sama”</w:t>
      </w:r>
    </w:p>
    <w:p w14:paraId="1A6B083F" w14:textId="77777777" w:rsidR="00521C9F" w:rsidRPr="00521C9F" w:rsidRDefault="00521C9F" w:rsidP="00521C9F">
      <w:pPr>
        <w:shd w:val="clear" w:color="auto" w:fill="1F1F1F"/>
        <w:spacing w:after="0" w:line="285" w:lineRule="atLeast"/>
        <w:ind w:left="360"/>
        <w:jc w:val="left"/>
        <w:rPr>
          <w:rFonts w:ascii="Consolas" w:eastAsia="Times New Roman" w:hAnsi="Consolas" w:cs="Times New Roman"/>
          <w:noProof w:val="0"/>
          <w:color w:val="CCCCCC"/>
          <w:kern w:val="0"/>
          <w:sz w:val="21"/>
          <w:szCs w:val="21"/>
          <w:lang w:eastAsia="en-ID"/>
          <w14:ligatures w14:val="none"/>
        </w:rPr>
      </w:pPr>
      <w:r w:rsidRPr="00521C9F">
        <w:rPr>
          <w:rFonts w:ascii="Consolas" w:eastAsia="Times New Roman" w:hAnsi="Consolas" w:cs="Times New Roman"/>
          <w:noProof w:val="0"/>
          <w:color w:val="CCCCCC"/>
          <w:kern w:val="0"/>
          <w:sz w:val="21"/>
          <w:szCs w:val="21"/>
          <w:lang w:eastAsia="en-ID"/>
          <w14:ligatures w14:val="none"/>
        </w:rPr>
        <w:t>bentrok_</w:t>
      </w:r>
      <w:proofErr w:type="gramStart"/>
      <w:r w:rsidRPr="00521C9F">
        <w:rPr>
          <w:rFonts w:ascii="Consolas" w:eastAsia="Times New Roman" w:hAnsi="Consolas" w:cs="Times New Roman"/>
          <w:noProof w:val="0"/>
          <w:color w:val="CCCCCC"/>
          <w:kern w:val="0"/>
          <w:sz w:val="21"/>
          <w:szCs w:val="21"/>
          <w:lang w:eastAsia="en-ID"/>
          <w14:ligatures w14:val="none"/>
        </w:rPr>
        <w:t>ruangan(</w:t>
      </w:r>
      <w:proofErr w:type="gramEnd"/>
      <w:r w:rsidRPr="00521C9F">
        <w:rPr>
          <w:rFonts w:ascii="Consolas" w:eastAsia="Times New Roman" w:hAnsi="Consolas" w:cs="Times New Roman"/>
          <w:noProof w:val="0"/>
          <w:color w:val="CCCCCC"/>
          <w:kern w:val="0"/>
          <w:sz w:val="21"/>
          <w:szCs w:val="21"/>
          <w:lang w:eastAsia="en-ID"/>
          <w14:ligatures w14:val="none"/>
        </w:rPr>
        <w:t>K1, K2</w:t>
      </w:r>
      <w:proofErr w:type="gramStart"/>
      <w:r w:rsidRPr="00521C9F">
        <w:rPr>
          <w:rFonts w:ascii="Consolas" w:eastAsia="Times New Roman" w:hAnsi="Consolas" w:cs="Times New Roman"/>
          <w:noProof w:val="0"/>
          <w:color w:val="CCCCCC"/>
          <w:kern w:val="0"/>
          <w:sz w:val="21"/>
          <w:szCs w:val="21"/>
          <w:lang w:eastAsia="en-ID"/>
          <w14:ligatures w14:val="none"/>
        </w:rPr>
        <w:t>) :</w:t>
      </w:r>
      <w:proofErr w:type="gramEnd"/>
      <w:r w:rsidRPr="00521C9F">
        <w:rPr>
          <w:rFonts w:ascii="Consolas" w:eastAsia="Times New Roman" w:hAnsi="Consolas" w:cs="Times New Roman"/>
          <w:noProof w:val="0"/>
          <w:color w:val="CCCCCC"/>
          <w:kern w:val="0"/>
          <w:sz w:val="21"/>
          <w:szCs w:val="21"/>
          <w:lang w:eastAsia="en-ID"/>
          <w14:ligatures w14:val="none"/>
        </w:rPr>
        <w:t>-</w:t>
      </w:r>
    </w:p>
    <w:p w14:paraId="1728217F" w14:textId="77777777" w:rsidR="00521C9F" w:rsidRPr="00521C9F" w:rsidRDefault="00521C9F" w:rsidP="00521C9F">
      <w:pPr>
        <w:shd w:val="clear" w:color="auto" w:fill="1F1F1F"/>
        <w:spacing w:after="0" w:line="285" w:lineRule="atLeast"/>
        <w:ind w:left="360"/>
        <w:jc w:val="left"/>
        <w:rPr>
          <w:rFonts w:ascii="Consolas" w:eastAsia="Times New Roman" w:hAnsi="Consolas" w:cs="Times New Roman"/>
          <w:noProof w:val="0"/>
          <w:color w:val="CCCCCC"/>
          <w:kern w:val="0"/>
          <w:sz w:val="21"/>
          <w:szCs w:val="21"/>
          <w:lang w:eastAsia="en-ID"/>
          <w14:ligatures w14:val="none"/>
        </w:rPr>
      </w:pPr>
      <w:r w:rsidRPr="00521C9F">
        <w:rPr>
          <w:rFonts w:ascii="Consolas" w:eastAsia="Times New Roman" w:hAnsi="Consolas" w:cs="Times New Roman"/>
          <w:noProof w:val="0"/>
          <w:color w:val="CCCCCC"/>
          <w:kern w:val="0"/>
          <w:sz w:val="21"/>
          <w:szCs w:val="21"/>
          <w:lang w:eastAsia="en-ID"/>
          <w14:ligatures w14:val="none"/>
        </w:rPr>
        <w:t>    kelas_di_</w:t>
      </w:r>
      <w:proofErr w:type="gramStart"/>
      <w:r w:rsidRPr="00521C9F">
        <w:rPr>
          <w:rFonts w:ascii="Consolas" w:eastAsia="Times New Roman" w:hAnsi="Consolas" w:cs="Times New Roman"/>
          <w:noProof w:val="0"/>
          <w:color w:val="CCCCCC"/>
          <w:kern w:val="0"/>
          <w:sz w:val="21"/>
          <w:szCs w:val="21"/>
          <w:lang w:eastAsia="en-ID"/>
          <w14:ligatures w14:val="none"/>
        </w:rPr>
        <w:t>ruang(</w:t>
      </w:r>
      <w:proofErr w:type="gramEnd"/>
      <w:r w:rsidRPr="00521C9F">
        <w:rPr>
          <w:rFonts w:ascii="Consolas" w:eastAsia="Times New Roman" w:hAnsi="Consolas" w:cs="Times New Roman"/>
          <w:noProof w:val="0"/>
          <w:color w:val="CCCCCC"/>
          <w:kern w:val="0"/>
          <w:sz w:val="21"/>
          <w:szCs w:val="21"/>
          <w:lang w:eastAsia="en-ID"/>
          <w14:ligatures w14:val="none"/>
        </w:rPr>
        <w:t>K1, R, W),</w:t>
      </w:r>
    </w:p>
    <w:p w14:paraId="7999B8FC" w14:textId="77777777" w:rsidR="00521C9F" w:rsidRPr="00521C9F" w:rsidRDefault="00521C9F" w:rsidP="00521C9F">
      <w:pPr>
        <w:shd w:val="clear" w:color="auto" w:fill="1F1F1F"/>
        <w:spacing w:after="0" w:line="285" w:lineRule="atLeast"/>
        <w:ind w:left="360"/>
        <w:jc w:val="left"/>
        <w:rPr>
          <w:rFonts w:ascii="Consolas" w:eastAsia="Times New Roman" w:hAnsi="Consolas" w:cs="Times New Roman"/>
          <w:noProof w:val="0"/>
          <w:color w:val="CCCCCC"/>
          <w:kern w:val="0"/>
          <w:sz w:val="21"/>
          <w:szCs w:val="21"/>
          <w:lang w:eastAsia="en-ID"/>
          <w14:ligatures w14:val="none"/>
        </w:rPr>
      </w:pPr>
      <w:r w:rsidRPr="00521C9F">
        <w:rPr>
          <w:rFonts w:ascii="Consolas" w:eastAsia="Times New Roman" w:hAnsi="Consolas" w:cs="Times New Roman"/>
          <w:noProof w:val="0"/>
          <w:color w:val="CCCCCC"/>
          <w:kern w:val="0"/>
          <w:sz w:val="21"/>
          <w:szCs w:val="21"/>
          <w:lang w:eastAsia="en-ID"/>
          <w14:ligatures w14:val="none"/>
        </w:rPr>
        <w:t>    kelas_di_</w:t>
      </w:r>
      <w:proofErr w:type="gramStart"/>
      <w:r w:rsidRPr="00521C9F">
        <w:rPr>
          <w:rFonts w:ascii="Consolas" w:eastAsia="Times New Roman" w:hAnsi="Consolas" w:cs="Times New Roman"/>
          <w:noProof w:val="0"/>
          <w:color w:val="CCCCCC"/>
          <w:kern w:val="0"/>
          <w:sz w:val="21"/>
          <w:szCs w:val="21"/>
          <w:lang w:eastAsia="en-ID"/>
          <w14:ligatures w14:val="none"/>
        </w:rPr>
        <w:t>ruang(</w:t>
      </w:r>
      <w:proofErr w:type="gramEnd"/>
      <w:r w:rsidRPr="00521C9F">
        <w:rPr>
          <w:rFonts w:ascii="Consolas" w:eastAsia="Times New Roman" w:hAnsi="Consolas" w:cs="Times New Roman"/>
          <w:noProof w:val="0"/>
          <w:color w:val="CCCCCC"/>
          <w:kern w:val="0"/>
          <w:sz w:val="21"/>
          <w:szCs w:val="21"/>
          <w:lang w:eastAsia="en-ID"/>
          <w14:ligatures w14:val="none"/>
        </w:rPr>
        <w:t>K2, R, W),</w:t>
      </w:r>
    </w:p>
    <w:p w14:paraId="195A9010" w14:textId="77777777" w:rsidR="00521C9F" w:rsidRPr="00521C9F" w:rsidRDefault="00521C9F" w:rsidP="00521C9F">
      <w:pPr>
        <w:shd w:val="clear" w:color="auto" w:fill="1F1F1F"/>
        <w:spacing w:after="0" w:line="285" w:lineRule="atLeast"/>
        <w:ind w:left="360"/>
        <w:jc w:val="left"/>
        <w:rPr>
          <w:rFonts w:ascii="Consolas" w:eastAsia="Times New Roman" w:hAnsi="Consolas" w:cs="Times New Roman"/>
          <w:noProof w:val="0"/>
          <w:color w:val="CCCCCC"/>
          <w:kern w:val="0"/>
          <w:sz w:val="21"/>
          <w:szCs w:val="21"/>
          <w:lang w:eastAsia="en-ID"/>
          <w14:ligatures w14:val="none"/>
        </w:rPr>
      </w:pPr>
      <w:r w:rsidRPr="00521C9F">
        <w:rPr>
          <w:rFonts w:ascii="Consolas" w:eastAsia="Times New Roman" w:hAnsi="Consolas" w:cs="Times New Roman"/>
          <w:noProof w:val="0"/>
          <w:color w:val="CCCCCC"/>
          <w:kern w:val="0"/>
          <w:sz w:val="21"/>
          <w:szCs w:val="21"/>
          <w:lang w:eastAsia="en-ID"/>
          <w14:ligatures w14:val="none"/>
        </w:rPr>
        <w:t>    K1 @&lt; K2.</w:t>
      </w:r>
    </w:p>
    <w:p w14:paraId="3F1D8441" w14:textId="2D19C265" w:rsidR="00521C9F" w:rsidRDefault="00DE4CDC" w:rsidP="00540993">
      <w:pPr>
        <w:pStyle w:val="ListParagraph"/>
        <w:numPr>
          <w:ilvl w:val="0"/>
          <w:numId w:val="14"/>
        </w:numPr>
        <w:ind w:left="709"/>
      </w:pPr>
      <w:r>
        <w:t>kelasA dan kelasB memakai ruang_201 di jam_9</w:t>
      </w:r>
    </w:p>
    <w:p w14:paraId="23F47D3C" w14:textId="0E340262" w:rsidR="00540993" w:rsidRDefault="00540993" w:rsidP="00540993">
      <w:pPr>
        <w:pStyle w:val="ListParagraph"/>
        <w:numPr>
          <w:ilvl w:val="0"/>
          <w:numId w:val="14"/>
        </w:numPr>
        <w:ind w:left="709"/>
      </w:pPr>
      <w:r>
        <w:t>K1 @&lt; K2 menghilangkan duplikasi simetris</w:t>
      </w:r>
    </w:p>
    <w:p w14:paraId="13971A71" w14:textId="77777777" w:rsidR="00B97678" w:rsidRDefault="00B97678" w:rsidP="00B97678">
      <w:pPr>
        <w:pStyle w:val="ListParagraph"/>
        <w:ind w:left="709"/>
      </w:pPr>
    </w:p>
    <w:p w14:paraId="4767B3E9" w14:textId="4E08EF8B" w:rsidR="00994F5E" w:rsidRDefault="00B97678" w:rsidP="006A4DDC">
      <w:pPr>
        <w:pStyle w:val="ListParagraph"/>
        <w:ind w:left="426"/>
      </w:pPr>
      <w:r>
        <w:t>Hasil Uji Inferensi Streamlit:</w:t>
      </w:r>
    </w:p>
    <w:p w14:paraId="31118EE8" w14:textId="15BA0542" w:rsidR="006F224F" w:rsidRDefault="00AE1CF3" w:rsidP="006F224F">
      <w:pPr>
        <w:pStyle w:val="ListParagraph"/>
        <w:ind w:left="426"/>
      </w:pPr>
      <w:r w:rsidRPr="00AE1CF3">
        <w:drawing>
          <wp:inline distT="0" distB="0" distL="0" distR="0" wp14:anchorId="1C6876EA" wp14:editId="3B371D45">
            <wp:extent cx="5731510" cy="1548130"/>
            <wp:effectExtent l="0" t="0" r="2540" b="0"/>
            <wp:docPr id="448543248" name="Picture 1" descr="A black rectangular object with a white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43248" name="Picture 1" descr="A black rectangular object with a white button&#10;&#10;AI-generated content may be incorrect."/>
                    <pic:cNvPicPr/>
                  </pic:nvPicPr>
                  <pic:blipFill>
                    <a:blip r:embed="rId15"/>
                    <a:stretch>
                      <a:fillRect/>
                    </a:stretch>
                  </pic:blipFill>
                  <pic:spPr>
                    <a:xfrm>
                      <a:off x="0" y="0"/>
                      <a:ext cx="5731510" cy="1548130"/>
                    </a:xfrm>
                    <a:prstGeom prst="rect">
                      <a:avLst/>
                    </a:prstGeom>
                  </pic:spPr>
                </pic:pic>
              </a:graphicData>
            </a:graphic>
          </wp:inline>
        </w:drawing>
      </w:r>
    </w:p>
    <w:p w14:paraId="3126EBAF" w14:textId="77777777" w:rsidR="00B97678" w:rsidRDefault="00413381" w:rsidP="00B97678">
      <w:pPr>
        <w:pStyle w:val="ListParagraph"/>
        <w:numPr>
          <w:ilvl w:val="0"/>
          <w:numId w:val="11"/>
        </w:numPr>
        <w:ind w:left="426"/>
      </w:pPr>
      <w:r>
        <w:t>Query: Apakah ruangan tidak bisa dipakai?</w:t>
      </w:r>
    </w:p>
    <w:p w14:paraId="28C871E9" w14:textId="77777777" w:rsidR="004664CF" w:rsidRPr="004664CF" w:rsidRDefault="004664CF" w:rsidP="00071768">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4664CF">
        <w:rPr>
          <w:rFonts w:ascii="Consolas" w:eastAsia="Times New Roman" w:hAnsi="Consolas" w:cs="Times New Roman"/>
          <w:noProof w:val="0"/>
          <w:color w:val="CCCCCC"/>
          <w:kern w:val="0"/>
          <w:sz w:val="21"/>
          <w:szCs w:val="21"/>
          <w:lang w:eastAsia="en-ID"/>
          <w14:ligatures w14:val="none"/>
        </w:rPr>
        <w:t>% Rule 2 — Ruangan tidak dapat dipakai jika pada waktu itu terpakai + statusnya terpakai</w:t>
      </w:r>
    </w:p>
    <w:p w14:paraId="2CC6C8F1" w14:textId="77777777" w:rsidR="004664CF" w:rsidRPr="004664CF" w:rsidRDefault="004664CF" w:rsidP="00071768">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4664CF">
        <w:rPr>
          <w:rFonts w:ascii="Consolas" w:eastAsia="Times New Roman" w:hAnsi="Consolas" w:cs="Times New Roman"/>
          <w:noProof w:val="0"/>
          <w:color w:val="CCCCCC"/>
          <w:kern w:val="0"/>
          <w:sz w:val="21"/>
          <w:szCs w:val="21"/>
          <w:lang w:eastAsia="en-ID"/>
          <w14:ligatures w14:val="none"/>
        </w:rPr>
        <w:t>ruang_tidak_dapat_</w:t>
      </w:r>
      <w:proofErr w:type="gramStart"/>
      <w:r w:rsidRPr="004664CF">
        <w:rPr>
          <w:rFonts w:ascii="Consolas" w:eastAsia="Times New Roman" w:hAnsi="Consolas" w:cs="Times New Roman"/>
          <w:noProof w:val="0"/>
          <w:color w:val="CCCCCC"/>
          <w:kern w:val="0"/>
          <w:sz w:val="21"/>
          <w:szCs w:val="21"/>
          <w:lang w:eastAsia="en-ID"/>
          <w14:ligatures w14:val="none"/>
        </w:rPr>
        <w:t>dipakai(</w:t>
      </w:r>
      <w:proofErr w:type="gramEnd"/>
      <w:r w:rsidRPr="004664CF">
        <w:rPr>
          <w:rFonts w:ascii="Consolas" w:eastAsia="Times New Roman" w:hAnsi="Consolas" w:cs="Times New Roman"/>
          <w:noProof w:val="0"/>
          <w:color w:val="CCCCCC"/>
          <w:kern w:val="0"/>
          <w:sz w:val="21"/>
          <w:szCs w:val="21"/>
          <w:lang w:eastAsia="en-ID"/>
          <w14:ligatures w14:val="none"/>
        </w:rPr>
        <w:t>R, W</w:t>
      </w:r>
      <w:proofErr w:type="gramStart"/>
      <w:r w:rsidRPr="004664CF">
        <w:rPr>
          <w:rFonts w:ascii="Consolas" w:eastAsia="Times New Roman" w:hAnsi="Consolas" w:cs="Times New Roman"/>
          <w:noProof w:val="0"/>
          <w:color w:val="CCCCCC"/>
          <w:kern w:val="0"/>
          <w:sz w:val="21"/>
          <w:szCs w:val="21"/>
          <w:lang w:eastAsia="en-ID"/>
          <w14:ligatures w14:val="none"/>
        </w:rPr>
        <w:t>) :</w:t>
      </w:r>
      <w:proofErr w:type="gramEnd"/>
      <w:r w:rsidRPr="004664CF">
        <w:rPr>
          <w:rFonts w:ascii="Consolas" w:eastAsia="Times New Roman" w:hAnsi="Consolas" w:cs="Times New Roman"/>
          <w:noProof w:val="0"/>
          <w:color w:val="CCCCCC"/>
          <w:kern w:val="0"/>
          <w:sz w:val="21"/>
          <w:szCs w:val="21"/>
          <w:lang w:eastAsia="en-ID"/>
          <w14:ligatures w14:val="none"/>
        </w:rPr>
        <w:t>-</w:t>
      </w:r>
    </w:p>
    <w:p w14:paraId="6117A276" w14:textId="77777777" w:rsidR="004664CF" w:rsidRPr="004664CF" w:rsidRDefault="004664CF" w:rsidP="00071768">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4664CF">
        <w:rPr>
          <w:rFonts w:ascii="Consolas" w:eastAsia="Times New Roman" w:hAnsi="Consolas" w:cs="Times New Roman"/>
          <w:noProof w:val="0"/>
          <w:color w:val="CCCCCC"/>
          <w:kern w:val="0"/>
          <w:sz w:val="21"/>
          <w:szCs w:val="21"/>
          <w:lang w:eastAsia="en-ID"/>
          <w14:ligatures w14:val="none"/>
        </w:rPr>
        <w:t>    jadwal_</w:t>
      </w:r>
      <w:proofErr w:type="gramStart"/>
      <w:r w:rsidRPr="004664CF">
        <w:rPr>
          <w:rFonts w:ascii="Consolas" w:eastAsia="Times New Roman" w:hAnsi="Consolas" w:cs="Times New Roman"/>
          <w:noProof w:val="0"/>
          <w:color w:val="CCCCCC"/>
          <w:kern w:val="0"/>
          <w:sz w:val="21"/>
          <w:szCs w:val="21"/>
          <w:lang w:eastAsia="en-ID"/>
          <w14:ligatures w14:val="none"/>
        </w:rPr>
        <w:t>penggunaan(</w:t>
      </w:r>
      <w:proofErr w:type="gramEnd"/>
      <w:r w:rsidRPr="004664CF">
        <w:rPr>
          <w:rFonts w:ascii="Consolas" w:eastAsia="Times New Roman" w:hAnsi="Consolas" w:cs="Times New Roman"/>
          <w:noProof w:val="0"/>
          <w:color w:val="CCCCCC"/>
          <w:kern w:val="0"/>
          <w:sz w:val="21"/>
          <w:szCs w:val="21"/>
          <w:lang w:eastAsia="en-ID"/>
          <w14:ligatures w14:val="none"/>
        </w:rPr>
        <w:t>R, W, terpakai),</w:t>
      </w:r>
    </w:p>
    <w:p w14:paraId="62C06BB2" w14:textId="77777777" w:rsidR="004664CF" w:rsidRPr="004664CF" w:rsidRDefault="004664CF" w:rsidP="00071768">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4664CF">
        <w:rPr>
          <w:rFonts w:ascii="Consolas" w:eastAsia="Times New Roman" w:hAnsi="Consolas" w:cs="Times New Roman"/>
          <w:noProof w:val="0"/>
          <w:color w:val="CCCCCC"/>
          <w:kern w:val="0"/>
          <w:sz w:val="21"/>
          <w:szCs w:val="21"/>
          <w:lang w:eastAsia="en-ID"/>
          <w14:ligatures w14:val="none"/>
        </w:rPr>
        <w:t>    ketersediaan_</w:t>
      </w:r>
      <w:proofErr w:type="gramStart"/>
      <w:r w:rsidRPr="004664CF">
        <w:rPr>
          <w:rFonts w:ascii="Consolas" w:eastAsia="Times New Roman" w:hAnsi="Consolas" w:cs="Times New Roman"/>
          <w:noProof w:val="0"/>
          <w:color w:val="CCCCCC"/>
          <w:kern w:val="0"/>
          <w:sz w:val="21"/>
          <w:szCs w:val="21"/>
          <w:lang w:eastAsia="en-ID"/>
          <w14:ligatures w14:val="none"/>
        </w:rPr>
        <w:t>ruang(</w:t>
      </w:r>
      <w:proofErr w:type="gramEnd"/>
      <w:r w:rsidRPr="004664CF">
        <w:rPr>
          <w:rFonts w:ascii="Consolas" w:eastAsia="Times New Roman" w:hAnsi="Consolas" w:cs="Times New Roman"/>
          <w:noProof w:val="0"/>
          <w:color w:val="CCCCCC"/>
          <w:kern w:val="0"/>
          <w:sz w:val="21"/>
          <w:szCs w:val="21"/>
          <w:lang w:eastAsia="en-ID"/>
          <w14:ligatures w14:val="none"/>
        </w:rPr>
        <w:t>R, terpakai).</w:t>
      </w:r>
    </w:p>
    <w:p w14:paraId="6931AC17" w14:textId="77777777" w:rsidR="00B97678" w:rsidRDefault="00B97678" w:rsidP="00B97678">
      <w:pPr>
        <w:pStyle w:val="ListParagraph"/>
        <w:ind w:left="426"/>
      </w:pPr>
    </w:p>
    <w:p w14:paraId="2ADA4071" w14:textId="05E8CAE7" w:rsidR="00147937" w:rsidRDefault="00071768" w:rsidP="00071768">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Pr>
          <w:rFonts w:ascii="Consolas" w:eastAsia="Times New Roman" w:hAnsi="Consolas" w:cs="Times New Roman"/>
          <w:noProof w:val="0"/>
          <w:color w:val="CCCCCC"/>
          <w:kern w:val="0"/>
          <w:sz w:val="21"/>
          <w:szCs w:val="21"/>
          <w:lang w:eastAsia="en-ID"/>
          <w14:ligatures w14:val="none"/>
        </w:rPr>
        <w:t xml:space="preserve">% </w:t>
      </w:r>
      <w:r w:rsidR="00147937">
        <w:rPr>
          <w:rFonts w:ascii="Consolas" w:eastAsia="Times New Roman" w:hAnsi="Consolas" w:cs="Times New Roman"/>
          <w:noProof w:val="0"/>
          <w:color w:val="CCCCCC"/>
          <w:kern w:val="0"/>
          <w:sz w:val="21"/>
          <w:szCs w:val="21"/>
          <w:lang w:eastAsia="en-ID"/>
          <w14:ligatures w14:val="none"/>
        </w:rPr>
        <w:t>FACTS</w:t>
      </w:r>
    </w:p>
    <w:p w14:paraId="705DD091" w14:textId="3C97E934" w:rsidR="00470FD2" w:rsidRPr="00470FD2" w:rsidRDefault="00470FD2" w:rsidP="00071768">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470FD2">
        <w:rPr>
          <w:rFonts w:ascii="Consolas" w:eastAsia="Times New Roman" w:hAnsi="Consolas" w:cs="Times New Roman"/>
          <w:noProof w:val="0"/>
          <w:color w:val="CCCCCC"/>
          <w:kern w:val="0"/>
          <w:sz w:val="21"/>
          <w:szCs w:val="21"/>
          <w:lang w:eastAsia="en-ID"/>
          <w14:ligatures w14:val="none"/>
        </w:rPr>
        <w:t>ketersediaan_</w:t>
      </w:r>
      <w:proofErr w:type="gramStart"/>
      <w:r w:rsidRPr="00470FD2">
        <w:rPr>
          <w:rFonts w:ascii="Consolas" w:eastAsia="Times New Roman" w:hAnsi="Consolas" w:cs="Times New Roman"/>
          <w:noProof w:val="0"/>
          <w:color w:val="CCCCCC"/>
          <w:kern w:val="0"/>
          <w:sz w:val="21"/>
          <w:szCs w:val="21"/>
          <w:lang w:eastAsia="en-ID"/>
          <w14:ligatures w14:val="none"/>
        </w:rPr>
        <w:t>ruang(</w:t>
      </w:r>
      <w:proofErr w:type="gramEnd"/>
      <w:r w:rsidRPr="00470FD2">
        <w:rPr>
          <w:rFonts w:ascii="Consolas" w:eastAsia="Times New Roman" w:hAnsi="Consolas" w:cs="Times New Roman"/>
          <w:noProof w:val="0"/>
          <w:color w:val="CCCCCC"/>
          <w:kern w:val="0"/>
          <w:sz w:val="21"/>
          <w:szCs w:val="21"/>
          <w:lang w:eastAsia="en-ID"/>
          <w14:ligatures w14:val="none"/>
        </w:rPr>
        <w:t>ruang_201, terpakai).</w:t>
      </w:r>
    </w:p>
    <w:p w14:paraId="05673BC8" w14:textId="77777777" w:rsidR="00147937" w:rsidRPr="00147937" w:rsidRDefault="00147937" w:rsidP="00071768">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147937">
        <w:rPr>
          <w:rFonts w:ascii="Consolas" w:eastAsia="Times New Roman" w:hAnsi="Consolas" w:cs="Times New Roman"/>
          <w:noProof w:val="0"/>
          <w:color w:val="CCCCCC"/>
          <w:kern w:val="0"/>
          <w:sz w:val="21"/>
          <w:szCs w:val="21"/>
          <w:lang w:eastAsia="en-ID"/>
          <w14:ligatures w14:val="none"/>
        </w:rPr>
        <w:t>jadwal_</w:t>
      </w:r>
      <w:proofErr w:type="gramStart"/>
      <w:r w:rsidRPr="00147937">
        <w:rPr>
          <w:rFonts w:ascii="Consolas" w:eastAsia="Times New Roman" w:hAnsi="Consolas" w:cs="Times New Roman"/>
          <w:noProof w:val="0"/>
          <w:color w:val="CCCCCC"/>
          <w:kern w:val="0"/>
          <w:sz w:val="21"/>
          <w:szCs w:val="21"/>
          <w:lang w:eastAsia="en-ID"/>
          <w14:ligatures w14:val="none"/>
        </w:rPr>
        <w:t>penggunaan(</w:t>
      </w:r>
      <w:proofErr w:type="gramEnd"/>
      <w:r w:rsidRPr="00147937">
        <w:rPr>
          <w:rFonts w:ascii="Consolas" w:eastAsia="Times New Roman" w:hAnsi="Consolas" w:cs="Times New Roman"/>
          <w:noProof w:val="0"/>
          <w:color w:val="CCCCCC"/>
          <w:kern w:val="0"/>
          <w:sz w:val="21"/>
          <w:szCs w:val="21"/>
          <w:lang w:eastAsia="en-ID"/>
          <w14:ligatures w14:val="none"/>
        </w:rPr>
        <w:t>ruang_201, jam_9, terpakai).</w:t>
      </w:r>
    </w:p>
    <w:p w14:paraId="1DEBE223" w14:textId="77777777" w:rsidR="00470FD2" w:rsidRDefault="00470FD2" w:rsidP="00B97678">
      <w:pPr>
        <w:pStyle w:val="ListParagraph"/>
        <w:ind w:left="426"/>
      </w:pPr>
    </w:p>
    <w:p w14:paraId="079999B0" w14:textId="3D2C57D0" w:rsidR="00B97678" w:rsidRDefault="00B97678" w:rsidP="00B97678">
      <w:pPr>
        <w:pStyle w:val="ListParagraph"/>
        <w:ind w:left="426"/>
      </w:pPr>
      <w:r>
        <w:t>Hasil Uji Inferensi Streamlit:</w:t>
      </w:r>
    </w:p>
    <w:p w14:paraId="190A35A7" w14:textId="517FDAF2" w:rsidR="00071768" w:rsidRDefault="0072642D" w:rsidP="0072642D">
      <w:pPr>
        <w:pStyle w:val="ListParagraph"/>
        <w:ind w:left="426"/>
      </w:pPr>
      <w:r w:rsidRPr="0072642D">
        <w:drawing>
          <wp:inline distT="0" distB="0" distL="0" distR="0" wp14:anchorId="659F15A9" wp14:editId="26302F39">
            <wp:extent cx="6099855" cy="1577340"/>
            <wp:effectExtent l="0" t="0" r="0" b="3810"/>
            <wp:docPr id="1255073871" name="Picture 1" descr="A black rectangular object with a black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73871" name="Picture 1" descr="A black rectangular object with a black stripe&#10;&#10;AI-generated content may be incorrect."/>
                    <pic:cNvPicPr/>
                  </pic:nvPicPr>
                  <pic:blipFill>
                    <a:blip r:embed="rId16"/>
                    <a:stretch>
                      <a:fillRect/>
                    </a:stretch>
                  </pic:blipFill>
                  <pic:spPr>
                    <a:xfrm>
                      <a:off x="0" y="0"/>
                      <a:ext cx="6170286" cy="1595552"/>
                    </a:xfrm>
                    <a:prstGeom prst="rect">
                      <a:avLst/>
                    </a:prstGeom>
                  </pic:spPr>
                </pic:pic>
              </a:graphicData>
            </a:graphic>
          </wp:inline>
        </w:drawing>
      </w:r>
    </w:p>
    <w:p w14:paraId="441110B6" w14:textId="52E0E6FC" w:rsidR="00413381" w:rsidRDefault="00413381" w:rsidP="007F6A82">
      <w:pPr>
        <w:pStyle w:val="ListParagraph"/>
        <w:numPr>
          <w:ilvl w:val="0"/>
          <w:numId w:val="11"/>
        </w:numPr>
        <w:ind w:left="426"/>
      </w:pPr>
      <w:r>
        <w:lastRenderedPageBreak/>
        <w:t xml:space="preserve">Query: Apakah </w:t>
      </w:r>
      <w:r w:rsidR="00CD3850">
        <w:t xml:space="preserve">kekurangan </w:t>
      </w:r>
      <w:r>
        <w:t>ruangan</w:t>
      </w:r>
      <w:r w:rsidR="008A0DEE">
        <w:t>(per prodi-tingkat)</w:t>
      </w:r>
      <w:r>
        <w:t>?</w:t>
      </w:r>
    </w:p>
    <w:p w14:paraId="0FF201C2" w14:textId="0F53B5E0" w:rsidR="00B37B91" w:rsidRPr="00B37B91" w:rsidRDefault="00B37B91" w:rsidP="00B37B91">
      <w:pPr>
        <w:shd w:val="clear" w:color="auto" w:fill="1F1F1F"/>
        <w:spacing w:after="0" w:line="285" w:lineRule="atLeast"/>
        <w:ind w:left="360"/>
        <w:jc w:val="left"/>
        <w:rPr>
          <w:rFonts w:ascii="Consolas" w:eastAsia="Times New Roman" w:hAnsi="Consolas" w:cs="Times New Roman"/>
          <w:noProof w:val="0"/>
          <w:color w:val="CCCCCC"/>
          <w:kern w:val="0"/>
          <w:sz w:val="21"/>
          <w:szCs w:val="21"/>
          <w:lang w:eastAsia="en-ID"/>
          <w14:ligatures w14:val="none"/>
        </w:rPr>
      </w:pPr>
      <w:r w:rsidRPr="00B37B91">
        <w:rPr>
          <w:rFonts w:ascii="Consolas" w:eastAsia="Times New Roman" w:hAnsi="Consolas" w:cs="Times New Roman"/>
          <w:noProof w:val="0"/>
          <w:color w:val="CCCCCC"/>
          <w:kern w:val="0"/>
          <w:sz w:val="21"/>
          <w:szCs w:val="21"/>
          <w:lang w:eastAsia="en-ID"/>
          <w14:ligatures w14:val="none"/>
        </w:rPr>
        <w:t xml:space="preserve">% FACTS </w:t>
      </w:r>
    </w:p>
    <w:p w14:paraId="1B503CD5" w14:textId="77777777" w:rsidR="00B37B91" w:rsidRPr="00B37B91" w:rsidRDefault="00B37B91" w:rsidP="00B37B91">
      <w:pPr>
        <w:shd w:val="clear" w:color="auto" w:fill="1F1F1F"/>
        <w:spacing w:after="0" w:line="285" w:lineRule="atLeast"/>
        <w:ind w:left="360"/>
        <w:jc w:val="left"/>
        <w:rPr>
          <w:rFonts w:ascii="Consolas" w:eastAsia="Times New Roman" w:hAnsi="Consolas" w:cs="Times New Roman"/>
          <w:noProof w:val="0"/>
          <w:color w:val="CCCCCC"/>
          <w:kern w:val="0"/>
          <w:sz w:val="21"/>
          <w:szCs w:val="21"/>
          <w:lang w:eastAsia="en-ID"/>
          <w14:ligatures w14:val="none"/>
        </w:rPr>
      </w:pPr>
    </w:p>
    <w:p w14:paraId="703A7AE3" w14:textId="77777777" w:rsidR="00B37B91" w:rsidRPr="00B37B91" w:rsidRDefault="00B37B91" w:rsidP="00B37B91">
      <w:pPr>
        <w:shd w:val="clear" w:color="auto" w:fill="1F1F1F"/>
        <w:spacing w:after="0" w:line="285" w:lineRule="atLeast"/>
        <w:ind w:left="360"/>
        <w:jc w:val="left"/>
        <w:rPr>
          <w:rFonts w:ascii="Consolas" w:eastAsia="Times New Roman" w:hAnsi="Consolas" w:cs="Times New Roman"/>
          <w:noProof w:val="0"/>
          <w:color w:val="CCCCCC"/>
          <w:kern w:val="0"/>
          <w:sz w:val="21"/>
          <w:szCs w:val="21"/>
          <w:lang w:eastAsia="en-ID"/>
          <w14:ligatures w14:val="none"/>
        </w:rPr>
      </w:pPr>
      <w:r w:rsidRPr="00B37B91">
        <w:rPr>
          <w:rFonts w:ascii="Consolas" w:eastAsia="Times New Roman" w:hAnsi="Consolas" w:cs="Times New Roman"/>
          <w:noProof w:val="0"/>
          <w:color w:val="CCCCCC"/>
          <w:kern w:val="0"/>
          <w:sz w:val="21"/>
          <w:szCs w:val="21"/>
          <w:lang w:eastAsia="en-ID"/>
          <w14:ligatures w14:val="none"/>
        </w:rPr>
        <w:t>% Kapasitas ruang di gedung</w:t>
      </w:r>
    </w:p>
    <w:p w14:paraId="0E89498F" w14:textId="77777777" w:rsidR="00B37B91" w:rsidRDefault="00B37B91" w:rsidP="00B37B91">
      <w:pPr>
        <w:shd w:val="clear" w:color="auto" w:fill="1F1F1F"/>
        <w:spacing w:after="0" w:line="285" w:lineRule="atLeast"/>
        <w:ind w:left="360"/>
        <w:jc w:val="left"/>
        <w:rPr>
          <w:rFonts w:ascii="Consolas" w:eastAsia="Times New Roman" w:hAnsi="Consolas" w:cs="Times New Roman"/>
          <w:noProof w:val="0"/>
          <w:color w:val="CCCCCC"/>
          <w:kern w:val="0"/>
          <w:sz w:val="21"/>
          <w:szCs w:val="21"/>
          <w:lang w:eastAsia="en-ID"/>
          <w14:ligatures w14:val="none"/>
        </w:rPr>
      </w:pPr>
      <w:r w:rsidRPr="00B37B91">
        <w:rPr>
          <w:rFonts w:ascii="Consolas" w:eastAsia="Times New Roman" w:hAnsi="Consolas" w:cs="Times New Roman"/>
          <w:noProof w:val="0"/>
          <w:color w:val="CCCCCC"/>
          <w:kern w:val="0"/>
          <w:sz w:val="21"/>
          <w:szCs w:val="21"/>
          <w:lang w:eastAsia="en-ID"/>
          <w14:ligatures w14:val="none"/>
        </w:rPr>
        <w:t>jumlah_</w:t>
      </w:r>
      <w:proofErr w:type="gramStart"/>
      <w:r w:rsidRPr="00B37B91">
        <w:rPr>
          <w:rFonts w:ascii="Consolas" w:eastAsia="Times New Roman" w:hAnsi="Consolas" w:cs="Times New Roman"/>
          <w:noProof w:val="0"/>
          <w:color w:val="CCCCCC"/>
          <w:kern w:val="0"/>
          <w:sz w:val="21"/>
          <w:szCs w:val="21"/>
          <w:lang w:eastAsia="en-ID"/>
          <w14:ligatures w14:val="none"/>
        </w:rPr>
        <w:t>ruang(</w:t>
      </w:r>
      <w:proofErr w:type="gramEnd"/>
      <w:r w:rsidRPr="00B37B91">
        <w:rPr>
          <w:rFonts w:ascii="Consolas" w:eastAsia="Times New Roman" w:hAnsi="Consolas" w:cs="Times New Roman"/>
          <w:noProof w:val="0"/>
          <w:color w:val="CCCCCC"/>
          <w:kern w:val="0"/>
          <w:sz w:val="21"/>
          <w:szCs w:val="21"/>
          <w:lang w:eastAsia="en-ID"/>
          <w14:ligatures w14:val="none"/>
        </w:rPr>
        <w:t>gedung_jtk, 6).</w:t>
      </w:r>
    </w:p>
    <w:p w14:paraId="609BF0B1" w14:textId="77777777" w:rsidR="000E0A5F" w:rsidRDefault="000E0A5F" w:rsidP="00B37B91">
      <w:pPr>
        <w:shd w:val="clear" w:color="auto" w:fill="1F1F1F"/>
        <w:spacing w:after="0" w:line="285" w:lineRule="atLeast"/>
        <w:ind w:left="360"/>
        <w:jc w:val="left"/>
        <w:rPr>
          <w:rFonts w:ascii="Consolas" w:eastAsia="Times New Roman" w:hAnsi="Consolas" w:cs="Times New Roman"/>
          <w:noProof w:val="0"/>
          <w:color w:val="CCCCCC"/>
          <w:kern w:val="0"/>
          <w:sz w:val="21"/>
          <w:szCs w:val="21"/>
          <w:lang w:eastAsia="en-ID"/>
          <w14:ligatures w14:val="none"/>
        </w:rPr>
      </w:pPr>
    </w:p>
    <w:p w14:paraId="41F63FB6" w14:textId="77777777" w:rsidR="005B06A3" w:rsidRPr="005B06A3" w:rsidRDefault="005B06A3" w:rsidP="005B06A3">
      <w:pPr>
        <w:shd w:val="clear" w:color="auto" w:fill="1F1F1F"/>
        <w:spacing w:after="0" w:line="285" w:lineRule="atLeast"/>
        <w:ind w:left="360"/>
        <w:jc w:val="left"/>
        <w:rPr>
          <w:rFonts w:ascii="Consolas" w:eastAsia="Times New Roman" w:hAnsi="Consolas" w:cs="Times New Roman"/>
          <w:noProof w:val="0"/>
          <w:color w:val="CCCCCC"/>
          <w:kern w:val="0"/>
          <w:sz w:val="21"/>
          <w:szCs w:val="21"/>
          <w:lang w:eastAsia="en-ID"/>
          <w14:ligatures w14:val="none"/>
        </w:rPr>
      </w:pPr>
      <w:r w:rsidRPr="005B06A3">
        <w:rPr>
          <w:rFonts w:ascii="Consolas" w:eastAsia="Times New Roman" w:hAnsi="Consolas" w:cs="Times New Roman"/>
          <w:noProof w:val="0"/>
          <w:color w:val="CCCCCC"/>
          <w:kern w:val="0"/>
          <w:sz w:val="21"/>
          <w:szCs w:val="21"/>
          <w:lang w:eastAsia="en-ID"/>
          <w14:ligatures w14:val="none"/>
        </w:rPr>
        <w:t>% Jumlah kelas per prodi-tingkat</w:t>
      </w:r>
    </w:p>
    <w:p w14:paraId="1EF6EDAE" w14:textId="77777777" w:rsidR="005B06A3" w:rsidRPr="005B06A3" w:rsidRDefault="005B06A3" w:rsidP="005B06A3">
      <w:pPr>
        <w:shd w:val="clear" w:color="auto" w:fill="1F1F1F"/>
        <w:spacing w:after="0" w:line="285" w:lineRule="atLeast"/>
        <w:ind w:left="360"/>
        <w:jc w:val="left"/>
        <w:rPr>
          <w:rFonts w:ascii="Consolas" w:eastAsia="Times New Roman" w:hAnsi="Consolas" w:cs="Times New Roman"/>
          <w:noProof w:val="0"/>
          <w:color w:val="CCCCCC"/>
          <w:kern w:val="0"/>
          <w:sz w:val="21"/>
          <w:szCs w:val="21"/>
          <w:lang w:eastAsia="en-ID"/>
          <w14:ligatures w14:val="none"/>
        </w:rPr>
      </w:pPr>
      <w:r w:rsidRPr="005B06A3">
        <w:rPr>
          <w:rFonts w:ascii="Consolas" w:eastAsia="Times New Roman" w:hAnsi="Consolas" w:cs="Times New Roman"/>
          <w:noProof w:val="0"/>
          <w:color w:val="CCCCCC"/>
          <w:kern w:val="0"/>
          <w:sz w:val="21"/>
          <w:szCs w:val="21"/>
          <w:lang w:eastAsia="en-ID"/>
          <w14:ligatures w14:val="none"/>
        </w:rPr>
        <w:t>jumlah_</w:t>
      </w:r>
      <w:proofErr w:type="gramStart"/>
      <w:r w:rsidRPr="005B06A3">
        <w:rPr>
          <w:rFonts w:ascii="Consolas" w:eastAsia="Times New Roman" w:hAnsi="Consolas" w:cs="Times New Roman"/>
          <w:noProof w:val="0"/>
          <w:color w:val="CCCCCC"/>
          <w:kern w:val="0"/>
          <w:sz w:val="21"/>
          <w:szCs w:val="21"/>
          <w:lang w:eastAsia="en-ID"/>
          <w14:ligatures w14:val="none"/>
        </w:rPr>
        <w:t>kelas(</w:t>
      </w:r>
      <w:proofErr w:type="gramEnd"/>
      <w:r w:rsidRPr="005B06A3">
        <w:rPr>
          <w:rFonts w:ascii="Consolas" w:eastAsia="Times New Roman" w:hAnsi="Consolas" w:cs="Times New Roman"/>
          <w:noProof w:val="0"/>
          <w:color w:val="CCCCCC"/>
          <w:kern w:val="0"/>
          <w:sz w:val="21"/>
          <w:szCs w:val="21"/>
          <w:lang w:eastAsia="en-ID"/>
          <w14:ligatures w14:val="none"/>
        </w:rPr>
        <w:t>tif, tingkat_1, 7).</w:t>
      </w:r>
    </w:p>
    <w:p w14:paraId="0208E769" w14:textId="77777777" w:rsidR="005B06A3" w:rsidRPr="005B06A3" w:rsidRDefault="005B06A3" w:rsidP="005B06A3">
      <w:pPr>
        <w:shd w:val="clear" w:color="auto" w:fill="1F1F1F"/>
        <w:spacing w:after="0" w:line="285" w:lineRule="atLeast"/>
        <w:ind w:left="360"/>
        <w:jc w:val="left"/>
        <w:rPr>
          <w:rFonts w:ascii="Consolas" w:eastAsia="Times New Roman" w:hAnsi="Consolas" w:cs="Times New Roman"/>
          <w:noProof w:val="0"/>
          <w:color w:val="CCCCCC"/>
          <w:kern w:val="0"/>
          <w:sz w:val="21"/>
          <w:szCs w:val="21"/>
          <w:lang w:eastAsia="en-ID"/>
          <w14:ligatures w14:val="none"/>
        </w:rPr>
      </w:pPr>
      <w:r w:rsidRPr="005B06A3">
        <w:rPr>
          <w:rFonts w:ascii="Consolas" w:eastAsia="Times New Roman" w:hAnsi="Consolas" w:cs="Times New Roman"/>
          <w:noProof w:val="0"/>
          <w:color w:val="CCCCCC"/>
          <w:kern w:val="0"/>
          <w:sz w:val="21"/>
          <w:szCs w:val="21"/>
          <w:lang w:eastAsia="en-ID"/>
          <w14:ligatures w14:val="none"/>
        </w:rPr>
        <w:t>jumlah_</w:t>
      </w:r>
      <w:proofErr w:type="gramStart"/>
      <w:r w:rsidRPr="005B06A3">
        <w:rPr>
          <w:rFonts w:ascii="Consolas" w:eastAsia="Times New Roman" w:hAnsi="Consolas" w:cs="Times New Roman"/>
          <w:noProof w:val="0"/>
          <w:color w:val="CCCCCC"/>
          <w:kern w:val="0"/>
          <w:sz w:val="21"/>
          <w:szCs w:val="21"/>
          <w:lang w:eastAsia="en-ID"/>
          <w14:ligatures w14:val="none"/>
        </w:rPr>
        <w:t>kelas(</w:t>
      </w:r>
      <w:proofErr w:type="gramEnd"/>
      <w:r w:rsidRPr="005B06A3">
        <w:rPr>
          <w:rFonts w:ascii="Consolas" w:eastAsia="Times New Roman" w:hAnsi="Consolas" w:cs="Times New Roman"/>
          <w:noProof w:val="0"/>
          <w:color w:val="CCCCCC"/>
          <w:kern w:val="0"/>
          <w:sz w:val="21"/>
          <w:szCs w:val="21"/>
          <w:lang w:eastAsia="en-ID"/>
          <w14:ligatures w14:val="none"/>
        </w:rPr>
        <w:t>tko, tingkat_1, 2).</w:t>
      </w:r>
    </w:p>
    <w:p w14:paraId="475A3377" w14:textId="77777777" w:rsidR="00E87564" w:rsidRDefault="00E87564" w:rsidP="00E87564">
      <w:pPr>
        <w:pStyle w:val="ListParagraph"/>
        <w:ind w:left="426"/>
      </w:pPr>
    </w:p>
    <w:p w14:paraId="2D604572" w14:textId="4C736BBC" w:rsidR="00E87564" w:rsidRDefault="000E0A5F" w:rsidP="000E0A5F">
      <w:pPr>
        <w:pStyle w:val="ListParagraph"/>
        <w:numPr>
          <w:ilvl w:val="0"/>
          <w:numId w:val="15"/>
        </w:numPr>
        <w:ind w:left="709"/>
      </w:pPr>
      <w:r>
        <w:t>Jumlah_kelas tingkat_</w:t>
      </w:r>
      <w:r w:rsidR="005D02A2">
        <w:t>1 prodi tif ada 7 sedangkan jumlah_ruang hanya ada 6.</w:t>
      </w:r>
    </w:p>
    <w:p w14:paraId="46A89162" w14:textId="77777777" w:rsidR="005D02A2" w:rsidRDefault="005D02A2" w:rsidP="005D02A2">
      <w:pPr>
        <w:pStyle w:val="ListParagraph"/>
        <w:ind w:left="709"/>
      </w:pPr>
    </w:p>
    <w:p w14:paraId="52645FA0" w14:textId="0CA2C76A" w:rsidR="00071768" w:rsidRDefault="00E87564" w:rsidP="00071768">
      <w:pPr>
        <w:pStyle w:val="ListParagraph"/>
        <w:ind w:left="426"/>
      </w:pPr>
      <w:r>
        <w:t>Hasil Uji Inferensi Streamlit:</w:t>
      </w:r>
    </w:p>
    <w:p w14:paraId="4974185A" w14:textId="31A7A737" w:rsidR="00CD3850" w:rsidRDefault="008F1F3F" w:rsidP="00CD3850">
      <w:pPr>
        <w:pStyle w:val="ListParagraph"/>
        <w:ind w:left="426"/>
      </w:pPr>
      <w:r w:rsidRPr="008F1F3F">
        <w:drawing>
          <wp:inline distT="0" distB="0" distL="0" distR="0" wp14:anchorId="07C6B5F0" wp14:editId="0DBDFF68">
            <wp:extent cx="5731510" cy="1464310"/>
            <wp:effectExtent l="0" t="0" r="2540" b="2540"/>
            <wp:docPr id="1611537028" name="Picture 1" descr="A black rectangular object with a black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37028" name="Picture 1" descr="A black rectangular object with a black stripe&#10;&#10;AI-generated content may be incorrect."/>
                    <pic:cNvPicPr/>
                  </pic:nvPicPr>
                  <pic:blipFill>
                    <a:blip r:embed="rId17"/>
                    <a:stretch>
                      <a:fillRect/>
                    </a:stretch>
                  </pic:blipFill>
                  <pic:spPr>
                    <a:xfrm>
                      <a:off x="0" y="0"/>
                      <a:ext cx="5731510" cy="1464310"/>
                    </a:xfrm>
                    <a:prstGeom prst="rect">
                      <a:avLst/>
                    </a:prstGeom>
                  </pic:spPr>
                </pic:pic>
              </a:graphicData>
            </a:graphic>
          </wp:inline>
        </w:drawing>
      </w:r>
    </w:p>
    <w:p w14:paraId="1E9DA700" w14:textId="77777777" w:rsidR="00892A8E" w:rsidRDefault="00892A8E" w:rsidP="00CD3850">
      <w:pPr>
        <w:pStyle w:val="ListParagraph"/>
        <w:ind w:left="426"/>
      </w:pPr>
    </w:p>
    <w:p w14:paraId="31EBDEBE" w14:textId="0BE08527" w:rsidR="00413381" w:rsidRDefault="00413381" w:rsidP="007F6A82">
      <w:pPr>
        <w:pStyle w:val="ListParagraph"/>
        <w:numPr>
          <w:ilvl w:val="0"/>
          <w:numId w:val="11"/>
        </w:numPr>
        <w:ind w:left="426"/>
      </w:pPr>
      <w:r>
        <w:t xml:space="preserve">Query: </w:t>
      </w:r>
      <w:r w:rsidR="00044AE6">
        <w:t>Adakah potensi bentrok</w:t>
      </w:r>
      <w:r>
        <w:t>?</w:t>
      </w:r>
    </w:p>
    <w:p w14:paraId="2FC6DAA5" w14:textId="5E2350F1" w:rsidR="000F3AD5" w:rsidRPr="000F3AD5" w:rsidRDefault="000F3AD5" w:rsidP="00D234F6">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0F3AD5">
        <w:rPr>
          <w:rFonts w:ascii="Consolas" w:eastAsia="Times New Roman" w:hAnsi="Consolas" w:cs="Times New Roman"/>
          <w:noProof w:val="0"/>
          <w:color w:val="CCCCCC"/>
          <w:kern w:val="0"/>
          <w:sz w:val="21"/>
          <w:szCs w:val="21"/>
          <w:lang w:eastAsia="en-ID"/>
          <w14:ligatures w14:val="none"/>
        </w:rPr>
        <w:t>% Rule 4 — Potensi bentrok: kelas butuh ruang pada W, tapi ruang yang</w:t>
      </w:r>
      <w:r>
        <w:rPr>
          <w:rFonts w:ascii="Consolas" w:eastAsia="Times New Roman" w:hAnsi="Consolas" w:cs="Times New Roman"/>
          <w:noProof w:val="0"/>
          <w:color w:val="CCCCCC"/>
          <w:kern w:val="0"/>
          <w:sz w:val="21"/>
          <w:szCs w:val="21"/>
          <w:lang w:eastAsia="en-ID"/>
          <w14:ligatures w14:val="none"/>
        </w:rPr>
        <w:t xml:space="preserve"> </w:t>
      </w:r>
      <w:r w:rsidRPr="000F3AD5">
        <w:rPr>
          <w:rFonts w:ascii="Consolas" w:eastAsia="Times New Roman" w:hAnsi="Consolas" w:cs="Times New Roman"/>
          <w:noProof w:val="0"/>
          <w:color w:val="CCCCCC"/>
          <w:kern w:val="0"/>
          <w:sz w:val="21"/>
          <w:szCs w:val="21"/>
          <w:lang w:eastAsia="en-ID"/>
          <w14:ligatures w14:val="none"/>
        </w:rPr>
        <w:t>dipakai pada W ternyata tidak bisa dipakai</w:t>
      </w:r>
    </w:p>
    <w:p w14:paraId="7ABEB73E" w14:textId="77777777" w:rsidR="000F3AD5" w:rsidRPr="000F3AD5" w:rsidRDefault="000F3AD5" w:rsidP="00D234F6">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0F3AD5">
        <w:rPr>
          <w:rFonts w:ascii="Consolas" w:eastAsia="Times New Roman" w:hAnsi="Consolas" w:cs="Times New Roman"/>
          <w:noProof w:val="0"/>
          <w:color w:val="CCCCCC"/>
          <w:kern w:val="0"/>
          <w:sz w:val="21"/>
          <w:szCs w:val="21"/>
          <w:lang w:eastAsia="en-ID"/>
          <w14:ligatures w14:val="none"/>
        </w:rPr>
        <w:t>% (mengaitkan butuh_ruang + kelas_di_ruang + ruang_tidak_dapat_dipakai)</w:t>
      </w:r>
    </w:p>
    <w:p w14:paraId="0188B46C" w14:textId="77777777" w:rsidR="000F3AD5" w:rsidRPr="000F3AD5" w:rsidRDefault="000F3AD5" w:rsidP="00D234F6">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0F3AD5">
        <w:rPr>
          <w:rFonts w:ascii="Consolas" w:eastAsia="Times New Roman" w:hAnsi="Consolas" w:cs="Times New Roman"/>
          <w:noProof w:val="0"/>
          <w:color w:val="CCCCCC"/>
          <w:kern w:val="0"/>
          <w:sz w:val="21"/>
          <w:szCs w:val="21"/>
          <w:lang w:eastAsia="en-ID"/>
          <w14:ligatures w14:val="none"/>
        </w:rPr>
        <w:t>potensi_</w:t>
      </w:r>
      <w:proofErr w:type="gramStart"/>
      <w:r w:rsidRPr="000F3AD5">
        <w:rPr>
          <w:rFonts w:ascii="Consolas" w:eastAsia="Times New Roman" w:hAnsi="Consolas" w:cs="Times New Roman"/>
          <w:noProof w:val="0"/>
          <w:color w:val="CCCCCC"/>
          <w:kern w:val="0"/>
          <w:sz w:val="21"/>
          <w:szCs w:val="21"/>
          <w:lang w:eastAsia="en-ID"/>
          <w14:ligatures w14:val="none"/>
        </w:rPr>
        <w:t>bentrok(</w:t>
      </w:r>
      <w:proofErr w:type="gramEnd"/>
      <w:r w:rsidRPr="000F3AD5">
        <w:rPr>
          <w:rFonts w:ascii="Consolas" w:eastAsia="Times New Roman" w:hAnsi="Consolas" w:cs="Times New Roman"/>
          <w:noProof w:val="0"/>
          <w:color w:val="CCCCCC"/>
          <w:kern w:val="0"/>
          <w:sz w:val="21"/>
          <w:szCs w:val="21"/>
          <w:lang w:eastAsia="en-ID"/>
          <w14:ligatures w14:val="none"/>
        </w:rPr>
        <w:t>K, R, W</w:t>
      </w:r>
      <w:proofErr w:type="gramStart"/>
      <w:r w:rsidRPr="000F3AD5">
        <w:rPr>
          <w:rFonts w:ascii="Consolas" w:eastAsia="Times New Roman" w:hAnsi="Consolas" w:cs="Times New Roman"/>
          <w:noProof w:val="0"/>
          <w:color w:val="CCCCCC"/>
          <w:kern w:val="0"/>
          <w:sz w:val="21"/>
          <w:szCs w:val="21"/>
          <w:lang w:eastAsia="en-ID"/>
          <w14:ligatures w14:val="none"/>
        </w:rPr>
        <w:t>) :</w:t>
      </w:r>
      <w:proofErr w:type="gramEnd"/>
      <w:r w:rsidRPr="000F3AD5">
        <w:rPr>
          <w:rFonts w:ascii="Consolas" w:eastAsia="Times New Roman" w:hAnsi="Consolas" w:cs="Times New Roman"/>
          <w:noProof w:val="0"/>
          <w:color w:val="CCCCCC"/>
          <w:kern w:val="0"/>
          <w:sz w:val="21"/>
          <w:szCs w:val="21"/>
          <w:lang w:eastAsia="en-ID"/>
          <w14:ligatures w14:val="none"/>
        </w:rPr>
        <w:t>-</w:t>
      </w:r>
    </w:p>
    <w:p w14:paraId="747E401D" w14:textId="77777777" w:rsidR="000F3AD5" w:rsidRPr="000F3AD5" w:rsidRDefault="000F3AD5" w:rsidP="00D234F6">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0F3AD5">
        <w:rPr>
          <w:rFonts w:ascii="Consolas" w:eastAsia="Times New Roman" w:hAnsi="Consolas" w:cs="Times New Roman"/>
          <w:noProof w:val="0"/>
          <w:color w:val="CCCCCC"/>
          <w:kern w:val="0"/>
          <w:sz w:val="21"/>
          <w:szCs w:val="21"/>
          <w:lang w:eastAsia="en-ID"/>
          <w14:ligatures w14:val="none"/>
        </w:rPr>
        <w:t>    butuh_ruang(K),</w:t>
      </w:r>
    </w:p>
    <w:p w14:paraId="2A6E912C" w14:textId="77777777" w:rsidR="000F3AD5" w:rsidRPr="000F3AD5" w:rsidRDefault="000F3AD5" w:rsidP="00D234F6">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0F3AD5">
        <w:rPr>
          <w:rFonts w:ascii="Consolas" w:eastAsia="Times New Roman" w:hAnsi="Consolas" w:cs="Times New Roman"/>
          <w:noProof w:val="0"/>
          <w:color w:val="CCCCCC"/>
          <w:kern w:val="0"/>
          <w:sz w:val="21"/>
          <w:szCs w:val="21"/>
          <w:lang w:eastAsia="en-ID"/>
          <w14:ligatures w14:val="none"/>
        </w:rPr>
        <w:t>    kelas_di_</w:t>
      </w:r>
      <w:proofErr w:type="gramStart"/>
      <w:r w:rsidRPr="000F3AD5">
        <w:rPr>
          <w:rFonts w:ascii="Consolas" w:eastAsia="Times New Roman" w:hAnsi="Consolas" w:cs="Times New Roman"/>
          <w:noProof w:val="0"/>
          <w:color w:val="CCCCCC"/>
          <w:kern w:val="0"/>
          <w:sz w:val="21"/>
          <w:szCs w:val="21"/>
          <w:lang w:eastAsia="en-ID"/>
          <w14:ligatures w14:val="none"/>
        </w:rPr>
        <w:t>ruang(</w:t>
      </w:r>
      <w:proofErr w:type="gramEnd"/>
      <w:r w:rsidRPr="000F3AD5">
        <w:rPr>
          <w:rFonts w:ascii="Consolas" w:eastAsia="Times New Roman" w:hAnsi="Consolas" w:cs="Times New Roman"/>
          <w:noProof w:val="0"/>
          <w:color w:val="CCCCCC"/>
          <w:kern w:val="0"/>
          <w:sz w:val="21"/>
          <w:szCs w:val="21"/>
          <w:lang w:eastAsia="en-ID"/>
          <w14:ligatures w14:val="none"/>
        </w:rPr>
        <w:t>K, R, W),</w:t>
      </w:r>
    </w:p>
    <w:p w14:paraId="419A2913" w14:textId="2DEEBEB5" w:rsidR="00260D93" w:rsidRPr="000F3AD5" w:rsidRDefault="000F3AD5" w:rsidP="00D234F6">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0F3AD5">
        <w:rPr>
          <w:rFonts w:ascii="Consolas" w:eastAsia="Times New Roman" w:hAnsi="Consolas" w:cs="Times New Roman"/>
          <w:noProof w:val="0"/>
          <w:color w:val="CCCCCC"/>
          <w:kern w:val="0"/>
          <w:sz w:val="21"/>
          <w:szCs w:val="21"/>
          <w:lang w:eastAsia="en-ID"/>
          <w14:ligatures w14:val="none"/>
        </w:rPr>
        <w:t>    ruang_tidak_dapat_</w:t>
      </w:r>
      <w:proofErr w:type="gramStart"/>
      <w:r w:rsidRPr="000F3AD5">
        <w:rPr>
          <w:rFonts w:ascii="Consolas" w:eastAsia="Times New Roman" w:hAnsi="Consolas" w:cs="Times New Roman"/>
          <w:noProof w:val="0"/>
          <w:color w:val="CCCCCC"/>
          <w:kern w:val="0"/>
          <w:sz w:val="21"/>
          <w:szCs w:val="21"/>
          <w:lang w:eastAsia="en-ID"/>
          <w14:ligatures w14:val="none"/>
        </w:rPr>
        <w:t>dipakai(</w:t>
      </w:r>
      <w:proofErr w:type="gramEnd"/>
      <w:r w:rsidRPr="000F3AD5">
        <w:rPr>
          <w:rFonts w:ascii="Consolas" w:eastAsia="Times New Roman" w:hAnsi="Consolas" w:cs="Times New Roman"/>
          <w:noProof w:val="0"/>
          <w:color w:val="CCCCCC"/>
          <w:kern w:val="0"/>
          <w:sz w:val="21"/>
          <w:szCs w:val="21"/>
          <w:lang w:eastAsia="en-ID"/>
          <w14:ligatures w14:val="none"/>
        </w:rPr>
        <w:t>R, W).</w:t>
      </w:r>
    </w:p>
    <w:p w14:paraId="2A25CD43" w14:textId="77777777" w:rsidR="00D234F6" w:rsidRDefault="00D234F6" w:rsidP="00704BD9">
      <w:pPr>
        <w:pStyle w:val="ListParagraph"/>
        <w:ind w:left="426"/>
      </w:pPr>
    </w:p>
    <w:p w14:paraId="28EADCDD" w14:textId="0992D65E" w:rsidR="00307237" w:rsidRDefault="00307237" w:rsidP="00D234F6">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Pr>
          <w:rFonts w:ascii="Consolas" w:eastAsia="Times New Roman" w:hAnsi="Consolas" w:cs="Times New Roman"/>
          <w:noProof w:val="0"/>
          <w:color w:val="CCCCCC"/>
          <w:kern w:val="0"/>
          <w:sz w:val="21"/>
          <w:szCs w:val="21"/>
          <w:lang w:eastAsia="en-ID"/>
          <w14:ligatures w14:val="none"/>
        </w:rPr>
        <w:t>% FACTS</w:t>
      </w:r>
    </w:p>
    <w:p w14:paraId="01DA3F70" w14:textId="77777777" w:rsidR="00307237" w:rsidRDefault="00307237" w:rsidP="00D234F6">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
    <w:p w14:paraId="2D41F710" w14:textId="658E8E02" w:rsidR="00D234F6" w:rsidRPr="00D234F6" w:rsidRDefault="00D234F6" w:rsidP="00D234F6">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D234F6">
        <w:rPr>
          <w:rFonts w:ascii="Consolas" w:eastAsia="Times New Roman" w:hAnsi="Consolas" w:cs="Times New Roman"/>
          <w:noProof w:val="0"/>
          <w:color w:val="CCCCCC"/>
          <w:kern w:val="0"/>
          <w:sz w:val="21"/>
          <w:szCs w:val="21"/>
          <w:lang w:eastAsia="en-ID"/>
          <w14:ligatures w14:val="none"/>
        </w:rPr>
        <w:t>% Kelas butuh ruang (semua ujian butuh ruang)</w:t>
      </w:r>
    </w:p>
    <w:p w14:paraId="56AFE12D" w14:textId="77777777" w:rsidR="00D234F6" w:rsidRPr="00D234F6" w:rsidRDefault="00D234F6" w:rsidP="00D234F6">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D234F6">
        <w:rPr>
          <w:rFonts w:ascii="Consolas" w:eastAsia="Times New Roman" w:hAnsi="Consolas" w:cs="Times New Roman"/>
          <w:noProof w:val="0"/>
          <w:color w:val="CCCCCC"/>
          <w:kern w:val="0"/>
          <w:sz w:val="21"/>
          <w:szCs w:val="21"/>
          <w:lang w:eastAsia="en-ID"/>
          <w14:ligatures w14:val="none"/>
        </w:rPr>
        <w:t>butuh_ruang(kelasA).</w:t>
      </w:r>
    </w:p>
    <w:p w14:paraId="345E5650" w14:textId="77777777" w:rsidR="00D234F6" w:rsidRPr="00D234F6" w:rsidRDefault="00D234F6" w:rsidP="00D234F6">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D234F6">
        <w:rPr>
          <w:rFonts w:ascii="Consolas" w:eastAsia="Times New Roman" w:hAnsi="Consolas" w:cs="Times New Roman"/>
          <w:noProof w:val="0"/>
          <w:color w:val="CCCCCC"/>
          <w:kern w:val="0"/>
          <w:sz w:val="21"/>
          <w:szCs w:val="21"/>
          <w:lang w:eastAsia="en-ID"/>
          <w14:ligatures w14:val="none"/>
        </w:rPr>
        <w:t>butuh_ruang(kelasB).</w:t>
      </w:r>
    </w:p>
    <w:p w14:paraId="2222022C" w14:textId="77777777" w:rsidR="00D234F6" w:rsidRDefault="00D234F6" w:rsidP="00D234F6">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D234F6">
        <w:rPr>
          <w:rFonts w:ascii="Consolas" w:eastAsia="Times New Roman" w:hAnsi="Consolas" w:cs="Times New Roman"/>
          <w:noProof w:val="0"/>
          <w:color w:val="CCCCCC"/>
          <w:kern w:val="0"/>
          <w:sz w:val="21"/>
          <w:szCs w:val="21"/>
          <w:lang w:eastAsia="en-ID"/>
          <w14:ligatures w14:val="none"/>
        </w:rPr>
        <w:t>butuh_ruang(kelasC).</w:t>
      </w:r>
    </w:p>
    <w:p w14:paraId="43EC6CC6" w14:textId="77777777" w:rsidR="005E6543" w:rsidRDefault="005E6543" w:rsidP="00D234F6">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
    <w:p w14:paraId="3E388C04" w14:textId="77777777" w:rsidR="005E6543" w:rsidRPr="005E6543" w:rsidRDefault="005E6543" w:rsidP="005E6543">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5E6543">
        <w:rPr>
          <w:rFonts w:ascii="Consolas" w:eastAsia="Times New Roman" w:hAnsi="Consolas" w:cs="Times New Roman"/>
          <w:noProof w:val="0"/>
          <w:color w:val="CCCCCC"/>
          <w:kern w:val="0"/>
          <w:sz w:val="21"/>
          <w:szCs w:val="21"/>
          <w:lang w:eastAsia="en-ID"/>
          <w14:ligatures w14:val="none"/>
        </w:rPr>
        <w:t>% Penempatan kelas ke ruang (kelas, ruang, waktu)</w:t>
      </w:r>
    </w:p>
    <w:p w14:paraId="1A605BE2" w14:textId="77777777" w:rsidR="005E6543" w:rsidRPr="005E6543" w:rsidRDefault="005E6543" w:rsidP="005E6543">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5E6543">
        <w:rPr>
          <w:rFonts w:ascii="Consolas" w:eastAsia="Times New Roman" w:hAnsi="Consolas" w:cs="Times New Roman"/>
          <w:noProof w:val="0"/>
          <w:color w:val="CCCCCC"/>
          <w:kern w:val="0"/>
          <w:sz w:val="21"/>
          <w:szCs w:val="21"/>
          <w:lang w:eastAsia="en-ID"/>
          <w14:ligatures w14:val="none"/>
        </w:rPr>
        <w:t>kelas_di_</w:t>
      </w:r>
      <w:proofErr w:type="gramStart"/>
      <w:r w:rsidRPr="005E6543">
        <w:rPr>
          <w:rFonts w:ascii="Consolas" w:eastAsia="Times New Roman" w:hAnsi="Consolas" w:cs="Times New Roman"/>
          <w:noProof w:val="0"/>
          <w:color w:val="CCCCCC"/>
          <w:kern w:val="0"/>
          <w:sz w:val="21"/>
          <w:szCs w:val="21"/>
          <w:lang w:eastAsia="en-ID"/>
          <w14:ligatures w14:val="none"/>
        </w:rPr>
        <w:t>ruang(</w:t>
      </w:r>
      <w:proofErr w:type="gramEnd"/>
      <w:r w:rsidRPr="005E6543">
        <w:rPr>
          <w:rFonts w:ascii="Consolas" w:eastAsia="Times New Roman" w:hAnsi="Consolas" w:cs="Times New Roman"/>
          <w:noProof w:val="0"/>
          <w:color w:val="CCCCCC"/>
          <w:kern w:val="0"/>
          <w:sz w:val="21"/>
          <w:szCs w:val="21"/>
          <w:lang w:eastAsia="en-ID"/>
          <w14:ligatures w14:val="none"/>
        </w:rPr>
        <w:t>kelasA, ruang_201, jam_9).</w:t>
      </w:r>
    </w:p>
    <w:p w14:paraId="7DB1AC30" w14:textId="03D3069F" w:rsidR="005E6543" w:rsidRPr="005E6543" w:rsidRDefault="005E6543" w:rsidP="005E6543">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5E6543">
        <w:rPr>
          <w:rFonts w:ascii="Consolas" w:eastAsia="Times New Roman" w:hAnsi="Consolas" w:cs="Times New Roman"/>
          <w:noProof w:val="0"/>
          <w:color w:val="CCCCCC"/>
          <w:kern w:val="0"/>
          <w:sz w:val="21"/>
          <w:szCs w:val="21"/>
          <w:lang w:eastAsia="en-ID"/>
          <w14:ligatures w14:val="none"/>
        </w:rPr>
        <w:t>kelas_di_</w:t>
      </w:r>
      <w:proofErr w:type="gramStart"/>
      <w:r w:rsidRPr="005E6543">
        <w:rPr>
          <w:rFonts w:ascii="Consolas" w:eastAsia="Times New Roman" w:hAnsi="Consolas" w:cs="Times New Roman"/>
          <w:noProof w:val="0"/>
          <w:color w:val="CCCCCC"/>
          <w:kern w:val="0"/>
          <w:sz w:val="21"/>
          <w:szCs w:val="21"/>
          <w:lang w:eastAsia="en-ID"/>
          <w14:ligatures w14:val="none"/>
        </w:rPr>
        <w:t>ruang(</w:t>
      </w:r>
      <w:proofErr w:type="gramEnd"/>
      <w:r w:rsidRPr="005E6543">
        <w:rPr>
          <w:rFonts w:ascii="Consolas" w:eastAsia="Times New Roman" w:hAnsi="Consolas" w:cs="Times New Roman"/>
          <w:noProof w:val="0"/>
          <w:color w:val="CCCCCC"/>
          <w:kern w:val="0"/>
          <w:sz w:val="21"/>
          <w:szCs w:val="21"/>
          <w:lang w:eastAsia="en-ID"/>
          <w14:ligatures w14:val="none"/>
        </w:rPr>
        <w:t>kelasB, ruang_201, jam_9</w:t>
      </w:r>
      <w:r w:rsidR="00927989">
        <w:rPr>
          <w:rFonts w:ascii="Consolas" w:eastAsia="Times New Roman" w:hAnsi="Consolas" w:cs="Times New Roman"/>
          <w:noProof w:val="0"/>
          <w:color w:val="CCCCCC"/>
          <w:kern w:val="0"/>
          <w:sz w:val="21"/>
          <w:szCs w:val="21"/>
          <w:lang w:eastAsia="en-ID"/>
          <w14:ligatures w14:val="none"/>
        </w:rPr>
        <w:t>).</w:t>
      </w:r>
    </w:p>
    <w:p w14:paraId="6010553F" w14:textId="3DEDC440" w:rsidR="005E6543" w:rsidRPr="00D234F6" w:rsidRDefault="005E6543" w:rsidP="00307237">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5E6543">
        <w:rPr>
          <w:rFonts w:ascii="Consolas" w:eastAsia="Times New Roman" w:hAnsi="Consolas" w:cs="Times New Roman"/>
          <w:noProof w:val="0"/>
          <w:color w:val="CCCCCC"/>
          <w:kern w:val="0"/>
          <w:sz w:val="21"/>
          <w:szCs w:val="21"/>
          <w:lang w:eastAsia="en-ID"/>
          <w14:ligatures w14:val="none"/>
        </w:rPr>
        <w:t>kelas_di_</w:t>
      </w:r>
      <w:proofErr w:type="gramStart"/>
      <w:r w:rsidRPr="005E6543">
        <w:rPr>
          <w:rFonts w:ascii="Consolas" w:eastAsia="Times New Roman" w:hAnsi="Consolas" w:cs="Times New Roman"/>
          <w:noProof w:val="0"/>
          <w:color w:val="CCCCCC"/>
          <w:kern w:val="0"/>
          <w:sz w:val="21"/>
          <w:szCs w:val="21"/>
          <w:lang w:eastAsia="en-ID"/>
          <w14:ligatures w14:val="none"/>
        </w:rPr>
        <w:t>ruang(</w:t>
      </w:r>
      <w:proofErr w:type="gramEnd"/>
      <w:r w:rsidRPr="005E6543">
        <w:rPr>
          <w:rFonts w:ascii="Consolas" w:eastAsia="Times New Roman" w:hAnsi="Consolas" w:cs="Times New Roman"/>
          <w:noProof w:val="0"/>
          <w:color w:val="CCCCCC"/>
          <w:kern w:val="0"/>
          <w:sz w:val="21"/>
          <w:szCs w:val="21"/>
          <w:lang w:eastAsia="en-ID"/>
          <w14:ligatures w14:val="none"/>
        </w:rPr>
        <w:t>kelasC, ruang_401, jam_14).</w:t>
      </w:r>
    </w:p>
    <w:p w14:paraId="46E271D2" w14:textId="77777777" w:rsidR="00D234F6" w:rsidRDefault="00D234F6" w:rsidP="00704BD9">
      <w:pPr>
        <w:pStyle w:val="ListParagraph"/>
        <w:ind w:left="426"/>
      </w:pPr>
    </w:p>
    <w:p w14:paraId="5DB5F4F9" w14:textId="6D83FAF4" w:rsidR="00E35209" w:rsidRDefault="00E35209" w:rsidP="00E35209">
      <w:pPr>
        <w:pStyle w:val="ListParagraph"/>
        <w:numPr>
          <w:ilvl w:val="0"/>
          <w:numId w:val="15"/>
        </w:numPr>
        <w:ind w:left="709"/>
      </w:pPr>
      <w:r>
        <w:t>kelasA dan kelasB butuh ruang</w:t>
      </w:r>
      <w:r w:rsidR="005A7573">
        <w:t>, keduanya ditempatkan di ruang_201 pada waktu jam_9.</w:t>
      </w:r>
    </w:p>
    <w:p w14:paraId="335C2FE4" w14:textId="2D5B5346" w:rsidR="00704BD9" w:rsidRDefault="00D234F6" w:rsidP="00704BD9">
      <w:pPr>
        <w:pStyle w:val="ListParagraph"/>
        <w:ind w:left="426"/>
      </w:pPr>
      <w:r>
        <w:lastRenderedPageBreak/>
        <w:t>Hasil Uji In</w:t>
      </w:r>
      <w:r w:rsidR="00E607F4">
        <w:t>fer</w:t>
      </w:r>
      <w:r>
        <w:t>ensi Streamlit:</w:t>
      </w:r>
    </w:p>
    <w:p w14:paraId="3D3678B0" w14:textId="032EDFD0" w:rsidR="00CD3850" w:rsidRDefault="006D0CBC" w:rsidP="00CD3850">
      <w:pPr>
        <w:pStyle w:val="ListParagraph"/>
        <w:ind w:left="426"/>
      </w:pPr>
      <w:r w:rsidRPr="006D0CBC">
        <w:drawing>
          <wp:inline distT="0" distB="0" distL="0" distR="0" wp14:anchorId="384CCE1C" wp14:editId="36240D2E">
            <wp:extent cx="5731510" cy="1590675"/>
            <wp:effectExtent l="0" t="0" r="2540" b="9525"/>
            <wp:docPr id="1649682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82121" name="Picture 1" descr="A screenshot of a computer&#10;&#10;AI-generated content may be incorrect."/>
                    <pic:cNvPicPr/>
                  </pic:nvPicPr>
                  <pic:blipFill>
                    <a:blip r:embed="rId18"/>
                    <a:stretch>
                      <a:fillRect/>
                    </a:stretch>
                  </pic:blipFill>
                  <pic:spPr>
                    <a:xfrm>
                      <a:off x="0" y="0"/>
                      <a:ext cx="5731510" cy="1590675"/>
                    </a:xfrm>
                    <a:prstGeom prst="rect">
                      <a:avLst/>
                    </a:prstGeom>
                  </pic:spPr>
                </pic:pic>
              </a:graphicData>
            </a:graphic>
          </wp:inline>
        </w:drawing>
      </w:r>
    </w:p>
    <w:p w14:paraId="7CE1850D" w14:textId="211C5A6F" w:rsidR="00E06B7B" w:rsidRDefault="00E06B7B">
      <w:pPr>
        <w:jc w:val="left"/>
      </w:pPr>
    </w:p>
    <w:p w14:paraId="0DA78674" w14:textId="695A134C" w:rsidR="00E607F4" w:rsidRDefault="00413381" w:rsidP="00E607F4">
      <w:pPr>
        <w:pStyle w:val="ListParagraph"/>
        <w:numPr>
          <w:ilvl w:val="0"/>
          <w:numId w:val="11"/>
        </w:numPr>
        <w:ind w:left="426"/>
      </w:pPr>
      <w:r>
        <w:t xml:space="preserve">Query: Apakah </w:t>
      </w:r>
      <w:r w:rsidR="00E06B7B">
        <w:t>pengawas tidak bisa hadir</w:t>
      </w:r>
      <w:r w:rsidR="005371B2">
        <w:t xml:space="preserve"> untuk kelas yang ditugaskan</w:t>
      </w:r>
      <w:r>
        <w:t>?</w:t>
      </w:r>
    </w:p>
    <w:p w14:paraId="582D8848" w14:textId="15875970" w:rsidR="00794CF8" w:rsidRDefault="00794CF8" w:rsidP="00794CF8">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Pr>
          <w:rFonts w:ascii="Consolas" w:eastAsia="Times New Roman" w:hAnsi="Consolas" w:cs="Times New Roman"/>
          <w:noProof w:val="0"/>
          <w:color w:val="CCCCCC"/>
          <w:kern w:val="0"/>
          <w:sz w:val="21"/>
          <w:szCs w:val="21"/>
          <w:lang w:eastAsia="en-ID"/>
          <w14:ligatures w14:val="none"/>
        </w:rPr>
        <w:t>% FACTS</w:t>
      </w:r>
    </w:p>
    <w:p w14:paraId="0DD76559" w14:textId="0790C6F6" w:rsidR="00794CF8" w:rsidRPr="00794CF8" w:rsidRDefault="00794CF8" w:rsidP="00794CF8">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794CF8">
        <w:rPr>
          <w:rFonts w:ascii="Consolas" w:eastAsia="Times New Roman" w:hAnsi="Consolas" w:cs="Times New Roman"/>
          <w:noProof w:val="0"/>
          <w:color w:val="CCCCCC"/>
          <w:kern w:val="0"/>
          <w:sz w:val="21"/>
          <w:szCs w:val="21"/>
          <w:lang w:eastAsia="en-ID"/>
          <w14:ligatures w14:val="none"/>
        </w:rPr>
        <w:t>% Pengawas dan kehadiran</w:t>
      </w:r>
    </w:p>
    <w:p w14:paraId="1B57B75D" w14:textId="77777777" w:rsidR="00794CF8" w:rsidRPr="00794CF8" w:rsidRDefault="00794CF8" w:rsidP="00794CF8">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roofErr w:type="gramStart"/>
      <w:r w:rsidRPr="00794CF8">
        <w:rPr>
          <w:rFonts w:ascii="Consolas" w:eastAsia="Times New Roman" w:hAnsi="Consolas" w:cs="Times New Roman"/>
          <w:noProof w:val="0"/>
          <w:color w:val="CCCCCC"/>
          <w:kern w:val="0"/>
          <w:sz w:val="21"/>
          <w:szCs w:val="21"/>
          <w:lang w:eastAsia="en-ID"/>
          <w14:ligatures w14:val="none"/>
        </w:rPr>
        <w:t>pengawas(</w:t>
      </w:r>
      <w:proofErr w:type="gramEnd"/>
      <w:r w:rsidRPr="00794CF8">
        <w:rPr>
          <w:rFonts w:ascii="Consolas" w:eastAsia="Times New Roman" w:hAnsi="Consolas" w:cs="Times New Roman"/>
          <w:noProof w:val="0"/>
          <w:color w:val="CCCCCC"/>
          <w:kern w:val="0"/>
          <w:sz w:val="21"/>
          <w:szCs w:val="21"/>
          <w:lang w:eastAsia="en-ID"/>
          <w14:ligatures w14:val="none"/>
        </w:rPr>
        <w:t>pengawas_andi, hadir).</w:t>
      </w:r>
    </w:p>
    <w:p w14:paraId="0F222ED3" w14:textId="77777777" w:rsidR="00794CF8" w:rsidRPr="00794CF8" w:rsidRDefault="00794CF8" w:rsidP="00794CF8">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roofErr w:type="gramStart"/>
      <w:r w:rsidRPr="00794CF8">
        <w:rPr>
          <w:rFonts w:ascii="Consolas" w:eastAsia="Times New Roman" w:hAnsi="Consolas" w:cs="Times New Roman"/>
          <w:noProof w:val="0"/>
          <w:color w:val="CCCCCC"/>
          <w:kern w:val="0"/>
          <w:sz w:val="21"/>
          <w:szCs w:val="21"/>
          <w:lang w:eastAsia="en-ID"/>
          <w14:ligatures w14:val="none"/>
        </w:rPr>
        <w:t>pengawas(</w:t>
      </w:r>
      <w:proofErr w:type="gramEnd"/>
      <w:r w:rsidRPr="00794CF8">
        <w:rPr>
          <w:rFonts w:ascii="Consolas" w:eastAsia="Times New Roman" w:hAnsi="Consolas" w:cs="Times New Roman"/>
          <w:noProof w:val="0"/>
          <w:color w:val="CCCCCC"/>
          <w:kern w:val="0"/>
          <w:sz w:val="21"/>
          <w:szCs w:val="21"/>
          <w:lang w:eastAsia="en-ID"/>
          <w14:ligatures w14:val="none"/>
        </w:rPr>
        <w:t>pengawas_budi, tidak_hadir).</w:t>
      </w:r>
    </w:p>
    <w:p w14:paraId="2D6B056F" w14:textId="77777777" w:rsidR="00794CF8" w:rsidRDefault="00794CF8" w:rsidP="00794CF8">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roofErr w:type="gramStart"/>
      <w:r w:rsidRPr="00794CF8">
        <w:rPr>
          <w:rFonts w:ascii="Consolas" w:eastAsia="Times New Roman" w:hAnsi="Consolas" w:cs="Times New Roman"/>
          <w:noProof w:val="0"/>
          <w:color w:val="CCCCCC"/>
          <w:kern w:val="0"/>
          <w:sz w:val="21"/>
          <w:szCs w:val="21"/>
          <w:lang w:eastAsia="en-ID"/>
          <w14:ligatures w14:val="none"/>
        </w:rPr>
        <w:t>pengawas(</w:t>
      </w:r>
      <w:proofErr w:type="gramEnd"/>
      <w:r w:rsidRPr="00794CF8">
        <w:rPr>
          <w:rFonts w:ascii="Consolas" w:eastAsia="Times New Roman" w:hAnsi="Consolas" w:cs="Times New Roman"/>
          <w:noProof w:val="0"/>
          <w:color w:val="CCCCCC"/>
          <w:kern w:val="0"/>
          <w:sz w:val="21"/>
          <w:szCs w:val="21"/>
          <w:lang w:eastAsia="en-ID"/>
          <w14:ligatures w14:val="none"/>
        </w:rPr>
        <w:t>pengawas_citra, hadir).</w:t>
      </w:r>
    </w:p>
    <w:p w14:paraId="5E4521D7" w14:textId="77777777" w:rsidR="00540E74" w:rsidRDefault="00540E74" w:rsidP="00794CF8">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
    <w:p w14:paraId="51D69D5E" w14:textId="77777777" w:rsidR="00540E74" w:rsidRPr="00540E74" w:rsidRDefault="00540E74" w:rsidP="00540E7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540E74">
        <w:rPr>
          <w:rFonts w:ascii="Consolas" w:eastAsia="Times New Roman" w:hAnsi="Consolas" w:cs="Times New Roman"/>
          <w:noProof w:val="0"/>
          <w:color w:val="CCCCCC"/>
          <w:kern w:val="0"/>
          <w:sz w:val="21"/>
          <w:szCs w:val="21"/>
          <w:lang w:eastAsia="en-ID"/>
          <w14:ligatures w14:val="none"/>
        </w:rPr>
        <w:t>% Penugasan pengawas (pengawas, kelas, waktu)</w:t>
      </w:r>
    </w:p>
    <w:p w14:paraId="31600115" w14:textId="77777777" w:rsidR="00540E74" w:rsidRPr="00540E74" w:rsidRDefault="00540E74" w:rsidP="00540E7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roofErr w:type="gramStart"/>
      <w:r w:rsidRPr="00540E74">
        <w:rPr>
          <w:rFonts w:ascii="Consolas" w:eastAsia="Times New Roman" w:hAnsi="Consolas" w:cs="Times New Roman"/>
          <w:noProof w:val="0"/>
          <w:color w:val="CCCCCC"/>
          <w:kern w:val="0"/>
          <w:sz w:val="21"/>
          <w:szCs w:val="21"/>
          <w:lang w:eastAsia="en-ID"/>
          <w14:ligatures w14:val="none"/>
        </w:rPr>
        <w:t>ditugaskan(</w:t>
      </w:r>
      <w:proofErr w:type="gramEnd"/>
      <w:r w:rsidRPr="00540E74">
        <w:rPr>
          <w:rFonts w:ascii="Consolas" w:eastAsia="Times New Roman" w:hAnsi="Consolas" w:cs="Times New Roman"/>
          <w:noProof w:val="0"/>
          <w:color w:val="CCCCCC"/>
          <w:kern w:val="0"/>
          <w:sz w:val="21"/>
          <w:szCs w:val="21"/>
          <w:lang w:eastAsia="en-ID"/>
          <w14:ligatures w14:val="none"/>
        </w:rPr>
        <w:t>pengawas_andi, kelasA, jam_9).</w:t>
      </w:r>
    </w:p>
    <w:p w14:paraId="4B16459D" w14:textId="77777777" w:rsidR="00540E74" w:rsidRPr="00540E74" w:rsidRDefault="00540E74" w:rsidP="00540E7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roofErr w:type="gramStart"/>
      <w:r w:rsidRPr="00540E74">
        <w:rPr>
          <w:rFonts w:ascii="Consolas" w:eastAsia="Times New Roman" w:hAnsi="Consolas" w:cs="Times New Roman"/>
          <w:noProof w:val="0"/>
          <w:color w:val="CCCCCC"/>
          <w:kern w:val="0"/>
          <w:sz w:val="21"/>
          <w:szCs w:val="21"/>
          <w:lang w:eastAsia="en-ID"/>
          <w14:ligatures w14:val="none"/>
        </w:rPr>
        <w:t>ditugaskan(</w:t>
      </w:r>
      <w:proofErr w:type="gramEnd"/>
      <w:r w:rsidRPr="00540E74">
        <w:rPr>
          <w:rFonts w:ascii="Consolas" w:eastAsia="Times New Roman" w:hAnsi="Consolas" w:cs="Times New Roman"/>
          <w:noProof w:val="0"/>
          <w:color w:val="CCCCCC"/>
          <w:kern w:val="0"/>
          <w:sz w:val="21"/>
          <w:szCs w:val="21"/>
          <w:lang w:eastAsia="en-ID"/>
          <w14:ligatures w14:val="none"/>
        </w:rPr>
        <w:t>pengawas_budi, kelasB, jam_9).  </w:t>
      </w:r>
    </w:p>
    <w:p w14:paraId="307980B6" w14:textId="77777777" w:rsidR="00540E74" w:rsidRPr="00540E74" w:rsidRDefault="00540E74" w:rsidP="00540E7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roofErr w:type="gramStart"/>
      <w:r w:rsidRPr="00540E74">
        <w:rPr>
          <w:rFonts w:ascii="Consolas" w:eastAsia="Times New Roman" w:hAnsi="Consolas" w:cs="Times New Roman"/>
          <w:noProof w:val="0"/>
          <w:color w:val="CCCCCC"/>
          <w:kern w:val="0"/>
          <w:sz w:val="21"/>
          <w:szCs w:val="21"/>
          <w:lang w:eastAsia="en-ID"/>
          <w14:ligatures w14:val="none"/>
        </w:rPr>
        <w:t>ditugaskan(</w:t>
      </w:r>
      <w:proofErr w:type="gramEnd"/>
      <w:r w:rsidRPr="00540E74">
        <w:rPr>
          <w:rFonts w:ascii="Consolas" w:eastAsia="Times New Roman" w:hAnsi="Consolas" w:cs="Times New Roman"/>
          <w:noProof w:val="0"/>
          <w:color w:val="CCCCCC"/>
          <w:kern w:val="0"/>
          <w:sz w:val="21"/>
          <w:szCs w:val="21"/>
          <w:lang w:eastAsia="en-ID"/>
          <w14:ligatures w14:val="none"/>
        </w:rPr>
        <w:t>pengawas_citra, kelasC, jam_14).</w:t>
      </w:r>
    </w:p>
    <w:p w14:paraId="57C5AB11" w14:textId="77777777" w:rsidR="00540E74" w:rsidRPr="00794CF8" w:rsidRDefault="00540E74" w:rsidP="00794CF8">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
    <w:p w14:paraId="717AB8C8" w14:textId="77777777" w:rsidR="00E607F4" w:rsidRDefault="00E607F4" w:rsidP="00E607F4">
      <w:pPr>
        <w:pStyle w:val="ListParagraph"/>
        <w:ind w:left="426"/>
      </w:pPr>
    </w:p>
    <w:p w14:paraId="4BEB7E7A" w14:textId="08F58416" w:rsidR="00E607F4" w:rsidRDefault="00B51AA2" w:rsidP="00B51AA2">
      <w:pPr>
        <w:pStyle w:val="ListParagraph"/>
        <w:numPr>
          <w:ilvl w:val="0"/>
          <w:numId w:val="15"/>
        </w:numPr>
        <w:ind w:left="851"/>
      </w:pPr>
      <w:r>
        <w:t>Pengawas_budi di kelasB pada waktu jam_9 memiliki status tidak_hadir.</w:t>
      </w:r>
    </w:p>
    <w:p w14:paraId="19D573AE" w14:textId="77777777" w:rsidR="00B51AA2" w:rsidRDefault="00B51AA2" w:rsidP="00B51AA2">
      <w:pPr>
        <w:pStyle w:val="ListParagraph"/>
        <w:ind w:left="851"/>
      </w:pPr>
    </w:p>
    <w:p w14:paraId="6CA3B4A2" w14:textId="11B9360D" w:rsidR="00E607F4" w:rsidRDefault="00E607F4" w:rsidP="00E607F4">
      <w:pPr>
        <w:pStyle w:val="ListParagraph"/>
        <w:ind w:left="426"/>
      </w:pPr>
      <w:r>
        <w:t>Hasil Uji Inferensi Streamlit:</w:t>
      </w:r>
    </w:p>
    <w:p w14:paraId="49AF3E41" w14:textId="40676670" w:rsidR="00E06B7B" w:rsidRDefault="000B6B32" w:rsidP="00E06B7B">
      <w:pPr>
        <w:pStyle w:val="ListParagraph"/>
        <w:ind w:left="426"/>
      </w:pPr>
      <w:r w:rsidRPr="000B6B32">
        <w:drawing>
          <wp:inline distT="0" distB="0" distL="0" distR="0" wp14:anchorId="59D1A5A9" wp14:editId="42F5A08D">
            <wp:extent cx="5731510" cy="1542415"/>
            <wp:effectExtent l="0" t="0" r="2540" b="635"/>
            <wp:docPr id="682471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1307" name="Picture 1" descr="A screenshot of a computer&#10;&#10;AI-generated content may be incorrect."/>
                    <pic:cNvPicPr/>
                  </pic:nvPicPr>
                  <pic:blipFill>
                    <a:blip r:embed="rId19"/>
                    <a:stretch>
                      <a:fillRect/>
                    </a:stretch>
                  </pic:blipFill>
                  <pic:spPr>
                    <a:xfrm>
                      <a:off x="0" y="0"/>
                      <a:ext cx="5731510" cy="1542415"/>
                    </a:xfrm>
                    <a:prstGeom prst="rect">
                      <a:avLst/>
                    </a:prstGeom>
                  </pic:spPr>
                </pic:pic>
              </a:graphicData>
            </a:graphic>
          </wp:inline>
        </w:drawing>
      </w:r>
    </w:p>
    <w:p w14:paraId="64A6B00A" w14:textId="77777777" w:rsidR="00B51AA2" w:rsidRDefault="00B51AA2">
      <w:pPr>
        <w:jc w:val="left"/>
      </w:pPr>
      <w:r>
        <w:br w:type="page"/>
      </w:r>
    </w:p>
    <w:p w14:paraId="03212A88" w14:textId="2CC38A8B" w:rsidR="00413381" w:rsidRDefault="00413381" w:rsidP="007F6A82">
      <w:pPr>
        <w:pStyle w:val="ListParagraph"/>
        <w:numPr>
          <w:ilvl w:val="0"/>
          <w:numId w:val="11"/>
        </w:numPr>
        <w:ind w:left="426"/>
      </w:pPr>
      <w:r>
        <w:lastRenderedPageBreak/>
        <w:t xml:space="preserve">Query: Apakah </w:t>
      </w:r>
      <w:r w:rsidR="00C17EB7">
        <w:t>kelas bermasalah</w:t>
      </w:r>
      <w:r>
        <w:t>?</w:t>
      </w:r>
      <w:r w:rsidR="00B244E5">
        <w:t xml:space="preserve"> (bentrok atau ruang invalid)</w:t>
      </w:r>
    </w:p>
    <w:p w14:paraId="49421667" w14:textId="77777777" w:rsidR="007C3A6B" w:rsidRPr="007C3A6B" w:rsidRDefault="007C3A6B" w:rsidP="007C3A6B">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7C3A6B">
        <w:rPr>
          <w:rFonts w:ascii="Consolas" w:eastAsia="Times New Roman" w:hAnsi="Consolas" w:cs="Times New Roman"/>
          <w:noProof w:val="0"/>
          <w:color w:val="CCCCCC"/>
          <w:kern w:val="0"/>
          <w:sz w:val="21"/>
          <w:szCs w:val="21"/>
          <w:lang w:eastAsia="en-ID"/>
          <w14:ligatures w14:val="none"/>
        </w:rPr>
        <w:t>% Rule 6 — Kelas bermasalah jika bentrok ruangan ATAU terkena potensi bentrok (ruang tidak bisa dipakai)</w:t>
      </w:r>
    </w:p>
    <w:p w14:paraId="076248FC" w14:textId="77777777" w:rsidR="007C3A6B" w:rsidRPr="007C3A6B" w:rsidRDefault="007C3A6B" w:rsidP="007C3A6B">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7C3A6B">
        <w:rPr>
          <w:rFonts w:ascii="Consolas" w:eastAsia="Times New Roman" w:hAnsi="Consolas" w:cs="Times New Roman"/>
          <w:noProof w:val="0"/>
          <w:color w:val="CCCCCC"/>
          <w:kern w:val="0"/>
          <w:sz w:val="21"/>
          <w:szCs w:val="21"/>
          <w:lang w:eastAsia="en-ID"/>
          <w14:ligatures w14:val="none"/>
        </w:rPr>
        <w:t>kelas_bermasalah(K</w:t>
      </w:r>
      <w:proofErr w:type="gramStart"/>
      <w:r w:rsidRPr="007C3A6B">
        <w:rPr>
          <w:rFonts w:ascii="Consolas" w:eastAsia="Times New Roman" w:hAnsi="Consolas" w:cs="Times New Roman"/>
          <w:noProof w:val="0"/>
          <w:color w:val="CCCCCC"/>
          <w:kern w:val="0"/>
          <w:sz w:val="21"/>
          <w:szCs w:val="21"/>
          <w:lang w:eastAsia="en-ID"/>
          <w14:ligatures w14:val="none"/>
        </w:rPr>
        <w:t>) :</w:t>
      </w:r>
      <w:proofErr w:type="gramEnd"/>
      <w:r w:rsidRPr="007C3A6B">
        <w:rPr>
          <w:rFonts w:ascii="Consolas" w:eastAsia="Times New Roman" w:hAnsi="Consolas" w:cs="Times New Roman"/>
          <w:noProof w:val="0"/>
          <w:color w:val="CCCCCC"/>
          <w:kern w:val="0"/>
          <w:sz w:val="21"/>
          <w:szCs w:val="21"/>
          <w:lang w:eastAsia="en-ID"/>
          <w14:ligatures w14:val="none"/>
        </w:rPr>
        <w:t>-</w:t>
      </w:r>
    </w:p>
    <w:p w14:paraId="60969DAC" w14:textId="77777777" w:rsidR="007C3A6B" w:rsidRPr="007C3A6B" w:rsidRDefault="007C3A6B" w:rsidP="007C3A6B">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7C3A6B">
        <w:rPr>
          <w:rFonts w:ascii="Consolas" w:eastAsia="Times New Roman" w:hAnsi="Consolas" w:cs="Times New Roman"/>
          <w:noProof w:val="0"/>
          <w:color w:val="CCCCCC"/>
          <w:kern w:val="0"/>
          <w:sz w:val="21"/>
          <w:szCs w:val="21"/>
          <w:lang w:eastAsia="en-ID"/>
          <w14:ligatures w14:val="none"/>
        </w:rPr>
        <w:t>    bentrok_</w:t>
      </w:r>
      <w:proofErr w:type="gramStart"/>
      <w:r w:rsidRPr="007C3A6B">
        <w:rPr>
          <w:rFonts w:ascii="Consolas" w:eastAsia="Times New Roman" w:hAnsi="Consolas" w:cs="Times New Roman"/>
          <w:noProof w:val="0"/>
          <w:color w:val="CCCCCC"/>
          <w:kern w:val="0"/>
          <w:sz w:val="21"/>
          <w:szCs w:val="21"/>
          <w:lang w:eastAsia="en-ID"/>
          <w14:ligatures w14:val="none"/>
        </w:rPr>
        <w:t>ruangan(</w:t>
      </w:r>
      <w:proofErr w:type="gramEnd"/>
      <w:r w:rsidRPr="007C3A6B">
        <w:rPr>
          <w:rFonts w:ascii="Consolas" w:eastAsia="Times New Roman" w:hAnsi="Consolas" w:cs="Times New Roman"/>
          <w:noProof w:val="0"/>
          <w:color w:val="CCCCCC"/>
          <w:kern w:val="0"/>
          <w:sz w:val="21"/>
          <w:szCs w:val="21"/>
          <w:lang w:eastAsia="en-ID"/>
          <w14:ligatures w14:val="none"/>
        </w:rPr>
        <w:t>K, _).</w:t>
      </w:r>
    </w:p>
    <w:p w14:paraId="0D2BBD2F" w14:textId="77777777" w:rsidR="007C3A6B" w:rsidRPr="007C3A6B" w:rsidRDefault="007C3A6B" w:rsidP="007C3A6B">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7C3A6B">
        <w:rPr>
          <w:rFonts w:ascii="Consolas" w:eastAsia="Times New Roman" w:hAnsi="Consolas" w:cs="Times New Roman"/>
          <w:noProof w:val="0"/>
          <w:color w:val="CCCCCC"/>
          <w:kern w:val="0"/>
          <w:sz w:val="21"/>
          <w:szCs w:val="21"/>
          <w:lang w:eastAsia="en-ID"/>
          <w14:ligatures w14:val="none"/>
        </w:rPr>
        <w:t>kelas_bermasalah(K</w:t>
      </w:r>
      <w:proofErr w:type="gramStart"/>
      <w:r w:rsidRPr="007C3A6B">
        <w:rPr>
          <w:rFonts w:ascii="Consolas" w:eastAsia="Times New Roman" w:hAnsi="Consolas" w:cs="Times New Roman"/>
          <w:noProof w:val="0"/>
          <w:color w:val="CCCCCC"/>
          <w:kern w:val="0"/>
          <w:sz w:val="21"/>
          <w:szCs w:val="21"/>
          <w:lang w:eastAsia="en-ID"/>
          <w14:ligatures w14:val="none"/>
        </w:rPr>
        <w:t>) :</w:t>
      </w:r>
      <w:proofErr w:type="gramEnd"/>
      <w:r w:rsidRPr="007C3A6B">
        <w:rPr>
          <w:rFonts w:ascii="Consolas" w:eastAsia="Times New Roman" w:hAnsi="Consolas" w:cs="Times New Roman"/>
          <w:noProof w:val="0"/>
          <w:color w:val="CCCCCC"/>
          <w:kern w:val="0"/>
          <w:sz w:val="21"/>
          <w:szCs w:val="21"/>
          <w:lang w:eastAsia="en-ID"/>
          <w14:ligatures w14:val="none"/>
        </w:rPr>
        <w:t>-</w:t>
      </w:r>
    </w:p>
    <w:p w14:paraId="6205648D" w14:textId="77777777" w:rsidR="007C3A6B" w:rsidRPr="007C3A6B" w:rsidRDefault="007C3A6B" w:rsidP="007C3A6B">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7C3A6B">
        <w:rPr>
          <w:rFonts w:ascii="Consolas" w:eastAsia="Times New Roman" w:hAnsi="Consolas" w:cs="Times New Roman"/>
          <w:noProof w:val="0"/>
          <w:color w:val="CCCCCC"/>
          <w:kern w:val="0"/>
          <w:sz w:val="21"/>
          <w:szCs w:val="21"/>
          <w:lang w:eastAsia="en-ID"/>
          <w14:ligatures w14:val="none"/>
        </w:rPr>
        <w:t>    bentrok_</w:t>
      </w:r>
      <w:proofErr w:type="gramStart"/>
      <w:r w:rsidRPr="007C3A6B">
        <w:rPr>
          <w:rFonts w:ascii="Consolas" w:eastAsia="Times New Roman" w:hAnsi="Consolas" w:cs="Times New Roman"/>
          <w:noProof w:val="0"/>
          <w:color w:val="CCCCCC"/>
          <w:kern w:val="0"/>
          <w:sz w:val="21"/>
          <w:szCs w:val="21"/>
          <w:lang w:eastAsia="en-ID"/>
          <w14:ligatures w14:val="none"/>
        </w:rPr>
        <w:t>ruangan(</w:t>
      </w:r>
      <w:proofErr w:type="gramEnd"/>
      <w:r w:rsidRPr="007C3A6B">
        <w:rPr>
          <w:rFonts w:ascii="Consolas" w:eastAsia="Times New Roman" w:hAnsi="Consolas" w:cs="Times New Roman"/>
          <w:noProof w:val="0"/>
          <w:color w:val="CCCCCC"/>
          <w:kern w:val="0"/>
          <w:sz w:val="21"/>
          <w:szCs w:val="21"/>
          <w:lang w:eastAsia="en-ID"/>
          <w14:ligatures w14:val="none"/>
        </w:rPr>
        <w:t>_, K).</w:t>
      </w:r>
    </w:p>
    <w:p w14:paraId="03EF6312" w14:textId="77777777" w:rsidR="007C3A6B" w:rsidRPr="007C3A6B" w:rsidRDefault="007C3A6B" w:rsidP="007C3A6B">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7C3A6B">
        <w:rPr>
          <w:rFonts w:ascii="Consolas" w:eastAsia="Times New Roman" w:hAnsi="Consolas" w:cs="Times New Roman"/>
          <w:noProof w:val="0"/>
          <w:color w:val="CCCCCC"/>
          <w:kern w:val="0"/>
          <w:sz w:val="21"/>
          <w:szCs w:val="21"/>
          <w:lang w:eastAsia="en-ID"/>
          <w14:ligatures w14:val="none"/>
        </w:rPr>
        <w:t>kelas_bermasalah(K</w:t>
      </w:r>
      <w:proofErr w:type="gramStart"/>
      <w:r w:rsidRPr="007C3A6B">
        <w:rPr>
          <w:rFonts w:ascii="Consolas" w:eastAsia="Times New Roman" w:hAnsi="Consolas" w:cs="Times New Roman"/>
          <w:noProof w:val="0"/>
          <w:color w:val="CCCCCC"/>
          <w:kern w:val="0"/>
          <w:sz w:val="21"/>
          <w:szCs w:val="21"/>
          <w:lang w:eastAsia="en-ID"/>
          <w14:ligatures w14:val="none"/>
        </w:rPr>
        <w:t>) :</w:t>
      </w:r>
      <w:proofErr w:type="gramEnd"/>
      <w:r w:rsidRPr="007C3A6B">
        <w:rPr>
          <w:rFonts w:ascii="Consolas" w:eastAsia="Times New Roman" w:hAnsi="Consolas" w:cs="Times New Roman"/>
          <w:noProof w:val="0"/>
          <w:color w:val="CCCCCC"/>
          <w:kern w:val="0"/>
          <w:sz w:val="21"/>
          <w:szCs w:val="21"/>
          <w:lang w:eastAsia="en-ID"/>
          <w14:ligatures w14:val="none"/>
        </w:rPr>
        <w:t>-</w:t>
      </w:r>
    </w:p>
    <w:p w14:paraId="06E15629" w14:textId="77777777" w:rsidR="00972092" w:rsidRDefault="007C3A6B" w:rsidP="0097209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7C3A6B">
        <w:rPr>
          <w:rFonts w:ascii="Consolas" w:eastAsia="Times New Roman" w:hAnsi="Consolas" w:cs="Times New Roman"/>
          <w:noProof w:val="0"/>
          <w:color w:val="CCCCCC"/>
          <w:kern w:val="0"/>
          <w:sz w:val="21"/>
          <w:szCs w:val="21"/>
          <w:lang w:eastAsia="en-ID"/>
          <w14:ligatures w14:val="none"/>
        </w:rPr>
        <w:t>    potensi_</w:t>
      </w:r>
      <w:proofErr w:type="gramStart"/>
      <w:r w:rsidRPr="007C3A6B">
        <w:rPr>
          <w:rFonts w:ascii="Consolas" w:eastAsia="Times New Roman" w:hAnsi="Consolas" w:cs="Times New Roman"/>
          <w:noProof w:val="0"/>
          <w:color w:val="CCCCCC"/>
          <w:kern w:val="0"/>
          <w:sz w:val="21"/>
          <w:szCs w:val="21"/>
          <w:lang w:eastAsia="en-ID"/>
          <w14:ligatures w14:val="none"/>
        </w:rPr>
        <w:t>bentrok(</w:t>
      </w:r>
      <w:proofErr w:type="gramEnd"/>
      <w:r w:rsidRPr="007C3A6B">
        <w:rPr>
          <w:rFonts w:ascii="Consolas" w:eastAsia="Times New Roman" w:hAnsi="Consolas" w:cs="Times New Roman"/>
          <w:noProof w:val="0"/>
          <w:color w:val="CCCCCC"/>
          <w:kern w:val="0"/>
          <w:sz w:val="21"/>
          <w:szCs w:val="21"/>
          <w:lang w:eastAsia="en-ID"/>
          <w14:ligatures w14:val="none"/>
        </w:rPr>
        <w:t>K, _, _).</w:t>
      </w:r>
    </w:p>
    <w:p w14:paraId="29D892E9" w14:textId="77777777" w:rsidR="00972092" w:rsidRDefault="00972092" w:rsidP="0097209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
    <w:p w14:paraId="350378F9" w14:textId="0DB3127A" w:rsidR="00972092" w:rsidRPr="00972092" w:rsidRDefault="00972092" w:rsidP="0097209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72092">
        <w:rPr>
          <w:rFonts w:ascii="Consolas" w:eastAsia="Times New Roman" w:hAnsi="Consolas" w:cs="Times New Roman"/>
          <w:noProof w:val="0"/>
          <w:color w:val="CCCCCC"/>
          <w:kern w:val="0"/>
          <w:sz w:val="21"/>
          <w:szCs w:val="21"/>
          <w:lang w:eastAsia="en-ID"/>
          <w14:ligatures w14:val="none"/>
        </w:rPr>
        <w:t>% Rule 1 — Bentrok Ruangan yang benar-benar “ruang sama, waktu sama”</w:t>
      </w:r>
    </w:p>
    <w:p w14:paraId="6144B27C" w14:textId="77777777" w:rsidR="00972092" w:rsidRPr="00972092" w:rsidRDefault="00972092" w:rsidP="0097209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72092">
        <w:rPr>
          <w:rFonts w:ascii="Consolas" w:eastAsia="Times New Roman" w:hAnsi="Consolas" w:cs="Times New Roman"/>
          <w:noProof w:val="0"/>
          <w:color w:val="CCCCCC"/>
          <w:kern w:val="0"/>
          <w:sz w:val="21"/>
          <w:szCs w:val="21"/>
          <w:lang w:eastAsia="en-ID"/>
          <w14:ligatures w14:val="none"/>
        </w:rPr>
        <w:t>bentrok_</w:t>
      </w:r>
      <w:proofErr w:type="gramStart"/>
      <w:r w:rsidRPr="00972092">
        <w:rPr>
          <w:rFonts w:ascii="Consolas" w:eastAsia="Times New Roman" w:hAnsi="Consolas" w:cs="Times New Roman"/>
          <w:noProof w:val="0"/>
          <w:color w:val="CCCCCC"/>
          <w:kern w:val="0"/>
          <w:sz w:val="21"/>
          <w:szCs w:val="21"/>
          <w:lang w:eastAsia="en-ID"/>
          <w14:ligatures w14:val="none"/>
        </w:rPr>
        <w:t>ruangan(</w:t>
      </w:r>
      <w:proofErr w:type="gramEnd"/>
      <w:r w:rsidRPr="00972092">
        <w:rPr>
          <w:rFonts w:ascii="Consolas" w:eastAsia="Times New Roman" w:hAnsi="Consolas" w:cs="Times New Roman"/>
          <w:noProof w:val="0"/>
          <w:color w:val="CCCCCC"/>
          <w:kern w:val="0"/>
          <w:sz w:val="21"/>
          <w:szCs w:val="21"/>
          <w:lang w:eastAsia="en-ID"/>
          <w14:ligatures w14:val="none"/>
        </w:rPr>
        <w:t>K1, K2</w:t>
      </w:r>
      <w:proofErr w:type="gramStart"/>
      <w:r w:rsidRPr="00972092">
        <w:rPr>
          <w:rFonts w:ascii="Consolas" w:eastAsia="Times New Roman" w:hAnsi="Consolas" w:cs="Times New Roman"/>
          <w:noProof w:val="0"/>
          <w:color w:val="CCCCCC"/>
          <w:kern w:val="0"/>
          <w:sz w:val="21"/>
          <w:szCs w:val="21"/>
          <w:lang w:eastAsia="en-ID"/>
          <w14:ligatures w14:val="none"/>
        </w:rPr>
        <w:t>) :</w:t>
      </w:r>
      <w:proofErr w:type="gramEnd"/>
      <w:r w:rsidRPr="00972092">
        <w:rPr>
          <w:rFonts w:ascii="Consolas" w:eastAsia="Times New Roman" w:hAnsi="Consolas" w:cs="Times New Roman"/>
          <w:noProof w:val="0"/>
          <w:color w:val="CCCCCC"/>
          <w:kern w:val="0"/>
          <w:sz w:val="21"/>
          <w:szCs w:val="21"/>
          <w:lang w:eastAsia="en-ID"/>
          <w14:ligatures w14:val="none"/>
        </w:rPr>
        <w:t>-</w:t>
      </w:r>
    </w:p>
    <w:p w14:paraId="23802A92" w14:textId="77777777" w:rsidR="00972092" w:rsidRPr="00972092" w:rsidRDefault="00972092" w:rsidP="0097209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72092">
        <w:rPr>
          <w:rFonts w:ascii="Consolas" w:eastAsia="Times New Roman" w:hAnsi="Consolas" w:cs="Times New Roman"/>
          <w:noProof w:val="0"/>
          <w:color w:val="CCCCCC"/>
          <w:kern w:val="0"/>
          <w:sz w:val="21"/>
          <w:szCs w:val="21"/>
          <w:lang w:eastAsia="en-ID"/>
          <w14:ligatures w14:val="none"/>
        </w:rPr>
        <w:t>    kelas_di_</w:t>
      </w:r>
      <w:proofErr w:type="gramStart"/>
      <w:r w:rsidRPr="00972092">
        <w:rPr>
          <w:rFonts w:ascii="Consolas" w:eastAsia="Times New Roman" w:hAnsi="Consolas" w:cs="Times New Roman"/>
          <w:noProof w:val="0"/>
          <w:color w:val="CCCCCC"/>
          <w:kern w:val="0"/>
          <w:sz w:val="21"/>
          <w:szCs w:val="21"/>
          <w:lang w:eastAsia="en-ID"/>
          <w14:ligatures w14:val="none"/>
        </w:rPr>
        <w:t>ruang(</w:t>
      </w:r>
      <w:proofErr w:type="gramEnd"/>
      <w:r w:rsidRPr="00972092">
        <w:rPr>
          <w:rFonts w:ascii="Consolas" w:eastAsia="Times New Roman" w:hAnsi="Consolas" w:cs="Times New Roman"/>
          <w:noProof w:val="0"/>
          <w:color w:val="CCCCCC"/>
          <w:kern w:val="0"/>
          <w:sz w:val="21"/>
          <w:szCs w:val="21"/>
          <w:lang w:eastAsia="en-ID"/>
          <w14:ligatures w14:val="none"/>
        </w:rPr>
        <w:t>K1, R, W),</w:t>
      </w:r>
    </w:p>
    <w:p w14:paraId="06EDEF9F" w14:textId="77777777" w:rsidR="00972092" w:rsidRPr="00972092" w:rsidRDefault="00972092" w:rsidP="0097209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72092">
        <w:rPr>
          <w:rFonts w:ascii="Consolas" w:eastAsia="Times New Roman" w:hAnsi="Consolas" w:cs="Times New Roman"/>
          <w:noProof w:val="0"/>
          <w:color w:val="CCCCCC"/>
          <w:kern w:val="0"/>
          <w:sz w:val="21"/>
          <w:szCs w:val="21"/>
          <w:lang w:eastAsia="en-ID"/>
          <w14:ligatures w14:val="none"/>
        </w:rPr>
        <w:t>    kelas_di_</w:t>
      </w:r>
      <w:proofErr w:type="gramStart"/>
      <w:r w:rsidRPr="00972092">
        <w:rPr>
          <w:rFonts w:ascii="Consolas" w:eastAsia="Times New Roman" w:hAnsi="Consolas" w:cs="Times New Roman"/>
          <w:noProof w:val="0"/>
          <w:color w:val="CCCCCC"/>
          <w:kern w:val="0"/>
          <w:sz w:val="21"/>
          <w:szCs w:val="21"/>
          <w:lang w:eastAsia="en-ID"/>
          <w14:ligatures w14:val="none"/>
        </w:rPr>
        <w:t>ruang(</w:t>
      </w:r>
      <w:proofErr w:type="gramEnd"/>
      <w:r w:rsidRPr="00972092">
        <w:rPr>
          <w:rFonts w:ascii="Consolas" w:eastAsia="Times New Roman" w:hAnsi="Consolas" w:cs="Times New Roman"/>
          <w:noProof w:val="0"/>
          <w:color w:val="CCCCCC"/>
          <w:kern w:val="0"/>
          <w:sz w:val="21"/>
          <w:szCs w:val="21"/>
          <w:lang w:eastAsia="en-ID"/>
          <w14:ligatures w14:val="none"/>
        </w:rPr>
        <w:t>K2, R, W),</w:t>
      </w:r>
    </w:p>
    <w:p w14:paraId="710E4C4C" w14:textId="77777777" w:rsidR="00972092" w:rsidRPr="00972092" w:rsidRDefault="00972092" w:rsidP="0097209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72092">
        <w:rPr>
          <w:rFonts w:ascii="Consolas" w:eastAsia="Times New Roman" w:hAnsi="Consolas" w:cs="Times New Roman"/>
          <w:noProof w:val="0"/>
          <w:color w:val="CCCCCC"/>
          <w:kern w:val="0"/>
          <w:sz w:val="21"/>
          <w:szCs w:val="21"/>
          <w:lang w:eastAsia="en-ID"/>
          <w14:ligatures w14:val="none"/>
        </w:rPr>
        <w:t>    K1 @&lt; K2.</w:t>
      </w:r>
    </w:p>
    <w:p w14:paraId="60D072B1" w14:textId="77777777" w:rsidR="0045774A" w:rsidRDefault="0045774A" w:rsidP="009115D8">
      <w:pPr>
        <w:pStyle w:val="ListParagraph"/>
        <w:ind w:left="426"/>
      </w:pPr>
    </w:p>
    <w:p w14:paraId="24CA8A84" w14:textId="769848B4" w:rsidR="00DA5C8A" w:rsidRDefault="00DA5C8A" w:rsidP="00DA5C8A">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Pr>
          <w:rFonts w:ascii="Consolas" w:eastAsia="Times New Roman" w:hAnsi="Consolas" w:cs="Times New Roman"/>
          <w:noProof w:val="0"/>
          <w:color w:val="CCCCCC"/>
          <w:kern w:val="0"/>
          <w:sz w:val="21"/>
          <w:szCs w:val="21"/>
          <w:lang w:eastAsia="en-ID"/>
          <w14:ligatures w14:val="none"/>
        </w:rPr>
        <w:t>% FACTS</w:t>
      </w:r>
    </w:p>
    <w:p w14:paraId="66E58E7D" w14:textId="25BB7D81" w:rsidR="00DA5C8A" w:rsidRPr="00DA5C8A" w:rsidRDefault="00DA5C8A" w:rsidP="00DA5C8A">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DA5C8A">
        <w:rPr>
          <w:rFonts w:ascii="Consolas" w:eastAsia="Times New Roman" w:hAnsi="Consolas" w:cs="Times New Roman"/>
          <w:noProof w:val="0"/>
          <w:color w:val="CCCCCC"/>
          <w:kern w:val="0"/>
          <w:sz w:val="21"/>
          <w:szCs w:val="21"/>
          <w:lang w:eastAsia="en-ID"/>
          <w14:ligatures w14:val="none"/>
        </w:rPr>
        <w:t>% Penempatan kelas ke ruang (kelas, ruang, waktu)</w:t>
      </w:r>
    </w:p>
    <w:p w14:paraId="0F9842C8" w14:textId="77777777" w:rsidR="00DA5C8A" w:rsidRPr="00DA5C8A" w:rsidRDefault="00DA5C8A" w:rsidP="00DA5C8A">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DA5C8A">
        <w:rPr>
          <w:rFonts w:ascii="Consolas" w:eastAsia="Times New Roman" w:hAnsi="Consolas" w:cs="Times New Roman"/>
          <w:noProof w:val="0"/>
          <w:color w:val="CCCCCC"/>
          <w:kern w:val="0"/>
          <w:sz w:val="21"/>
          <w:szCs w:val="21"/>
          <w:lang w:eastAsia="en-ID"/>
          <w14:ligatures w14:val="none"/>
        </w:rPr>
        <w:t>kelas_di_</w:t>
      </w:r>
      <w:proofErr w:type="gramStart"/>
      <w:r w:rsidRPr="00DA5C8A">
        <w:rPr>
          <w:rFonts w:ascii="Consolas" w:eastAsia="Times New Roman" w:hAnsi="Consolas" w:cs="Times New Roman"/>
          <w:noProof w:val="0"/>
          <w:color w:val="CCCCCC"/>
          <w:kern w:val="0"/>
          <w:sz w:val="21"/>
          <w:szCs w:val="21"/>
          <w:lang w:eastAsia="en-ID"/>
          <w14:ligatures w14:val="none"/>
        </w:rPr>
        <w:t>ruang(</w:t>
      </w:r>
      <w:proofErr w:type="gramEnd"/>
      <w:r w:rsidRPr="00DA5C8A">
        <w:rPr>
          <w:rFonts w:ascii="Consolas" w:eastAsia="Times New Roman" w:hAnsi="Consolas" w:cs="Times New Roman"/>
          <w:noProof w:val="0"/>
          <w:color w:val="CCCCCC"/>
          <w:kern w:val="0"/>
          <w:sz w:val="21"/>
          <w:szCs w:val="21"/>
          <w:lang w:eastAsia="en-ID"/>
          <w14:ligatures w14:val="none"/>
        </w:rPr>
        <w:t>kelasA, ruang_201, jam_9).</w:t>
      </w:r>
    </w:p>
    <w:p w14:paraId="5F469F50" w14:textId="77777777" w:rsidR="00DA5C8A" w:rsidRPr="00DA5C8A" w:rsidRDefault="00DA5C8A" w:rsidP="00DA5C8A">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DA5C8A">
        <w:rPr>
          <w:rFonts w:ascii="Consolas" w:eastAsia="Times New Roman" w:hAnsi="Consolas" w:cs="Times New Roman"/>
          <w:noProof w:val="0"/>
          <w:color w:val="CCCCCC"/>
          <w:kern w:val="0"/>
          <w:sz w:val="21"/>
          <w:szCs w:val="21"/>
          <w:lang w:eastAsia="en-ID"/>
          <w14:ligatures w14:val="none"/>
        </w:rPr>
        <w:t>kelas_di_</w:t>
      </w:r>
      <w:proofErr w:type="gramStart"/>
      <w:r w:rsidRPr="00DA5C8A">
        <w:rPr>
          <w:rFonts w:ascii="Consolas" w:eastAsia="Times New Roman" w:hAnsi="Consolas" w:cs="Times New Roman"/>
          <w:noProof w:val="0"/>
          <w:color w:val="CCCCCC"/>
          <w:kern w:val="0"/>
          <w:sz w:val="21"/>
          <w:szCs w:val="21"/>
          <w:lang w:eastAsia="en-ID"/>
          <w14:ligatures w14:val="none"/>
        </w:rPr>
        <w:t>ruang(</w:t>
      </w:r>
      <w:proofErr w:type="gramEnd"/>
      <w:r w:rsidRPr="00DA5C8A">
        <w:rPr>
          <w:rFonts w:ascii="Consolas" w:eastAsia="Times New Roman" w:hAnsi="Consolas" w:cs="Times New Roman"/>
          <w:noProof w:val="0"/>
          <w:color w:val="CCCCCC"/>
          <w:kern w:val="0"/>
          <w:sz w:val="21"/>
          <w:szCs w:val="21"/>
          <w:lang w:eastAsia="en-ID"/>
          <w14:ligatures w14:val="none"/>
        </w:rPr>
        <w:t>kelasB, ruang_201, jam_9).  </w:t>
      </w:r>
    </w:p>
    <w:p w14:paraId="335AA3CB" w14:textId="77777777" w:rsidR="00DA5C8A" w:rsidRPr="00DA5C8A" w:rsidRDefault="00DA5C8A" w:rsidP="00DA5C8A">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DA5C8A">
        <w:rPr>
          <w:rFonts w:ascii="Consolas" w:eastAsia="Times New Roman" w:hAnsi="Consolas" w:cs="Times New Roman"/>
          <w:noProof w:val="0"/>
          <w:color w:val="CCCCCC"/>
          <w:kern w:val="0"/>
          <w:sz w:val="21"/>
          <w:szCs w:val="21"/>
          <w:lang w:eastAsia="en-ID"/>
          <w14:ligatures w14:val="none"/>
        </w:rPr>
        <w:t>kelas_di_</w:t>
      </w:r>
      <w:proofErr w:type="gramStart"/>
      <w:r w:rsidRPr="00DA5C8A">
        <w:rPr>
          <w:rFonts w:ascii="Consolas" w:eastAsia="Times New Roman" w:hAnsi="Consolas" w:cs="Times New Roman"/>
          <w:noProof w:val="0"/>
          <w:color w:val="CCCCCC"/>
          <w:kern w:val="0"/>
          <w:sz w:val="21"/>
          <w:szCs w:val="21"/>
          <w:lang w:eastAsia="en-ID"/>
          <w14:ligatures w14:val="none"/>
        </w:rPr>
        <w:t>ruang(</w:t>
      </w:r>
      <w:proofErr w:type="gramEnd"/>
      <w:r w:rsidRPr="00DA5C8A">
        <w:rPr>
          <w:rFonts w:ascii="Consolas" w:eastAsia="Times New Roman" w:hAnsi="Consolas" w:cs="Times New Roman"/>
          <w:noProof w:val="0"/>
          <w:color w:val="CCCCCC"/>
          <w:kern w:val="0"/>
          <w:sz w:val="21"/>
          <w:szCs w:val="21"/>
          <w:lang w:eastAsia="en-ID"/>
          <w14:ligatures w14:val="none"/>
        </w:rPr>
        <w:t>kelasC, ruang_401, jam_14).</w:t>
      </w:r>
    </w:p>
    <w:p w14:paraId="3CF398EA" w14:textId="77777777" w:rsidR="00972092" w:rsidRDefault="00972092" w:rsidP="009115D8">
      <w:pPr>
        <w:pStyle w:val="ListParagraph"/>
        <w:ind w:left="426"/>
      </w:pPr>
    </w:p>
    <w:p w14:paraId="61002A67" w14:textId="2603B5A9" w:rsidR="0057687C" w:rsidRDefault="0057687C" w:rsidP="0057687C">
      <w:pPr>
        <w:pStyle w:val="ListParagraph"/>
        <w:numPr>
          <w:ilvl w:val="0"/>
          <w:numId w:val="15"/>
        </w:numPr>
        <w:ind w:left="709"/>
      </w:pPr>
      <w:r>
        <w:t>kelasA → bentrok_ruangan(A,B)</w:t>
      </w:r>
    </w:p>
    <w:p w14:paraId="451137C1" w14:textId="23817973" w:rsidR="0057687C" w:rsidRDefault="0057687C" w:rsidP="0057687C">
      <w:pPr>
        <w:pStyle w:val="ListParagraph"/>
        <w:numPr>
          <w:ilvl w:val="0"/>
          <w:numId w:val="15"/>
        </w:numPr>
        <w:ind w:left="709"/>
      </w:pPr>
      <w:r>
        <w:t>kelasB → bentrok_ruangan(A,B) dan potensi_bentrok</w:t>
      </w:r>
    </w:p>
    <w:p w14:paraId="27BCBF83" w14:textId="4094B052" w:rsidR="00DA5C8A" w:rsidRDefault="0057687C" w:rsidP="0057687C">
      <w:pPr>
        <w:pStyle w:val="ListParagraph"/>
        <w:numPr>
          <w:ilvl w:val="0"/>
          <w:numId w:val="15"/>
        </w:numPr>
        <w:ind w:left="709"/>
      </w:pPr>
      <w:r>
        <w:t>kelasC → aman (ruang_401 jam_14 tersedia)</w:t>
      </w:r>
    </w:p>
    <w:p w14:paraId="62166C72" w14:textId="77777777" w:rsidR="0057687C" w:rsidRDefault="0057687C" w:rsidP="0057687C">
      <w:pPr>
        <w:pStyle w:val="ListParagraph"/>
        <w:ind w:left="709"/>
      </w:pPr>
    </w:p>
    <w:p w14:paraId="7EB0A1EA" w14:textId="65B10D92" w:rsidR="007C3A6B" w:rsidRDefault="0045774A" w:rsidP="009115D8">
      <w:pPr>
        <w:pStyle w:val="ListParagraph"/>
        <w:ind w:left="426"/>
      </w:pPr>
      <w:r>
        <w:t>Hasil Uji Inferensi Streamlit:</w:t>
      </w:r>
    </w:p>
    <w:p w14:paraId="6C52373A" w14:textId="332168B9" w:rsidR="00C17EB7" w:rsidRDefault="004712B5" w:rsidP="00C17EB7">
      <w:pPr>
        <w:pStyle w:val="ListParagraph"/>
        <w:ind w:left="426"/>
      </w:pPr>
      <w:r w:rsidRPr="004712B5">
        <w:drawing>
          <wp:inline distT="0" distB="0" distL="0" distR="0" wp14:anchorId="23BB428C" wp14:editId="7C3498B4">
            <wp:extent cx="5731510" cy="1863090"/>
            <wp:effectExtent l="0" t="0" r="2540" b="3810"/>
            <wp:docPr id="562774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74137" name="Picture 1" descr="A screenshot of a computer&#10;&#10;AI-generated content may be incorrect."/>
                    <pic:cNvPicPr/>
                  </pic:nvPicPr>
                  <pic:blipFill>
                    <a:blip r:embed="rId20"/>
                    <a:stretch>
                      <a:fillRect/>
                    </a:stretch>
                  </pic:blipFill>
                  <pic:spPr>
                    <a:xfrm>
                      <a:off x="0" y="0"/>
                      <a:ext cx="5731510" cy="1863090"/>
                    </a:xfrm>
                    <a:prstGeom prst="rect">
                      <a:avLst/>
                    </a:prstGeom>
                  </pic:spPr>
                </pic:pic>
              </a:graphicData>
            </a:graphic>
          </wp:inline>
        </w:drawing>
      </w:r>
    </w:p>
    <w:p w14:paraId="5F44D8E1" w14:textId="77777777" w:rsidR="00937576" w:rsidRDefault="00937576">
      <w:pPr>
        <w:jc w:val="left"/>
      </w:pPr>
      <w:r>
        <w:br w:type="page"/>
      </w:r>
    </w:p>
    <w:p w14:paraId="0E1A441A" w14:textId="1164B372" w:rsidR="00413381" w:rsidRDefault="00413381" w:rsidP="007F6A82">
      <w:pPr>
        <w:pStyle w:val="ListParagraph"/>
        <w:numPr>
          <w:ilvl w:val="0"/>
          <w:numId w:val="11"/>
        </w:numPr>
        <w:ind w:left="426"/>
      </w:pPr>
      <w:r>
        <w:lastRenderedPageBreak/>
        <w:t xml:space="preserve">Query: Apakah </w:t>
      </w:r>
      <w:r w:rsidR="00A51249">
        <w:t>jadwal bermasalah karena bentrok</w:t>
      </w:r>
      <w:r>
        <w:t>?</w:t>
      </w:r>
    </w:p>
    <w:p w14:paraId="7536DB08" w14:textId="77777777" w:rsidR="00BB7A34" w:rsidRPr="00BB7A34" w:rsidRDefault="00BB7A34" w:rsidP="00BB7A3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BB7A34">
        <w:rPr>
          <w:rFonts w:ascii="Consolas" w:eastAsia="Times New Roman" w:hAnsi="Consolas" w:cs="Times New Roman"/>
          <w:noProof w:val="0"/>
          <w:color w:val="CCCCCC"/>
          <w:kern w:val="0"/>
          <w:sz w:val="21"/>
          <w:szCs w:val="21"/>
          <w:lang w:eastAsia="en-ID"/>
          <w14:ligatures w14:val="none"/>
        </w:rPr>
        <w:t>% Rule 7 — Jadwal bermasalah jika kelas bermasalah dan kelas itu memang dijadwalkan ujian</w:t>
      </w:r>
    </w:p>
    <w:p w14:paraId="547DC64E" w14:textId="77777777" w:rsidR="00BB7A34" w:rsidRPr="00BB7A34" w:rsidRDefault="00BB7A34" w:rsidP="00BB7A3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BB7A34">
        <w:rPr>
          <w:rFonts w:ascii="Consolas" w:eastAsia="Times New Roman" w:hAnsi="Consolas" w:cs="Times New Roman"/>
          <w:noProof w:val="0"/>
          <w:color w:val="CCCCCC"/>
          <w:kern w:val="0"/>
          <w:sz w:val="21"/>
          <w:szCs w:val="21"/>
          <w:lang w:eastAsia="en-ID"/>
          <w14:ligatures w14:val="none"/>
        </w:rPr>
        <w:t>jadwal_bermasalah(K</w:t>
      </w:r>
      <w:proofErr w:type="gramStart"/>
      <w:r w:rsidRPr="00BB7A34">
        <w:rPr>
          <w:rFonts w:ascii="Consolas" w:eastAsia="Times New Roman" w:hAnsi="Consolas" w:cs="Times New Roman"/>
          <w:noProof w:val="0"/>
          <w:color w:val="CCCCCC"/>
          <w:kern w:val="0"/>
          <w:sz w:val="21"/>
          <w:szCs w:val="21"/>
          <w:lang w:eastAsia="en-ID"/>
          <w14:ligatures w14:val="none"/>
        </w:rPr>
        <w:t>) :</w:t>
      </w:r>
      <w:proofErr w:type="gramEnd"/>
      <w:r w:rsidRPr="00BB7A34">
        <w:rPr>
          <w:rFonts w:ascii="Consolas" w:eastAsia="Times New Roman" w:hAnsi="Consolas" w:cs="Times New Roman"/>
          <w:noProof w:val="0"/>
          <w:color w:val="CCCCCC"/>
          <w:kern w:val="0"/>
          <w:sz w:val="21"/>
          <w:szCs w:val="21"/>
          <w:lang w:eastAsia="en-ID"/>
          <w14:ligatures w14:val="none"/>
        </w:rPr>
        <w:t>-</w:t>
      </w:r>
    </w:p>
    <w:p w14:paraId="782D76AC" w14:textId="77777777" w:rsidR="00BB7A34" w:rsidRPr="00BB7A34" w:rsidRDefault="00BB7A34" w:rsidP="00BB7A3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BB7A34">
        <w:rPr>
          <w:rFonts w:ascii="Consolas" w:eastAsia="Times New Roman" w:hAnsi="Consolas" w:cs="Times New Roman"/>
          <w:noProof w:val="0"/>
          <w:color w:val="CCCCCC"/>
          <w:kern w:val="0"/>
          <w:sz w:val="21"/>
          <w:szCs w:val="21"/>
          <w:lang w:eastAsia="en-ID"/>
          <w14:ligatures w14:val="none"/>
        </w:rPr>
        <w:t>    kelas_bermasalah(K),</w:t>
      </w:r>
    </w:p>
    <w:p w14:paraId="032EAA9C" w14:textId="77777777" w:rsidR="00BB7A34" w:rsidRDefault="00BB7A34" w:rsidP="00BB7A3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BB7A34">
        <w:rPr>
          <w:rFonts w:ascii="Consolas" w:eastAsia="Times New Roman" w:hAnsi="Consolas" w:cs="Times New Roman"/>
          <w:noProof w:val="0"/>
          <w:color w:val="CCCCCC"/>
          <w:kern w:val="0"/>
          <w:sz w:val="21"/>
          <w:szCs w:val="21"/>
          <w:lang w:eastAsia="en-ID"/>
          <w14:ligatures w14:val="none"/>
        </w:rPr>
        <w:t>    kelas_</w:t>
      </w:r>
      <w:proofErr w:type="gramStart"/>
      <w:r w:rsidRPr="00BB7A34">
        <w:rPr>
          <w:rFonts w:ascii="Consolas" w:eastAsia="Times New Roman" w:hAnsi="Consolas" w:cs="Times New Roman"/>
          <w:noProof w:val="0"/>
          <w:color w:val="CCCCCC"/>
          <w:kern w:val="0"/>
          <w:sz w:val="21"/>
          <w:szCs w:val="21"/>
          <w:lang w:eastAsia="en-ID"/>
          <w14:ligatures w14:val="none"/>
        </w:rPr>
        <w:t>dijadwalkan(</w:t>
      </w:r>
      <w:proofErr w:type="gramEnd"/>
      <w:r w:rsidRPr="00BB7A34">
        <w:rPr>
          <w:rFonts w:ascii="Consolas" w:eastAsia="Times New Roman" w:hAnsi="Consolas" w:cs="Times New Roman"/>
          <w:noProof w:val="0"/>
          <w:color w:val="CCCCCC"/>
          <w:kern w:val="0"/>
          <w:sz w:val="21"/>
          <w:szCs w:val="21"/>
          <w:lang w:eastAsia="en-ID"/>
          <w14:ligatures w14:val="none"/>
        </w:rPr>
        <w:t>K, _, _).</w:t>
      </w:r>
    </w:p>
    <w:p w14:paraId="3C3E7B13" w14:textId="77777777" w:rsidR="00BB7A34" w:rsidRDefault="00BB7A34" w:rsidP="00BB7A3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
    <w:p w14:paraId="1CB7DA6E" w14:textId="77777777" w:rsidR="001372B0" w:rsidRPr="001372B0"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1372B0">
        <w:rPr>
          <w:rFonts w:ascii="Consolas" w:eastAsia="Times New Roman" w:hAnsi="Consolas" w:cs="Times New Roman"/>
          <w:noProof w:val="0"/>
          <w:color w:val="CCCCCC"/>
          <w:kern w:val="0"/>
          <w:sz w:val="21"/>
          <w:szCs w:val="21"/>
          <w:lang w:eastAsia="en-ID"/>
          <w14:ligatures w14:val="none"/>
        </w:rPr>
        <w:t>% Rule 6 — Kelas bermasalah jika bentrok ruangan ATAU terkena potensi bentrok (ruang tidak bisa dipakai)</w:t>
      </w:r>
    </w:p>
    <w:p w14:paraId="54437751" w14:textId="77777777" w:rsidR="001372B0" w:rsidRPr="001372B0"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1372B0">
        <w:rPr>
          <w:rFonts w:ascii="Consolas" w:eastAsia="Times New Roman" w:hAnsi="Consolas" w:cs="Times New Roman"/>
          <w:noProof w:val="0"/>
          <w:color w:val="CCCCCC"/>
          <w:kern w:val="0"/>
          <w:sz w:val="21"/>
          <w:szCs w:val="21"/>
          <w:lang w:eastAsia="en-ID"/>
          <w14:ligatures w14:val="none"/>
        </w:rPr>
        <w:t>kelas_bermasalah(K</w:t>
      </w:r>
      <w:proofErr w:type="gramStart"/>
      <w:r w:rsidRPr="001372B0">
        <w:rPr>
          <w:rFonts w:ascii="Consolas" w:eastAsia="Times New Roman" w:hAnsi="Consolas" w:cs="Times New Roman"/>
          <w:noProof w:val="0"/>
          <w:color w:val="CCCCCC"/>
          <w:kern w:val="0"/>
          <w:sz w:val="21"/>
          <w:szCs w:val="21"/>
          <w:lang w:eastAsia="en-ID"/>
          <w14:ligatures w14:val="none"/>
        </w:rPr>
        <w:t>) :</w:t>
      </w:r>
      <w:proofErr w:type="gramEnd"/>
      <w:r w:rsidRPr="001372B0">
        <w:rPr>
          <w:rFonts w:ascii="Consolas" w:eastAsia="Times New Roman" w:hAnsi="Consolas" w:cs="Times New Roman"/>
          <w:noProof w:val="0"/>
          <w:color w:val="CCCCCC"/>
          <w:kern w:val="0"/>
          <w:sz w:val="21"/>
          <w:szCs w:val="21"/>
          <w:lang w:eastAsia="en-ID"/>
          <w14:ligatures w14:val="none"/>
        </w:rPr>
        <w:t>-</w:t>
      </w:r>
    </w:p>
    <w:p w14:paraId="3B453199" w14:textId="77777777" w:rsidR="001372B0" w:rsidRPr="001372B0"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1372B0">
        <w:rPr>
          <w:rFonts w:ascii="Consolas" w:eastAsia="Times New Roman" w:hAnsi="Consolas" w:cs="Times New Roman"/>
          <w:noProof w:val="0"/>
          <w:color w:val="CCCCCC"/>
          <w:kern w:val="0"/>
          <w:sz w:val="21"/>
          <w:szCs w:val="21"/>
          <w:lang w:eastAsia="en-ID"/>
          <w14:ligatures w14:val="none"/>
        </w:rPr>
        <w:t>    bentrok_</w:t>
      </w:r>
      <w:proofErr w:type="gramStart"/>
      <w:r w:rsidRPr="001372B0">
        <w:rPr>
          <w:rFonts w:ascii="Consolas" w:eastAsia="Times New Roman" w:hAnsi="Consolas" w:cs="Times New Roman"/>
          <w:noProof w:val="0"/>
          <w:color w:val="CCCCCC"/>
          <w:kern w:val="0"/>
          <w:sz w:val="21"/>
          <w:szCs w:val="21"/>
          <w:lang w:eastAsia="en-ID"/>
          <w14:ligatures w14:val="none"/>
        </w:rPr>
        <w:t>ruangan(</w:t>
      </w:r>
      <w:proofErr w:type="gramEnd"/>
      <w:r w:rsidRPr="001372B0">
        <w:rPr>
          <w:rFonts w:ascii="Consolas" w:eastAsia="Times New Roman" w:hAnsi="Consolas" w:cs="Times New Roman"/>
          <w:noProof w:val="0"/>
          <w:color w:val="CCCCCC"/>
          <w:kern w:val="0"/>
          <w:sz w:val="21"/>
          <w:szCs w:val="21"/>
          <w:lang w:eastAsia="en-ID"/>
          <w14:ligatures w14:val="none"/>
        </w:rPr>
        <w:t>K, _).</w:t>
      </w:r>
    </w:p>
    <w:p w14:paraId="688C85E2" w14:textId="77777777" w:rsidR="001372B0" w:rsidRPr="001372B0"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1372B0">
        <w:rPr>
          <w:rFonts w:ascii="Consolas" w:eastAsia="Times New Roman" w:hAnsi="Consolas" w:cs="Times New Roman"/>
          <w:noProof w:val="0"/>
          <w:color w:val="CCCCCC"/>
          <w:kern w:val="0"/>
          <w:sz w:val="21"/>
          <w:szCs w:val="21"/>
          <w:lang w:eastAsia="en-ID"/>
          <w14:ligatures w14:val="none"/>
        </w:rPr>
        <w:t>kelas_bermasalah(K</w:t>
      </w:r>
      <w:proofErr w:type="gramStart"/>
      <w:r w:rsidRPr="001372B0">
        <w:rPr>
          <w:rFonts w:ascii="Consolas" w:eastAsia="Times New Roman" w:hAnsi="Consolas" w:cs="Times New Roman"/>
          <w:noProof w:val="0"/>
          <w:color w:val="CCCCCC"/>
          <w:kern w:val="0"/>
          <w:sz w:val="21"/>
          <w:szCs w:val="21"/>
          <w:lang w:eastAsia="en-ID"/>
          <w14:ligatures w14:val="none"/>
        </w:rPr>
        <w:t>) :</w:t>
      </w:r>
      <w:proofErr w:type="gramEnd"/>
      <w:r w:rsidRPr="001372B0">
        <w:rPr>
          <w:rFonts w:ascii="Consolas" w:eastAsia="Times New Roman" w:hAnsi="Consolas" w:cs="Times New Roman"/>
          <w:noProof w:val="0"/>
          <w:color w:val="CCCCCC"/>
          <w:kern w:val="0"/>
          <w:sz w:val="21"/>
          <w:szCs w:val="21"/>
          <w:lang w:eastAsia="en-ID"/>
          <w14:ligatures w14:val="none"/>
        </w:rPr>
        <w:t>-</w:t>
      </w:r>
    </w:p>
    <w:p w14:paraId="71F91DFE" w14:textId="77777777" w:rsidR="001372B0" w:rsidRPr="001372B0"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1372B0">
        <w:rPr>
          <w:rFonts w:ascii="Consolas" w:eastAsia="Times New Roman" w:hAnsi="Consolas" w:cs="Times New Roman"/>
          <w:noProof w:val="0"/>
          <w:color w:val="CCCCCC"/>
          <w:kern w:val="0"/>
          <w:sz w:val="21"/>
          <w:szCs w:val="21"/>
          <w:lang w:eastAsia="en-ID"/>
          <w14:ligatures w14:val="none"/>
        </w:rPr>
        <w:t>    bentrok_</w:t>
      </w:r>
      <w:proofErr w:type="gramStart"/>
      <w:r w:rsidRPr="001372B0">
        <w:rPr>
          <w:rFonts w:ascii="Consolas" w:eastAsia="Times New Roman" w:hAnsi="Consolas" w:cs="Times New Roman"/>
          <w:noProof w:val="0"/>
          <w:color w:val="CCCCCC"/>
          <w:kern w:val="0"/>
          <w:sz w:val="21"/>
          <w:szCs w:val="21"/>
          <w:lang w:eastAsia="en-ID"/>
          <w14:ligatures w14:val="none"/>
        </w:rPr>
        <w:t>ruangan(</w:t>
      </w:r>
      <w:proofErr w:type="gramEnd"/>
      <w:r w:rsidRPr="001372B0">
        <w:rPr>
          <w:rFonts w:ascii="Consolas" w:eastAsia="Times New Roman" w:hAnsi="Consolas" w:cs="Times New Roman"/>
          <w:noProof w:val="0"/>
          <w:color w:val="CCCCCC"/>
          <w:kern w:val="0"/>
          <w:sz w:val="21"/>
          <w:szCs w:val="21"/>
          <w:lang w:eastAsia="en-ID"/>
          <w14:ligatures w14:val="none"/>
        </w:rPr>
        <w:t>_, K).</w:t>
      </w:r>
    </w:p>
    <w:p w14:paraId="7D0092E1" w14:textId="77777777" w:rsidR="001372B0" w:rsidRPr="001372B0"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1372B0">
        <w:rPr>
          <w:rFonts w:ascii="Consolas" w:eastAsia="Times New Roman" w:hAnsi="Consolas" w:cs="Times New Roman"/>
          <w:noProof w:val="0"/>
          <w:color w:val="CCCCCC"/>
          <w:kern w:val="0"/>
          <w:sz w:val="21"/>
          <w:szCs w:val="21"/>
          <w:lang w:eastAsia="en-ID"/>
          <w14:ligatures w14:val="none"/>
        </w:rPr>
        <w:t>kelas_bermasalah(K</w:t>
      </w:r>
      <w:proofErr w:type="gramStart"/>
      <w:r w:rsidRPr="001372B0">
        <w:rPr>
          <w:rFonts w:ascii="Consolas" w:eastAsia="Times New Roman" w:hAnsi="Consolas" w:cs="Times New Roman"/>
          <w:noProof w:val="0"/>
          <w:color w:val="CCCCCC"/>
          <w:kern w:val="0"/>
          <w:sz w:val="21"/>
          <w:szCs w:val="21"/>
          <w:lang w:eastAsia="en-ID"/>
          <w14:ligatures w14:val="none"/>
        </w:rPr>
        <w:t>) :</w:t>
      </w:r>
      <w:proofErr w:type="gramEnd"/>
      <w:r w:rsidRPr="001372B0">
        <w:rPr>
          <w:rFonts w:ascii="Consolas" w:eastAsia="Times New Roman" w:hAnsi="Consolas" w:cs="Times New Roman"/>
          <w:noProof w:val="0"/>
          <w:color w:val="CCCCCC"/>
          <w:kern w:val="0"/>
          <w:sz w:val="21"/>
          <w:szCs w:val="21"/>
          <w:lang w:eastAsia="en-ID"/>
          <w14:ligatures w14:val="none"/>
        </w:rPr>
        <w:t>-</w:t>
      </w:r>
    </w:p>
    <w:p w14:paraId="1A0FBA73" w14:textId="77777777" w:rsidR="001372B0" w:rsidRPr="001372B0"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1372B0">
        <w:rPr>
          <w:rFonts w:ascii="Consolas" w:eastAsia="Times New Roman" w:hAnsi="Consolas" w:cs="Times New Roman"/>
          <w:noProof w:val="0"/>
          <w:color w:val="CCCCCC"/>
          <w:kern w:val="0"/>
          <w:sz w:val="21"/>
          <w:szCs w:val="21"/>
          <w:lang w:eastAsia="en-ID"/>
          <w14:ligatures w14:val="none"/>
        </w:rPr>
        <w:t>    potensi_</w:t>
      </w:r>
      <w:proofErr w:type="gramStart"/>
      <w:r w:rsidRPr="001372B0">
        <w:rPr>
          <w:rFonts w:ascii="Consolas" w:eastAsia="Times New Roman" w:hAnsi="Consolas" w:cs="Times New Roman"/>
          <w:noProof w:val="0"/>
          <w:color w:val="CCCCCC"/>
          <w:kern w:val="0"/>
          <w:sz w:val="21"/>
          <w:szCs w:val="21"/>
          <w:lang w:eastAsia="en-ID"/>
          <w14:ligatures w14:val="none"/>
        </w:rPr>
        <w:t>bentrok(</w:t>
      </w:r>
      <w:proofErr w:type="gramEnd"/>
      <w:r w:rsidRPr="001372B0">
        <w:rPr>
          <w:rFonts w:ascii="Consolas" w:eastAsia="Times New Roman" w:hAnsi="Consolas" w:cs="Times New Roman"/>
          <w:noProof w:val="0"/>
          <w:color w:val="CCCCCC"/>
          <w:kern w:val="0"/>
          <w:sz w:val="21"/>
          <w:szCs w:val="21"/>
          <w:lang w:eastAsia="en-ID"/>
          <w14:ligatures w14:val="none"/>
        </w:rPr>
        <w:t>K, _, _).</w:t>
      </w:r>
    </w:p>
    <w:p w14:paraId="74C802FB" w14:textId="77777777" w:rsidR="00BB7A34" w:rsidRPr="00BB7A34" w:rsidRDefault="00BB7A34" w:rsidP="00BB7A3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
    <w:p w14:paraId="5BB2D090" w14:textId="77777777" w:rsidR="001372B0" w:rsidRPr="00972092"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72092">
        <w:rPr>
          <w:rFonts w:ascii="Consolas" w:eastAsia="Times New Roman" w:hAnsi="Consolas" w:cs="Times New Roman"/>
          <w:noProof w:val="0"/>
          <w:color w:val="CCCCCC"/>
          <w:kern w:val="0"/>
          <w:sz w:val="21"/>
          <w:szCs w:val="21"/>
          <w:lang w:eastAsia="en-ID"/>
          <w14:ligatures w14:val="none"/>
        </w:rPr>
        <w:t>% Rule 1 — Bentrok Ruangan yang benar-benar “ruang sama, waktu sama”</w:t>
      </w:r>
    </w:p>
    <w:p w14:paraId="75F8093D" w14:textId="77777777" w:rsidR="001372B0" w:rsidRPr="00972092"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72092">
        <w:rPr>
          <w:rFonts w:ascii="Consolas" w:eastAsia="Times New Roman" w:hAnsi="Consolas" w:cs="Times New Roman"/>
          <w:noProof w:val="0"/>
          <w:color w:val="CCCCCC"/>
          <w:kern w:val="0"/>
          <w:sz w:val="21"/>
          <w:szCs w:val="21"/>
          <w:lang w:eastAsia="en-ID"/>
          <w14:ligatures w14:val="none"/>
        </w:rPr>
        <w:t>bentrok_</w:t>
      </w:r>
      <w:proofErr w:type="gramStart"/>
      <w:r w:rsidRPr="00972092">
        <w:rPr>
          <w:rFonts w:ascii="Consolas" w:eastAsia="Times New Roman" w:hAnsi="Consolas" w:cs="Times New Roman"/>
          <w:noProof w:val="0"/>
          <w:color w:val="CCCCCC"/>
          <w:kern w:val="0"/>
          <w:sz w:val="21"/>
          <w:szCs w:val="21"/>
          <w:lang w:eastAsia="en-ID"/>
          <w14:ligatures w14:val="none"/>
        </w:rPr>
        <w:t>ruangan(</w:t>
      </w:r>
      <w:proofErr w:type="gramEnd"/>
      <w:r w:rsidRPr="00972092">
        <w:rPr>
          <w:rFonts w:ascii="Consolas" w:eastAsia="Times New Roman" w:hAnsi="Consolas" w:cs="Times New Roman"/>
          <w:noProof w:val="0"/>
          <w:color w:val="CCCCCC"/>
          <w:kern w:val="0"/>
          <w:sz w:val="21"/>
          <w:szCs w:val="21"/>
          <w:lang w:eastAsia="en-ID"/>
          <w14:ligatures w14:val="none"/>
        </w:rPr>
        <w:t>K1, K2</w:t>
      </w:r>
      <w:proofErr w:type="gramStart"/>
      <w:r w:rsidRPr="00972092">
        <w:rPr>
          <w:rFonts w:ascii="Consolas" w:eastAsia="Times New Roman" w:hAnsi="Consolas" w:cs="Times New Roman"/>
          <w:noProof w:val="0"/>
          <w:color w:val="CCCCCC"/>
          <w:kern w:val="0"/>
          <w:sz w:val="21"/>
          <w:szCs w:val="21"/>
          <w:lang w:eastAsia="en-ID"/>
          <w14:ligatures w14:val="none"/>
        </w:rPr>
        <w:t>) :</w:t>
      </w:r>
      <w:proofErr w:type="gramEnd"/>
      <w:r w:rsidRPr="00972092">
        <w:rPr>
          <w:rFonts w:ascii="Consolas" w:eastAsia="Times New Roman" w:hAnsi="Consolas" w:cs="Times New Roman"/>
          <w:noProof w:val="0"/>
          <w:color w:val="CCCCCC"/>
          <w:kern w:val="0"/>
          <w:sz w:val="21"/>
          <w:szCs w:val="21"/>
          <w:lang w:eastAsia="en-ID"/>
          <w14:ligatures w14:val="none"/>
        </w:rPr>
        <w:t>-</w:t>
      </w:r>
    </w:p>
    <w:p w14:paraId="47875CB3" w14:textId="77777777" w:rsidR="001372B0" w:rsidRPr="00972092"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72092">
        <w:rPr>
          <w:rFonts w:ascii="Consolas" w:eastAsia="Times New Roman" w:hAnsi="Consolas" w:cs="Times New Roman"/>
          <w:noProof w:val="0"/>
          <w:color w:val="CCCCCC"/>
          <w:kern w:val="0"/>
          <w:sz w:val="21"/>
          <w:szCs w:val="21"/>
          <w:lang w:eastAsia="en-ID"/>
          <w14:ligatures w14:val="none"/>
        </w:rPr>
        <w:t>    kelas_di_</w:t>
      </w:r>
      <w:proofErr w:type="gramStart"/>
      <w:r w:rsidRPr="00972092">
        <w:rPr>
          <w:rFonts w:ascii="Consolas" w:eastAsia="Times New Roman" w:hAnsi="Consolas" w:cs="Times New Roman"/>
          <w:noProof w:val="0"/>
          <w:color w:val="CCCCCC"/>
          <w:kern w:val="0"/>
          <w:sz w:val="21"/>
          <w:szCs w:val="21"/>
          <w:lang w:eastAsia="en-ID"/>
          <w14:ligatures w14:val="none"/>
        </w:rPr>
        <w:t>ruang(</w:t>
      </w:r>
      <w:proofErr w:type="gramEnd"/>
      <w:r w:rsidRPr="00972092">
        <w:rPr>
          <w:rFonts w:ascii="Consolas" w:eastAsia="Times New Roman" w:hAnsi="Consolas" w:cs="Times New Roman"/>
          <w:noProof w:val="0"/>
          <w:color w:val="CCCCCC"/>
          <w:kern w:val="0"/>
          <w:sz w:val="21"/>
          <w:szCs w:val="21"/>
          <w:lang w:eastAsia="en-ID"/>
          <w14:ligatures w14:val="none"/>
        </w:rPr>
        <w:t>K1, R, W),</w:t>
      </w:r>
    </w:p>
    <w:p w14:paraId="2EFC1C77" w14:textId="77777777" w:rsidR="001372B0" w:rsidRPr="00972092"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72092">
        <w:rPr>
          <w:rFonts w:ascii="Consolas" w:eastAsia="Times New Roman" w:hAnsi="Consolas" w:cs="Times New Roman"/>
          <w:noProof w:val="0"/>
          <w:color w:val="CCCCCC"/>
          <w:kern w:val="0"/>
          <w:sz w:val="21"/>
          <w:szCs w:val="21"/>
          <w:lang w:eastAsia="en-ID"/>
          <w14:ligatures w14:val="none"/>
        </w:rPr>
        <w:t>    kelas_di_</w:t>
      </w:r>
      <w:proofErr w:type="gramStart"/>
      <w:r w:rsidRPr="00972092">
        <w:rPr>
          <w:rFonts w:ascii="Consolas" w:eastAsia="Times New Roman" w:hAnsi="Consolas" w:cs="Times New Roman"/>
          <w:noProof w:val="0"/>
          <w:color w:val="CCCCCC"/>
          <w:kern w:val="0"/>
          <w:sz w:val="21"/>
          <w:szCs w:val="21"/>
          <w:lang w:eastAsia="en-ID"/>
          <w14:ligatures w14:val="none"/>
        </w:rPr>
        <w:t>ruang(</w:t>
      </w:r>
      <w:proofErr w:type="gramEnd"/>
      <w:r w:rsidRPr="00972092">
        <w:rPr>
          <w:rFonts w:ascii="Consolas" w:eastAsia="Times New Roman" w:hAnsi="Consolas" w:cs="Times New Roman"/>
          <w:noProof w:val="0"/>
          <w:color w:val="CCCCCC"/>
          <w:kern w:val="0"/>
          <w:sz w:val="21"/>
          <w:szCs w:val="21"/>
          <w:lang w:eastAsia="en-ID"/>
          <w14:ligatures w14:val="none"/>
        </w:rPr>
        <w:t>K2, R, W),</w:t>
      </w:r>
    </w:p>
    <w:p w14:paraId="18DCC81E" w14:textId="77777777" w:rsidR="001372B0" w:rsidRPr="00972092"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72092">
        <w:rPr>
          <w:rFonts w:ascii="Consolas" w:eastAsia="Times New Roman" w:hAnsi="Consolas" w:cs="Times New Roman"/>
          <w:noProof w:val="0"/>
          <w:color w:val="CCCCCC"/>
          <w:kern w:val="0"/>
          <w:sz w:val="21"/>
          <w:szCs w:val="21"/>
          <w:lang w:eastAsia="en-ID"/>
          <w14:ligatures w14:val="none"/>
        </w:rPr>
        <w:t>    K1 @&lt; K2.</w:t>
      </w:r>
    </w:p>
    <w:p w14:paraId="68F5D3EE" w14:textId="77777777" w:rsidR="001372B0" w:rsidRDefault="001372B0" w:rsidP="001372B0">
      <w:pPr>
        <w:pStyle w:val="ListParagraph"/>
        <w:ind w:left="426"/>
      </w:pPr>
    </w:p>
    <w:p w14:paraId="39D031AB" w14:textId="77777777" w:rsidR="001372B0"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Pr>
          <w:rFonts w:ascii="Consolas" w:eastAsia="Times New Roman" w:hAnsi="Consolas" w:cs="Times New Roman"/>
          <w:noProof w:val="0"/>
          <w:color w:val="CCCCCC"/>
          <w:kern w:val="0"/>
          <w:sz w:val="21"/>
          <w:szCs w:val="21"/>
          <w:lang w:eastAsia="en-ID"/>
          <w14:ligatures w14:val="none"/>
        </w:rPr>
        <w:t>% FACTS</w:t>
      </w:r>
    </w:p>
    <w:p w14:paraId="030E4FA8" w14:textId="77777777" w:rsidR="001372B0" w:rsidRPr="00DA5C8A"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DA5C8A">
        <w:rPr>
          <w:rFonts w:ascii="Consolas" w:eastAsia="Times New Roman" w:hAnsi="Consolas" w:cs="Times New Roman"/>
          <w:noProof w:val="0"/>
          <w:color w:val="CCCCCC"/>
          <w:kern w:val="0"/>
          <w:sz w:val="21"/>
          <w:szCs w:val="21"/>
          <w:lang w:eastAsia="en-ID"/>
          <w14:ligatures w14:val="none"/>
        </w:rPr>
        <w:t>% Penempatan kelas ke ruang (kelas, ruang, waktu)</w:t>
      </w:r>
    </w:p>
    <w:p w14:paraId="57128E09" w14:textId="77777777" w:rsidR="001372B0" w:rsidRPr="00DA5C8A"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DA5C8A">
        <w:rPr>
          <w:rFonts w:ascii="Consolas" w:eastAsia="Times New Roman" w:hAnsi="Consolas" w:cs="Times New Roman"/>
          <w:noProof w:val="0"/>
          <w:color w:val="CCCCCC"/>
          <w:kern w:val="0"/>
          <w:sz w:val="21"/>
          <w:szCs w:val="21"/>
          <w:lang w:eastAsia="en-ID"/>
          <w14:ligatures w14:val="none"/>
        </w:rPr>
        <w:t>kelas_di_</w:t>
      </w:r>
      <w:proofErr w:type="gramStart"/>
      <w:r w:rsidRPr="00DA5C8A">
        <w:rPr>
          <w:rFonts w:ascii="Consolas" w:eastAsia="Times New Roman" w:hAnsi="Consolas" w:cs="Times New Roman"/>
          <w:noProof w:val="0"/>
          <w:color w:val="CCCCCC"/>
          <w:kern w:val="0"/>
          <w:sz w:val="21"/>
          <w:szCs w:val="21"/>
          <w:lang w:eastAsia="en-ID"/>
          <w14:ligatures w14:val="none"/>
        </w:rPr>
        <w:t>ruang(</w:t>
      </w:r>
      <w:proofErr w:type="gramEnd"/>
      <w:r w:rsidRPr="00DA5C8A">
        <w:rPr>
          <w:rFonts w:ascii="Consolas" w:eastAsia="Times New Roman" w:hAnsi="Consolas" w:cs="Times New Roman"/>
          <w:noProof w:val="0"/>
          <w:color w:val="CCCCCC"/>
          <w:kern w:val="0"/>
          <w:sz w:val="21"/>
          <w:szCs w:val="21"/>
          <w:lang w:eastAsia="en-ID"/>
          <w14:ligatures w14:val="none"/>
        </w:rPr>
        <w:t>kelasA, ruang_201, jam_9).</w:t>
      </w:r>
    </w:p>
    <w:p w14:paraId="7DDFDD57" w14:textId="77777777" w:rsidR="001372B0" w:rsidRPr="00DA5C8A"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DA5C8A">
        <w:rPr>
          <w:rFonts w:ascii="Consolas" w:eastAsia="Times New Roman" w:hAnsi="Consolas" w:cs="Times New Roman"/>
          <w:noProof w:val="0"/>
          <w:color w:val="CCCCCC"/>
          <w:kern w:val="0"/>
          <w:sz w:val="21"/>
          <w:szCs w:val="21"/>
          <w:lang w:eastAsia="en-ID"/>
          <w14:ligatures w14:val="none"/>
        </w:rPr>
        <w:t>kelas_di_</w:t>
      </w:r>
      <w:proofErr w:type="gramStart"/>
      <w:r w:rsidRPr="00DA5C8A">
        <w:rPr>
          <w:rFonts w:ascii="Consolas" w:eastAsia="Times New Roman" w:hAnsi="Consolas" w:cs="Times New Roman"/>
          <w:noProof w:val="0"/>
          <w:color w:val="CCCCCC"/>
          <w:kern w:val="0"/>
          <w:sz w:val="21"/>
          <w:szCs w:val="21"/>
          <w:lang w:eastAsia="en-ID"/>
          <w14:ligatures w14:val="none"/>
        </w:rPr>
        <w:t>ruang(</w:t>
      </w:r>
      <w:proofErr w:type="gramEnd"/>
      <w:r w:rsidRPr="00DA5C8A">
        <w:rPr>
          <w:rFonts w:ascii="Consolas" w:eastAsia="Times New Roman" w:hAnsi="Consolas" w:cs="Times New Roman"/>
          <w:noProof w:val="0"/>
          <w:color w:val="CCCCCC"/>
          <w:kern w:val="0"/>
          <w:sz w:val="21"/>
          <w:szCs w:val="21"/>
          <w:lang w:eastAsia="en-ID"/>
          <w14:ligatures w14:val="none"/>
        </w:rPr>
        <w:t>kelasB, ruang_201, jam_9).  </w:t>
      </w:r>
    </w:p>
    <w:p w14:paraId="103B3CEF" w14:textId="77777777" w:rsidR="001372B0" w:rsidRPr="00DA5C8A" w:rsidRDefault="001372B0" w:rsidP="001372B0">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DA5C8A">
        <w:rPr>
          <w:rFonts w:ascii="Consolas" w:eastAsia="Times New Roman" w:hAnsi="Consolas" w:cs="Times New Roman"/>
          <w:noProof w:val="0"/>
          <w:color w:val="CCCCCC"/>
          <w:kern w:val="0"/>
          <w:sz w:val="21"/>
          <w:szCs w:val="21"/>
          <w:lang w:eastAsia="en-ID"/>
          <w14:ligatures w14:val="none"/>
        </w:rPr>
        <w:t>kelas_di_</w:t>
      </w:r>
      <w:proofErr w:type="gramStart"/>
      <w:r w:rsidRPr="00DA5C8A">
        <w:rPr>
          <w:rFonts w:ascii="Consolas" w:eastAsia="Times New Roman" w:hAnsi="Consolas" w:cs="Times New Roman"/>
          <w:noProof w:val="0"/>
          <w:color w:val="CCCCCC"/>
          <w:kern w:val="0"/>
          <w:sz w:val="21"/>
          <w:szCs w:val="21"/>
          <w:lang w:eastAsia="en-ID"/>
          <w14:ligatures w14:val="none"/>
        </w:rPr>
        <w:t>ruang(</w:t>
      </w:r>
      <w:proofErr w:type="gramEnd"/>
      <w:r w:rsidRPr="00DA5C8A">
        <w:rPr>
          <w:rFonts w:ascii="Consolas" w:eastAsia="Times New Roman" w:hAnsi="Consolas" w:cs="Times New Roman"/>
          <w:noProof w:val="0"/>
          <w:color w:val="CCCCCC"/>
          <w:kern w:val="0"/>
          <w:sz w:val="21"/>
          <w:szCs w:val="21"/>
          <w:lang w:eastAsia="en-ID"/>
          <w14:ligatures w14:val="none"/>
        </w:rPr>
        <w:t>kelasC, ruang_401, jam_14).</w:t>
      </w:r>
    </w:p>
    <w:p w14:paraId="7F32D218" w14:textId="77777777" w:rsidR="001372B0" w:rsidRDefault="001372B0" w:rsidP="00937576">
      <w:pPr>
        <w:pStyle w:val="ListParagraph"/>
        <w:ind w:left="426"/>
      </w:pPr>
    </w:p>
    <w:p w14:paraId="0097BF18" w14:textId="77777777" w:rsidR="00937576" w:rsidRDefault="00937576" w:rsidP="00937576">
      <w:pPr>
        <w:pStyle w:val="ListParagraph"/>
        <w:ind w:left="426"/>
      </w:pPr>
    </w:p>
    <w:p w14:paraId="3074BDC5" w14:textId="1CE84F86" w:rsidR="00937576" w:rsidRDefault="00937576" w:rsidP="00937576">
      <w:pPr>
        <w:pStyle w:val="ListParagraph"/>
        <w:ind w:left="426"/>
      </w:pPr>
      <w:r>
        <w:t>Hasil Uji Inferensi Streamlit:</w:t>
      </w:r>
    </w:p>
    <w:p w14:paraId="571F49A0" w14:textId="67EA1A7C" w:rsidR="00C17EB7" w:rsidRDefault="006C5A37" w:rsidP="00C17EB7">
      <w:pPr>
        <w:pStyle w:val="ListParagraph"/>
        <w:ind w:left="426"/>
      </w:pPr>
      <w:r w:rsidRPr="006C5A37">
        <w:drawing>
          <wp:inline distT="0" distB="0" distL="0" distR="0" wp14:anchorId="1B06F079" wp14:editId="2E8A8176">
            <wp:extent cx="5731510" cy="1816735"/>
            <wp:effectExtent l="0" t="0" r="2540" b="0"/>
            <wp:docPr id="454887808" name="Picture 1" descr="A black rectangular object with a black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87808" name="Picture 1" descr="A black rectangular object with a black stripe&#10;&#10;AI-generated content may be incorrect."/>
                    <pic:cNvPicPr/>
                  </pic:nvPicPr>
                  <pic:blipFill>
                    <a:blip r:embed="rId21"/>
                    <a:stretch>
                      <a:fillRect/>
                    </a:stretch>
                  </pic:blipFill>
                  <pic:spPr>
                    <a:xfrm>
                      <a:off x="0" y="0"/>
                      <a:ext cx="5731510" cy="1816735"/>
                    </a:xfrm>
                    <a:prstGeom prst="rect">
                      <a:avLst/>
                    </a:prstGeom>
                  </pic:spPr>
                </pic:pic>
              </a:graphicData>
            </a:graphic>
          </wp:inline>
        </w:drawing>
      </w:r>
    </w:p>
    <w:p w14:paraId="59459EF3" w14:textId="77777777" w:rsidR="00382B24" w:rsidRDefault="00382B24">
      <w:pPr>
        <w:jc w:val="left"/>
      </w:pPr>
      <w:r>
        <w:br w:type="page"/>
      </w:r>
    </w:p>
    <w:p w14:paraId="3F7C8732" w14:textId="370F192D" w:rsidR="00413381" w:rsidRDefault="00413381" w:rsidP="007F6A82">
      <w:pPr>
        <w:pStyle w:val="ListParagraph"/>
        <w:numPr>
          <w:ilvl w:val="0"/>
          <w:numId w:val="11"/>
        </w:numPr>
        <w:ind w:left="426"/>
      </w:pPr>
      <w:r>
        <w:lastRenderedPageBreak/>
        <w:t xml:space="preserve">Query: </w:t>
      </w:r>
      <w:r w:rsidR="00A51249">
        <w:t>Perlukah penjadwalan ulang</w:t>
      </w:r>
      <w:r>
        <w:t>?</w:t>
      </w:r>
      <w:r w:rsidR="00A51249">
        <w:t xml:space="preserve"> (Rantai 3 Langkah)</w:t>
      </w:r>
    </w:p>
    <w:p w14:paraId="707951F1" w14:textId="77777777" w:rsidR="00980121" w:rsidRPr="00980121" w:rsidRDefault="00980121" w:rsidP="00980121">
      <w:pPr>
        <w:shd w:val="clear" w:color="auto" w:fill="1F1F1F"/>
        <w:spacing w:after="0" w:line="285" w:lineRule="atLeast"/>
        <w:ind w:left="567" w:hanging="141"/>
        <w:jc w:val="left"/>
        <w:rPr>
          <w:rFonts w:ascii="Consolas" w:eastAsia="Times New Roman" w:hAnsi="Consolas" w:cs="Times New Roman"/>
          <w:noProof w:val="0"/>
          <w:color w:val="CCCCCC"/>
          <w:kern w:val="0"/>
          <w:sz w:val="21"/>
          <w:szCs w:val="21"/>
          <w:lang w:eastAsia="en-ID"/>
          <w14:ligatures w14:val="none"/>
        </w:rPr>
      </w:pPr>
      <w:r w:rsidRPr="00980121">
        <w:rPr>
          <w:rFonts w:ascii="Consolas" w:eastAsia="Times New Roman" w:hAnsi="Consolas" w:cs="Times New Roman"/>
          <w:noProof w:val="0"/>
          <w:color w:val="CCCCCC"/>
          <w:kern w:val="0"/>
          <w:sz w:val="21"/>
          <w:szCs w:val="21"/>
          <w:lang w:eastAsia="en-ID"/>
          <w14:ligatures w14:val="none"/>
        </w:rPr>
        <w:t>% Rule 8 — Perlu penjadwalan ulang jika jadwal bermasalah</w:t>
      </w:r>
    </w:p>
    <w:p w14:paraId="79496BBB" w14:textId="77777777" w:rsidR="00980121" w:rsidRPr="00980121" w:rsidRDefault="00980121" w:rsidP="00980121">
      <w:pPr>
        <w:shd w:val="clear" w:color="auto" w:fill="1F1F1F"/>
        <w:spacing w:after="0" w:line="285" w:lineRule="atLeast"/>
        <w:ind w:left="567" w:hanging="141"/>
        <w:jc w:val="left"/>
        <w:rPr>
          <w:rFonts w:ascii="Consolas" w:eastAsia="Times New Roman" w:hAnsi="Consolas" w:cs="Times New Roman"/>
          <w:noProof w:val="0"/>
          <w:color w:val="CCCCCC"/>
          <w:kern w:val="0"/>
          <w:sz w:val="21"/>
          <w:szCs w:val="21"/>
          <w:lang w:eastAsia="en-ID"/>
          <w14:ligatures w14:val="none"/>
        </w:rPr>
      </w:pPr>
      <w:r w:rsidRPr="00980121">
        <w:rPr>
          <w:rFonts w:ascii="Consolas" w:eastAsia="Times New Roman" w:hAnsi="Consolas" w:cs="Times New Roman"/>
          <w:noProof w:val="0"/>
          <w:color w:val="CCCCCC"/>
          <w:kern w:val="0"/>
          <w:sz w:val="21"/>
          <w:szCs w:val="21"/>
          <w:lang w:eastAsia="en-ID"/>
          <w14:ligatures w14:val="none"/>
        </w:rPr>
        <w:t>perlu_penjadwalan_ulang(K</w:t>
      </w:r>
      <w:proofErr w:type="gramStart"/>
      <w:r w:rsidRPr="00980121">
        <w:rPr>
          <w:rFonts w:ascii="Consolas" w:eastAsia="Times New Roman" w:hAnsi="Consolas" w:cs="Times New Roman"/>
          <w:noProof w:val="0"/>
          <w:color w:val="CCCCCC"/>
          <w:kern w:val="0"/>
          <w:sz w:val="21"/>
          <w:szCs w:val="21"/>
          <w:lang w:eastAsia="en-ID"/>
          <w14:ligatures w14:val="none"/>
        </w:rPr>
        <w:t>) :</w:t>
      </w:r>
      <w:proofErr w:type="gramEnd"/>
      <w:r w:rsidRPr="00980121">
        <w:rPr>
          <w:rFonts w:ascii="Consolas" w:eastAsia="Times New Roman" w:hAnsi="Consolas" w:cs="Times New Roman"/>
          <w:noProof w:val="0"/>
          <w:color w:val="CCCCCC"/>
          <w:kern w:val="0"/>
          <w:sz w:val="21"/>
          <w:szCs w:val="21"/>
          <w:lang w:eastAsia="en-ID"/>
          <w14:ligatures w14:val="none"/>
        </w:rPr>
        <w:t>-</w:t>
      </w:r>
    </w:p>
    <w:p w14:paraId="3CBB7002" w14:textId="77777777" w:rsidR="00E86F92" w:rsidRPr="00E86F92" w:rsidRDefault="00980121" w:rsidP="00E86F92">
      <w:pPr>
        <w:shd w:val="clear" w:color="auto" w:fill="1F1F1F"/>
        <w:spacing w:line="285" w:lineRule="atLeast"/>
        <w:ind w:left="426"/>
        <w:jc w:val="left"/>
        <w:rPr>
          <w:rFonts w:ascii="Consolas" w:eastAsia="Times New Roman" w:hAnsi="Consolas" w:cs="Times New Roman"/>
          <w:noProof w:val="0"/>
          <w:color w:val="CCCCCC"/>
          <w:kern w:val="0"/>
          <w:sz w:val="21"/>
          <w:szCs w:val="21"/>
          <w:lang w:eastAsia="en-ID"/>
          <w14:ligatures w14:val="none"/>
        </w:rPr>
      </w:pPr>
      <w:r w:rsidRPr="00980121">
        <w:rPr>
          <w:rFonts w:ascii="Consolas" w:eastAsia="Times New Roman" w:hAnsi="Consolas" w:cs="Times New Roman"/>
          <w:noProof w:val="0"/>
          <w:color w:val="CCCCCC"/>
          <w:kern w:val="0"/>
          <w:sz w:val="21"/>
          <w:szCs w:val="21"/>
          <w:lang w:eastAsia="en-ID"/>
          <w14:ligatures w14:val="none"/>
        </w:rPr>
        <w:t>    jadwal_bermasalah(K).</w:t>
      </w:r>
    </w:p>
    <w:p w14:paraId="7DC4CC5F" w14:textId="77777777" w:rsidR="00E86F92" w:rsidRPr="00E86F92" w:rsidRDefault="00E86F92" w:rsidP="00E86F9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E86F92">
        <w:rPr>
          <w:rFonts w:ascii="Consolas" w:eastAsia="Times New Roman" w:hAnsi="Consolas" w:cs="Times New Roman"/>
          <w:noProof w:val="0"/>
          <w:color w:val="CCCCCC"/>
          <w:kern w:val="0"/>
          <w:sz w:val="21"/>
          <w:szCs w:val="21"/>
          <w:lang w:eastAsia="en-ID"/>
          <w14:ligatures w14:val="none"/>
        </w:rPr>
        <w:t>% Rule 7 — Jadwal bermasalah jika kelas bermasalah dan kelas itu memang dijadwalkan ujian</w:t>
      </w:r>
    </w:p>
    <w:p w14:paraId="01E15BF1" w14:textId="77777777" w:rsidR="00E86F92" w:rsidRPr="00E86F92" w:rsidRDefault="00E86F92" w:rsidP="00E86F9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E86F92">
        <w:rPr>
          <w:rFonts w:ascii="Consolas" w:eastAsia="Times New Roman" w:hAnsi="Consolas" w:cs="Times New Roman"/>
          <w:noProof w:val="0"/>
          <w:color w:val="CCCCCC"/>
          <w:kern w:val="0"/>
          <w:sz w:val="21"/>
          <w:szCs w:val="21"/>
          <w:lang w:eastAsia="en-ID"/>
          <w14:ligatures w14:val="none"/>
        </w:rPr>
        <w:t>jadwal_bermasalah(K</w:t>
      </w:r>
      <w:proofErr w:type="gramStart"/>
      <w:r w:rsidRPr="00E86F92">
        <w:rPr>
          <w:rFonts w:ascii="Consolas" w:eastAsia="Times New Roman" w:hAnsi="Consolas" w:cs="Times New Roman"/>
          <w:noProof w:val="0"/>
          <w:color w:val="CCCCCC"/>
          <w:kern w:val="0"/>
          <w:sz w:val="21"/>
          <w:szCs w:val="21"/>
          <w:lang w:eastAsia="en-ID"/>
          <w14:ligatures w14:val="none"/>
        </w:rPr>
        <w:t>) :</w:t>
      </w:r>
      <w:proofErr w:type="gramEnd"/>
      <w:r w:rsidRPr="00E86F92">
        <w:rPr>
          <w:rFonts w:ascii="Consolas" w:eastAsia="Times New Roman" w:hAnsi="Consolas" w:cs="Times New Roman"/>
          <w:noProof w:val="0"/>
          <w:color w:val="CCCCCC"/>
          <w:kern w:val="0"/>
          <w:sz w:val="21"/>
          <w:szCs w:val="21"/>
          <w:lang w:eastAsia="en-ID"/>
          <w14:ligatures w14:val="none"/>
        </w:rPr>
        <w:t>-</w:t>
      </w:r>
    </w:p>
    <w:p w14:paraId="3D90D0BE" w14:textId="77777777" w:rsidR="00E86F92" w:rsidRPr="00E86F92" w:rsidRDefault="00E86F92" w:rsidP="00E86F9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E86F92">
        <w:rPr>
          <w:rFonts w:ascii="Consolas" w:eastAsia="Times New Roman" w:hAnsi="Consolas" w:cs="Times New Roman"/>
          <w:noProof w:val="0"/>
          <w:color w:val="CCCCCC"/>
          <w:kern w:val="0"/>
          <w:sz w:val="21"/>
          <w:szCs w:val="21"/>
          <w:lang w:eastAsia="en-ID"/>
          <w14:ligatures w14:val="none"/>
        </w:rPr>
        <w:t>    kelas_bermasalah(K),</w:t>
      </w:r>
    </w:p>
    <w:p w14:paraId="77A4D899" w14:textId="77777777" w:rsidR="00E86F92" w:rsidRPr="00E86F92" w:rsidRDefault="00E86F92" w:rsidP="00E86F9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E86F92">
        <w:rPr>
          <w:rFonts w:ascii="Consolas" w:eastAsia="Times New Roman" w:hAnsi="Consolas" w:cs="Times New Roman"/>
          <w:noProof w:val="0"/>
          <w:color w:val="CCCCCC"/>
          <w:kern w:val="0"/>
          <w:sz w:val="21"/>
          <w:szCs w:val="21"/>
          <w:lang w:eastAsia="en-ID"/>
          <w14:ligatures w14:val="none"/>
        </w:rPr>
        <w:t>    kelas_</w:t>
      </w:r>
      <w:proofErr w:type="gramStart"/>
      <w:r w:rsidRPr="00E86F92">
        <w:rPr>
          <w:rFonts w:ascii="Consolas" w:eastAsia="Times New Roman" w:hAnsi="Consolas" w:cs="Times New Roman"/>
          <w:noProof w:val="0"/>
          <w:color w:val="CCCCCC"/>
          <w:kern w:val="0"/>
          <w:sz w:val="21"/>
          <w:szCs w:val="21"/>
          <w:lang w:eastAsia="en-ID"/>
          <w14:ligatures w14:val="none"/>
        </w:rPr>
        <w:t>dijadwalkan(</w:t>
      </w:r>
      <w:proofErr w:type="gramEnd"/>
      <w:r w:rsidRPr="00E86F92">
        <w:rPr>
          <w:rFonts w:ascii="Consolas" w:eastAsia="Times New Roman" w:hAnsi="Consolas" w:cs="Times New Roman"/>
          <w:noProof w:val="0"/>
          <w:color w:val="CCCCCC"/>
          <w:kern w:val="0"/>
          <w:sz w:val="21"/>
          <w:szCs w:val="21"/>
          <w:lang w:eastAsia="en-ID"/>
          <w14:ligatures w14:val="none"/>
        </w:rPr>
        <w:t>K, _, _).</w:t>
      </w:r>
    </w:p>
    <w:p w14:paraId="076BACCE" w14:textId="0A1652AE" w:rsidR="00980121" w:rsidRDefault="00980121" w:rsidP="00E86F92">
      <w:pPr>
        <w:shd w:val="clear" w:color="auto" w:fill="1F1F1F"/>
        <w:spacing w:after="0" w:line="285" w:lineRule="atLeast"/>
        <w:ind w:left="567" w:hanging="141"/>
        <w:jc w:val="left"/>
        <w:rPr>
          <w:rFonts w:ascii="Consolas" w:eastAsia="Times New Roman" w:hAnsi="Consolas" w:cs="Times New Roman"/>
          <w:noProof w:val="0"/>
          <w:color w:val="CCCCCC"/>
          <w:kern w:val="0"/>
          <w:sz w:val="21"/>
          <w:szCs w:val="21"/>
          <w:lang w:eastAsia="en-ID"/>
          <w14:ligatures w14:val="none"/>
        </w:rPr>
      </w:pPr>
    </w:p>
    <w:p w14:paraId="437CC7CA" w14:textId="77777777" w:rsidR="00CA5474" w:rsidRPr="00CA5474" w:rsidRDefault="00CA5474" w:rsidP="00CA547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CA5474">
        <w:rPr>
          <w:rFonts w:ascii="Consolas" w:eastAsia="Times New Roman" w:hAnsi="Consolas" w:cs="Times New Roman"/>
          <w:noProof w:val="0"/>
          <w:color w:val="CCCCCC"/>
          <w:kern w:val="0"/>
          <w:sz w:val="21"/>
          <w:szCs w:val="21"/>
          <w:lang w:eastAsia="en-ID"/>
          <w14:ligatures w14:val="none"/>
        </w:rPr>
        <w:t>% Rule 6 — Kelas bermasalah jika bentrok ruangan ATAU terkena potensi bentrok (ruang tidak bisa dipakai)</w:t>
      </w:r>
    </w:p>
    <w:p w14:paraId="25097A55" w14:textId="77777777" w:rsidR="00CA5474" w:rsidRPr="00CA5474" w:rsidRDefault="00CA5474" w:rsidP="00CA547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CA5474">
        <w:rPr>
          <w:rFonts w:ascii="Consolas" w:eastAsia="Times New Roman" w:hAnsi="Consolas" w:cs="Times New Roman"/>
          <w:noProof w:val="0"/>
          <w:color w:val="CCCCCC"/>
          <w:kern w:val="0"/>
          <w:sz w:val="21"/>
          <w:szCs w:val="21"/>
          <w:lang w:eastAsia="en-ID"/>
          <w14:ligatures w14:val="none"/>
        </w:rPr>
        <w:t>kelas_bermasalah(K</w:t>
      </w:r>
      <w:proofErr w:type="gramStart"/>
      <w:r w:rsidRPr="00CA5474">
        <w:rPr>
          <w:rFonts w:ascii="Consolas" w:eastAsia="Times New Roman" w:hAnsi="Consolas" w:cs="Times New Roman"/>
          <w:noProof w:val="0"/>
          <w:color w:val="CCCCCC"/>
          <w:kern w:val="0"/>
          <w:sz w:val="21"/>
          <w:szCs w:val="21"/>
          <w:lang w:eastAsia="en-ID"/>
          <w14:ligatures w14:val="none"/>
        </w:rPr>
        <w:t>) :</w:t>
      </w:r>
      <w:proofErr w:type="gramEnd"/>
      <w:r w:rsidRPr="00CA5474">
        <w:rPr>
          <w:rFonts w:ascii="Consolas" w:eastAsia="Times New Roman" w:hAnsi="Consolas" w:cs="Times New Roman"/>
          <w:noProof w:val="0"/>
          <w:color w:val="CCCCCC"/>
          <w:kern w:val="0"/>
          <w:sz w:val="21"/>
          <w:szCs w:val="21"/>
          <w:lang w:eastAsia="en-ID"/>
          <w14:ligatures w14:val="none"/>
        </w:rPr>
        <w:t>-</w:t>
      </w:r>
    </w:p>
    <w:p w14:paraId="77A6E292" w14:textId="77777777" w:rsidR="00CA5474" w:rsidRPr="00CA5474" w:rsidRDefault="00CA5474" w:rsidP="00CA547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CA5474">
        <w:rPr>
          <w:rFonts w:ascii="Consolas" w:eastAsia="Times New Roman" w:hAnsi="Consolas" w:cs="Times New Roman"/>
          <w:noProof w:val="0"/>
          <w:color w:val="CCCCCC"/>
          <w:kern w:val="0"/>
          <w:sz w:val="21"/>
          <w:szCs w:val="21"/>
          <w:lang w:eastAsia="en-ID"/>
          <w14:ligatures w14:val="none"/>
        </w:rPr>
        <w:t>    bentrok_</w:t>
      </w:r>
      <w:proofErr w:type="gramStart"/>
      <w:r w:rsidRPr="00CA5474">
        <w:rPr>
          <w:rFonts w:ascii="Consolas" w:eastAsia="Times New Roman" w:hAnsi="Consolas" w:cs="Times New Roman"/>
          <w:noProof w:val="0"/>
          <w:color w:val="CCCCCC"/>
          <w:kern w:val="0"/>
          <w:sz w:val="21"/>
          <w:szCs w:val="21"/>
          <w:lang w:eastAsia="en-ID"/>
          <w14:ligatures w14:val="none"/>
        </w:rPr>
        <w:t>ruangan(</w:t>
      </w:r>
      <w:proofErr w:type="gramEnd"/>
      <w:r w:rsidRPr="00CA5474">
        <w:rPr>
          <w:rFonts w:ascii="Consolas" w:eastAsia="Times New Roman" w:hAnsi="Consolas" w:cs="Times New Roman"/>
          <w:noProof w:val="0"/>
          <w:color w:val="CCCCCC"/>
          <w:kern w:val="0"/>
          <w:sz w:val="21"/>
          <w:szCs w:val="21"/>
          <w:lang w:eastAsia="en-ID"/>
          <w14:ligatures w14:val="none"/>
        </w:rPr>
        <w:t>K, _).</w:t>
      </w:r>
    </w:p>
    <w:p w14:paraId="584EF71F" w14:textId="77777777" w:rsidR="00CA5474" w:rsidRPr="00CA5474" w:rsidRDefault="00CA5474" w:rsidP="00CA547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CA5474">
        <w:rPr>
          <w:rFonts w:ascii="Consolas" w:eastAsia="Times New Roman" w:hAnsi="Consolas" w:cs="Times New Roman"/>
          <w:noProof w:val="0"/>
          <w:color w:val="CCCCCC"/>
          <w:kern w:val="0"/>
          <w:sz w:val="21"/>
          <w:szCs w:val="21"/>
          <w:lang w:eastAsia="en-ID"/>
          <w14:ligatures w14:val="none"/>
        </w:rPr>
        <w:t>kelas_bermasalah(K</w:t>
      </w:r>
      <w:proofErr w:type="gramStart"/>
      <w:r w:rsidRPr="00CA5474">
        <w:rPr>
          <w:rFonts w:ascii="Consolas" w:eastAsia="Times New Roman" w:hAnsi="Consolas" w:cs="Times New Roman"/>
          <w:noProof w:val="0"/>
          <w:color w:val="CCCCCC"/>
          <w:kern w:val="0"/>
          <w:sz w:val="21"/>
          <w:szCs w:val="21"/>
          <w:lang w:eastAsia="en-ID"/>
          <w14:ligatures w14:val="none"/>
        </w:rPr>
        <w:t>) :</w:t>
      </w:r>
      <w:proofErr w:type="gramEnd"/>
      <w:r w:rsidRPr="00CA5474">
        <w:rPr>
          <w:rFonts w:ascii="Consolas" w:eastAsia="Times New Roman" w:hAnsi="Consolas" w:cs="Times New Roman"/>
          <w:noProof w:val="0"/>
          <w:color w:val="CCCCCC"/>
          <w:kern w:val="0"/>
          <w:sz w:val="21"/>
          <w:szCs w:val="21"/>
          <w:lang w:eastAsia="en-ID"/>
          <w14:ligatures w14:val="none"/>
        </w:rPr>
        <w:t>-</w:t>
      </w:r>
    </w:p>
    <w:p w14:paraId="686B324E" w14:textId="77777777" w:rsidR="00CA5474" w:rsidRPr="00CA5474" w:rsidRDefault="00CA5474" w:rsidP="00CA547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CA5474">
        <w:rPr>
          <w:rFonts w:ascii="Consolas" w:eastAsia="Times New Roman" w:hAnsi="Consolas" w:cs="Times New Roman"/>
          <w:noProof w:val="0"/>
          <w:color w:val="CCCCCC"/>
          <w:kern w:val="0"/>
          <w:sz w:val="21"/>
          <w:szCs w:val="21"/>
          <w:lang w:eastAsia="en-ID"/>
          <w14:ligatures w14:val="none"/>
        </w:rPr>
        <w:t>    bentrok_</w:t>
      </w:r>
      <w:proofErr w:type="gramStart"/>
      <w:r w:rsidRPr="00CA5474">
        <w:rPr>
          <w:rFonts w:ascii="Consolas" w:eastAsia="Times New Roman" w:hAnsi="Consolas" w:cs="Times New Roman"/>
          <w:noProof w:val="0"/>
          <w:color w:val="CCCCCC"/>
          <w:kern w:val="0"/>
          <w:sz w:val="21"/>
          <w:szCs w:val="21"/>
          <w:lang w:eastAsia="en-ID"/>
          <w14:ligatures w14:val="none"/>
        </w:rPr>
        <w:t>ruangan(</w:t>
      </w:r>
      <w:proofErr w:type="gramEnd"/>
      <w:r w:rsidRPr="00CA5474">
        <w:rPr>
          <w:rFonts w:ascii="Consolas" w:eastAsia="Times New Roman" w:hAnsi="Consolas" w:cs="Times New Roman"/>
          <w:noProof w:val="0"/>
          <w:color w:val="CCCCCC"/>
          <w:kern w:val="0"/>
          <w:sz w:val="21"/>
          <w:szCs w:val="21"/>
          <w:lang w:eastAsia="en-ID"/>
          <w14:ligatures w14:val="none"/>
        </w:rPr>
        <w:t>_, K).</w:t>
      </w:r>
    </w:p>
    <w:p w14:paraId="7375D690" w14:textId="77777777" w:rsidR="00CA5474" w:rsidRPr="00CA5474" w:rsidRDefault="00CA5474" w:rsidP="00CA547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CA5474">
        <w:rPr>
          <w:rFonts w:ascii="Consolas" w:eastAsia="Times New Roman" w:hAnsi="Consolas" w:cs="Times New Roman"/>
          <w:noProof w:val="0"/>
          <w:color w:val="CCCCCC"/>
          <w:kern w:val="0"/>
          <w:sz w:val="21"/>
          <w:szCs w:val="21"/>
          <w:lang w:eastAsia="en-ID"/>
          <w14:ligatures w14:val="none"/>
        </w:rPr>
        <w:t>kelas_bermasalah(K</w:t>
      </w:r>
      <w:proofErr w:type="gramStart"/>
      <w:r w:rsidRPr="00CA5474">
        <w:rPr>
          <w:rFonts w:ascii="Consolas" w:eastAsia="Times New Roman" w:hAnsi="Consolas" w:cs="Times New Roman"/>
          <w:noProof w:val="0"/>
          <w:color w:val="CCCCCC"/>
          <w:kern w:val="0"/>
          <w:sz w:val="21"/>
          <w:szCs w:val="21"/>
          <w:lang w:eastAsia="en-ID"/>
          <w14:ligatures w14:val="none"/>
        </w:rPr>
        <w:t>) :</w:t>
      </w:r>
      <w:proofErr w:type="gramEnd"/>
      <w:r w:rsidRPr="00CA5474">
        <w:rPr>
          <w:rFonts w:ascii="Consolas" w:eastAsia="Times New Roman" w:hAnsi="Consolas" w:cs="Times New Roman"/>
          <w:noProof w:val="0"/>
          <w:color w:val="CCCCCC"/>
          <w:kern w:val="0"/>
          <w:sz w:val="21"/>
          <w:szCs w:val="21"/>
          <w:lang w:eastAsia="en-ID"/>
          <w14:ligatures w14:val="none"/>
        </w:rPr>
        <w:t>-</w:t>
      </w:r>
    </w:p>
    <w:p w14:paraId="0AB558AA" w14:textId="77777777" w:rsidR="00CA5474" w:rsidRPr="00CA5474" w:rsidRDefault="00CA5474" w:rsidP="00CA547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CA5474">
        <w:rPr>
          <w:rFonts w:ascii="Consolas" w:eastAsia="Times New Roman" w:hAnsi="Consolas" w:cs="Times New Roman"/>
          <w:noProof w:val="0"/>
          <w:color w:val="CCCCCC"/>
          <w:kern w:val="0"/>
          <w:sz w:val="21"/>
          <w:szCs w:val="21"/>
          <w:lang w:eastAsia="en-ID"/>
          <w14:ligatures w14:val="none"/>
        </w:rPr>
        <w:t>    potensi_</w:t>
      </w:r>
      <w:proofErr w:type="gramStart"/>
      <w:r w:rsidRPr="00CA5474">
        <w:rPr>
          <w:rFonts w:ascii="Consolas" w:eastAsia="Times New Roman" w:hAnsi="Consolas" w:cs="Times New Roman"/>
          <w:noProof w:val="0"/>
          <w:color w:val="CCCCCC"/>
          <w:kern w:val="0"/>
          <w:sz w:val="21"/>
          <w:szCs w:val="21"/>
          <w:lang w:eastAsia="en-ID"/>
          <w14:ligatures w14:val="none"/>
        </w:rPr>
        <w:t>bentrok(</w:t>
      </w:r>
      <w:proofErr w:type="gramEnd"/>
      <w:r w:rsidRPr="00CA5474">
        <w:rPr>
          <w:rFonts w:ascii="Consolas" w:eastAsia="Times New Roman" w:hAnsi="Consolas" w:cs="Times New Roman"/>
          <w:noProof w:val="0"/>
          <w:color w:val="CCCCCC"/>
          <w:kern w:val="0"/>
          <w:sz w:val="21"/>
          <w:szCs w:val="21"/>
          <w:lang w:eastAsia="en-ID"/>
          <w14:ligatures w14:val="none"/>
        </w:rPr>
        <w:t>K, _, _).</w:t>
      </w:r>
    </w:p>
    <w:p w14:paraId="0CD09F48" w14:textId="77777777" w:rsidR="00CA5474" w:rsidRDefault="00CA5474" w:rsidP="00E86F92">
      <w:pPr>
        <w:shd w:val="clear" w:color="auto" w:fill="1F1F1F"/>
        <w:spacing w:after="0" w:line="285" w:lineRule="atLeast"/>
        <w:ind w:left="567" w:hanging="141"/>
        <w:jc w:val="left"/>
        <w:rPr>
          <w:rFonts w:ascii="Consolas" w:eastAsia="Times New Roman" w:hAnsi="Consolas" w:cs="Times New Roman"/>
          <w:noProof w:val="0"/>
          <w:color w:val="CCCCCC"/>
          <w:kern w:val="0"/>
          <w:sz w:val="21"/>
          <w:szCs w:val="21"/>
          <w:lang w:eastAsia="en-ID"/>
          <w14:ligatures w14:val="none"/>
        </w:rPr>
      </w:pPr>
    </w:p>
    <w:p w14:paraId="0F30BAEB" w14:textId="77777777" w:rsidR="00CD36F7" w:rsidRPr="00CD36F7" w:rsidRDefault="00CD36F7" w:rsidP="00CD36F7">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CD36F7">
        <w:rPr>
          <w:rFonts w:ascii="Consolas" w:eastAsia="Times New Roman" w:hAnsi="Consolas" w:cs="Times New Roman"/>
          <w:noProof w:val="0"/>
          <w:color w:val="CCCCCC"/>
          <w:kern w:val="0"/>
          <w:sz w:val="21"/>
          <w:szCs w:val="21"/>
          <w:lang w:eastAsia="en-ID"/>
          <w14:ligatures w14:val="none"/>
        </w:rPr>
        <w:t>% Rule 4 — Potensi bentrok: kelas butuh ruang pada W, tapi ruang yang dipakai pada W ternyata tidak bisa dipakai</w:t>
      </w:r>
    </w:p>
    <w:p w14:paraId="5B7F8443" w14:textId="77777777" w:rsidR="00CD36F7" w:rsidRPr="00CD36F7" w:rsidRDefault="00CD36F7" w:rsidP="00CD36F7">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CD36F7">
        <w:rPr>
          <w:rFonts w:ascii="Consolas" w:eastAsia="Times New Roman" w:hAnsi="Consolas" w:cs="Times New Roman"/>
          <w:noProof w:val="0"/>
          <w:color w:val="CCCCCC"/>
          <w:kern w:val="0"/>
          <w:sz w:val="21"/>
          <w:szCs w:val="21"/>
          <w:lang w:eastAsia="en-ID"/>
          <w14:ligatures w14:val="none"/>
        </w:rPr>
        <w:t>% (mengaitkan butuh_ruang + kelas_di_ruang + ruang_tidak_dapat_dipakai)</w:t>
      </w:r>
    </w:p>
    <w:p w14:paraId="4601F5B3" w14:textId="77777777" w:rsidR="00CD36F7" w:rsidRPr="00CD36F7" w:rsidRDefault="00CD36F7" w:rsidP="00CD36F7">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CD36F7">
        <w:rPr>
          <w:rFonts w:ascii="Consolas" w:eastAsia="Times New Roman" w:hAnsi="Consolas" w:cs="Times New Roman"/>
          <w:noProof w:val="0"/>
          <w:color w:val="CCCCCC"/>
          <w:kern w:val="0"/>
          <w:sz w:val="21"/>
          <w:szCs w:val="21"/>
          <w:lang w:eastAsia="en-ID"/>
          <w14:ligatures w14:val="none"/>
        </w:rPr>
        <w:t>potensi_</w:t>
      </w:r>
      <w:proofErr w:type="gramStart"/>
      <w:r w:rsidRPr="00CD36F7">
        <w:rPr>
          <w:rFonts w:ascii="Consolas" w:eastAsia="Times New Roman" w:hAnsi="Consolas" w:cs="Times New Roman"/>
          <w:noProof w:val="0"/>
          <w:color w:val="CCCCCC"/>
          <w:kern w:val="0"/>
          <w:sz w:val="21"/>
          <w:szCs w:val="21"/>
          <w:lang w:eastAsia="en-ID"/>
          <w14:ligatures w14:val="none"/>
        </w:rPr>
        <w:t>bentrok(</w:t>
      </w:r>
      <w:proofErr w:type="gramEnd"/>
      <w:r w:rsidRPr="00CD36F7">
        <w:rPr>
          <w:rFonts w:ascii="Consolas" w:eastAsia="Times New Roman" w:hAnsi="Consolas" w:cs="Times New Roman"/>
          <w:noProof w:val="0"/>
          <w:color w:val="CCCCCC"/>
          <w:kern w:val="0"/>
          <w:sz w:val="21"/>
          <w:szCs w:val="21"/>
          <w:lang w:eastAsia="en-ID"/>
          <w14:ligatures w14:val="none"/>
        </w:rPr>
        <w:t>K, R, W</w:t>
      </w:r>
      <w:proofErr w:type="gramStart"/>
      <w:r w:rsidRPr="00CD36F7">
        <w:rPr>
          <w:rFonts w:ascii="Consolas" w:eastAsia="Times New Roman" w:hAnsi="Consolas" w:cs="Times New Roman"/>
          <w:noProof w:val="0"/>
          <w:color w:val="CCCCCC"/>
          <w:kern w:val="0"/>
          <w:sz w:val="21"/>
          <w:szCs w:val="21"/>
          <w:lang w:eastAsia="en-ID"/>
          <w14:ligatures w14:val="none"/>
        </w:rPr>
        <w:t>) :</w:t>
      </w:r>
      <w:proofErr w:type="gramEnd"/>
      <w:r w:rsidRPr="00CD36F7">
        <w:rPr>
          <w:rFonts w:ascii="Consolas" w:eastAsia="Times New Roman" w:hAnsi="Consolas" w:cs="Times New Roman"/>
          <w:noProof w:val="0"/>
          <w:color w:val="CCCCCC"/>
          <w:kern w:val="0"/>
          <w:sz w:val="21"/>
          <w:szCs w:val="21"/>
          <w:lang w:eastAsia="en-ID"/>
          <w14:ligatures w14:val="none"/>
        </w:rPr>
        <w:t>-</w:t>
      </w:r>
    </w:p>
    <w:p w14:paraId="543BBB6D" w14:textId="77777777" w:rsidR="00CD36F7" w:rsidRPr="00CD36F7" w:rsidRDefault="00CD36F7" w:rsidP="00CD36F7">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CD36F7">
        <w:rPr>
          <w:rFonts w:ascii="Consolas" w:eastAsia="Times New Roman" w:hAnsi="Consolas" w:cs="Times New Roman"/>
          <w:noProof w:val="0"/>
          <w:color w:val="CCCCCC"/>
          <w:kern w:val="0"/>
          <w:sz w:val="21"/>
          <w:szCs w:val="21"/>
          <w:lang w:eastAsia="en-ID"/>
          <w14:ligatures w14:val="none"/>
        </w:rPr>
        <w:t>    butuh_ruang(K),</w:t>
      </w:r>
    </w:p>
    <w:p w14:paraId="129237EA" w14:textId="77777777" w:rsidR="00CD36F7" w:rsidRPr="00CD36F7" w:rsidRDefault="00CD36F7" w:rsidP="00CD36F7">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CD36F7">
        <w:rPr>
          <w:rFonts w:ascii="Consolas" w:eastAsia="Times New Roman" w:hAnsi="Consolas" w:cs="Times New Roman"/>
          <w:noProof w:val="0"/>
          <w:color w:val="CCCCCC"/>
          <w:kern w:val="0"/>
          <w:sz w:val="21"/>
          <w:szCs w:val="21"/>
          <w:lang w:eastAsia="en-ID"/>
          <w14:ligatures w14:val="none"/>
        </w:rPr>
        <w:t>    kelas_di_</w:t>
      </w:r>
      <w:proofErr w:type="gramStart"/>
      <w:r w:rsidRPr="00CD36F7">
        <w:rPr>
          <w:rFonts w:ascii="Consolas" w:eastAsia="Times New Roman" w:hAnsi="Consolas" w:cs="Times New Roman"/>
          <w:noProof w:val="0"/>
          <w:color w:val="CCCCCC"/>
          <w:kern w:val="0"/>
          <w:sz w:val="21"/>
          <w:szCs w:val="21"/>
          <w:lang w:eastAsia="en-ID"/>
          <w14:ligatures w14:val="none"/>
        </w:rPr>
        <w:t>ruang(</w:t>
      </w:r>
      <w:proofErr w:type="gramEnd"/>
      <w:r w:rsidRPr="00CD36F7">
        <w:rPr>
          <w:rFonts w:ascii="Consolas" w:eastAsia="Times New Roman" w:hAnsi="Consolas" w:cs="Times New Roman"/>
          <w:noProof w:val="0"/>
          <w:color w:val="CCCCCC"/>
          <w:kern w:val="0"/>
          <w:sz w:val="21"/>
          <w:szCs w:val="21"/>
          <w:lang w:eastAsia="en-ID"/>
          <w14:ligatures w14:val="none"/>
        </w:rPr>
        <w:t>K, R, W),</w:t>
      </w:r>
    </w:p>
    <w:p w14:paraId="0E77D464" w14:textId="77777777" w:rsidR="00CD36F7" w:rsidRPr="00CD36F7" w:rsidRDefault="00CD36F7" w:rsidP="00CD36F7">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CD36F7">
        <w:rPr>
          <w:rFonts w:ascii="Consolas" w:eastAsia="Times New Roman" w:hAnsi="Consolas" w:cs="Times New Roman"/>
          <w:noProof w:val="0"/>
          <w:color w:val="CCCCCC"/>
          <w:kern w:val="0"/>
          <w:sz w:val="21"/>
          <w:szCs w:val="21"/>
          <w:lang w:eastAsia="en-ID"/>
          <w14:ligatures w14:val="none"/>
        </w:rPr>
        <w:t>    ruang_tidak_dapat_</w:t>
      </w:r>
      <w:proofErr w:type="gramStart"/>
      <w:r w:rsidRPr="00CD36F7">
        <w:rPr>
          <w:rFonts w:ascii="Consolas" w:eastAsia="Times New Roman" w:hAnsi="Consolas" w:cs="Times New Roman"/>
          <w:noProof w:val="0"/>
          <w:color w:val="CCCCCC"/>
          <w:kern w:val="0"/>
          <w:sz w:val="21"/>
          <w:szCs w:val="21"/>
          <w:lang w:eastAsia="en-ID"/>
          <w14:ligatures w14:val="none"/>
        </w:rPr>
        <w:t>dipakai(</w:t>
      </w:r>
      <w:proofErr w:type="gramEnd"/>
      <w:r w:rsidRPr="00CD36F7">
        <w:rPr>
          <w:rFonts w:ascii="Consolas" w:eastAsia="Times New Roman" w:hAnsi="Consolas" w:cs="Times New Roman"/>
          <w:noProof w:val="0"/>
          <w:color w:val="CCCCCC"/>
          <w:kern w:val="0"/>
          <w:sz w:val="21"/>
          <w:szCs w:val="21"/>
          <w:lang w:eastAsia="en-ID"/>
          <w14:ligatures w14:val="none"/>
        </w:rPr>
        <w:t>R, W).</w:t>
      </w:r>
    </w:p>
    <w:p w14:paraId="748581DB" w14:textId="77777777" w:rsidR="00CD36F7" w:rsidRDefault="00CD36F7" w:rsidP="00E86F92">
      <w:pPr>
        <w:shd w:val="clear" w:color="auto" w:fill="1F1F1F"/>
        <w:spacing w:after="0" w:line="285" w:lineRule="atLeast"/>
        <w:ind w:left="567" w:hanging="141"/>
        <w:jc w:val="left"/>
        <w:rPr>
          <w:rFonts w:ascii="Consolas" w:eastAsia="Times New Roman" w:hAnsi="Consolas" w:cs="Times New Roman"/>
          <w:noProof w:val="0"/>
          <w:color w:val="CCCCCC"/>
          <w:kern w:val="0"/>
          <w:sz w:val="21"/>
          <w:szCs w:val="21"/>
          <w:lang w:eastAsia="en-ID"/>
          <w14:ligatures w14:val="none"/>
        </w:rPr>
      </w:pPr>
    </w:p>
    <w:p w14:paraId="31D20428" w14:textId="77777777" w:rsidR="005B3C24" w:rsidRPr="005B3C24" w:rsidRDefault="005B3C24" w:rsidP="005B3C2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5B3C24">
        <w:rPr>
          <w:rFonts w:ascii="Consolas" w:eastAsia="Times New Roman" w:hAnsi="Consolas" w:cs="Times New Roman"/>
          <w:noProof w:val="0"/>
          <w:color w:val="CCCCCC"/>
          <w:kern w:val="0"/>
          <w:sz w:val="21"/>
          <w:szCs w:val="21"/>
          <w:lang w:eastAsia="en-ID"/>
          <w14:ligatures w14:val="none"/>
        </w:rPr>
        <w:t>% Rule 1 — Bentrok Ruangan yang benar-benar “ruang sama, waktu sama”</w:t>
      </w:r>
    </w:p>
    <w:p w14:paraId="60F63FEE" w14:textId="77777777" w:rsidR="005B3C24" w:rsidRPr="005B3C24" w:rsidRDefault="005B3C24" w:rsidP="005B3C2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5B3C24">
        <w:rPr>
          <w:rFonts w:ascii="Consolas" w:eastAsia="Times New Roman" w:hAnsi="Consolas" w:cs="Times New Roman"/>
          <w:noProof w:val="0"/>
          <w:color w:val="CCCCCC"/>
          <w:kern w:val="0"/>
          <w:sz w:val="21"/>
          <w:szCs w:val="21"/>
          <w:lang w:eastAsia="en-ID"/>
          <w14:ligatures w14:val="none"/>
        </w:rPr>
        <w:t>bentrok_</w:t>
      </w:r>
      <w:proofErr w:type="gramStart"/>
      <w:r w:rsidRPr="005B3C24">
        <w:rPr>
          <w:rFonts w:ascii="Consolas" w:eastAsia="Times New Roman" w:hAnsi="Consolas" w:cs="Times New Roman"/>
          <w:noProof w:val="0"/>
          <w:color w:val="CCCCCC"/>
          <w:kern w:val="0"/>
          <w:sz w:val="21"/>
          <w:szCs w:val="21"/>
          <w:lang w:eastAsia="en-ID"/>
          <w14:ligatures w14:val="none"/>
        </w:rPr>
        <w:t>ruangan(</w:t>
      </w:r>
      <w:proofErr w:type="gramEnd"/>
      <w:r w:rsidRPr="005B3C24">
        <w:rPr>
          <w:rFonts w:ascii="Consolas" w:eastAsia="Times New Roman" w:hAnsi="Consolas" w:cs="Times New Roman"/>
          <w:noProof w:val="0"/>
          <w:color w:val="CCCCCC"/>
          <w:kern w:val="0"/>
          <w:sz w:val="21"/>
          <w:szCs w:val="21"/>
          <w:lang w:eastAsia="en-ID"/>
          <w14:ligatures w14:val="none"/>
        </w:rPr>
        <w:t>K1, K2</w:t>
      </w:r>
      <w:proofErr w:type="gramStart"/>
      <w:r w:rsidRPr="005B3C24">
        <w:rPr>
          <w:rFonts w:ascii="Consolas" w:eastAsia="Times New Roman" w:hAnsi="Consolas" w:cs="Times New Roman"/>
          <w:noProof w:val="0"/>
          <w:color w:val="CCCCCC"/>
          <w:kern w:val="0"/>
          <w:sz w:val="21"/>
          <w:szCs w:val="21"/>
          <w:lang w:eastAsia="en-ID"/>
          <w14:ligatures w14:val="none"/>
        </w:rPr>
        <w:t>) :</w:t>
      </w:r>
      <w:proofErr w:type="gramEnd"/>
      <w:r w:rsidRPr="005B3C24">
        <w:rPr>
          <w:rFonts w:ascii="Consolas" w:eastAsia="Times New Roman" w:hAnsi="Consolas" w:cs="Times New Roman"/>
          <w:noProof w:val="0"/>
          <w:color w:val="CCCCCC"/>
          <w:kern w:val="0"/>
          <w:sz w:val="21"/>
          <w:szCs w:val="21"/>
          <w:lang w:eastAsia="en-ID"/>
          <w14:ligatures w14:val="none"/>
        </w:rPr>
        <w:t>-</w:t>
      </w:r>
    </w:p>
    <w:p w14:paraId="61FF7FA6" w14:textId="77777777" w:rsidR="005B3C24" w:rsidRPr="005B3C24" w:rsidRDefault="005B3C24" w:rsidP="005B3C2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5B3C24">
        <w:rPr>
          <w:rFonts w:ascii="Consolas" w:eastAsia="Times New Roman" w:hAnsi="Consolas" w:cs="Times New Roman"/>
          <w:noProof w:val="0"/>
          <w:color w:val="CCCCCC"/>
          <w:kern w:val="0"/>
          <w:sz w:val="21"/>
          <w:szCs w:val="21"/>
          <w:lang w:eastAsia="en-ID"/>
          <w14:ligatures w14:val="none"/>
        </w:rPr>
        <w:t>    kelas_di_</w:t>
      </w:r>
      <w:proofErr w:type="gramStart"/>
      <w:r w:rsidRPr="005B3C24">
        <w:rPr>
          <w:rFonts w:ascii="Consolas" w:eastAsia="Times New Roman" w:hAnsi="Consolas" w:cs="Times New Roman"/>
          <w:noProof w:val="0"/>
          <w:color w:val="CCCCCC"/>
          <w:kern w:val="0"/>
          <w:sz w:val="21"/>
          <w:szCs w:val="21"/>
          <w:lang w:eastAsia="en-ID"/>
          <w14:ligatures w14:val="none"/>
        </w:rPr>
        <w:t>ruang(</w:t>
      </w:r>
      <w:proofErr w:type="gramEnd"/>
      <w:r w:rsidRPr="005B3C24">
        <w:rPr>
          <w:rFonts w:ascii="Consolas" w:eastAsia="Times New Roman" w:hAnsi="Consolas" w:cs="Times New Roman"/>
          <w:noProof w:val="0"/>
          <w:color w:val="CCCCCC"/>
          <w:kern w:val="0"/>
          <w:sz w:val="21"/>
          <w:szCs w:val="21"/>
          <w:lang w:eastAsia="en-ID"/>
          <w14:ligatures w14:val="none"/>
        </w:rPr>
        <w:t>K1, R, W),</w:t>
      </w:r>
    </w:p>
    <w:p w14:paraId="21D0FC9E" w14:textId="77777777" w:rsidR="005B3C24" w:rsidRPr="005B3C24" w:rsidRDefault="005B3C24" w:rsidP="005B3C2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5B3C24">
        <w:rPr>
          <w:rFonts w:ascii="Consolas" w:eastAsia="Times New Roman" w:hAnsi="Consolas" w:cs="Times New Roman"/>
          <w:noProof w:val="0"/>
          <w:color w:val="CCCCCC"/>
          <w:kern w:val="0"/>
          <w:sz w:val="21"/>
          <w:szCs w:val="21"/>
          <w:lang w:eastAsia="en-ID"/>
          <w14:ligatures w14:val="none"/>
        </w:rPr>
        <w:t>    kelas_di_</w:t>
      </w:r>
      <w:proofErr w:type="gramStart"/>
      <w:r w:rsidRPr="005B3C24">
        <w:rPr>
          <w:rFonts w:ascii="Consolas" w:eastAsia="Times New Roman" w:hAnsi="Consolas" w:cs="Times New Roman"/>
          <w:noProof w:val="0"/>
          <w:color w:val="CCCCCC"/>
          <w:kern w:val="0"/>
          <w:sz w:val="21"/>
          <w:szCs w:val="21"/>
          <w:lang w:eastAsia="en-ID"/>
          <w14:ligatures w14:val="none"/>
        </w:rPr>
        <w:t>ruang(</w:t>
      </w:r>
      <w:proofErr w:type="gramEnd"/>
      <w:r w:rsidRPr="005B3C24">
        <w:rPr>
          <w:rFonts w:ascii="Consolas" w:eastAsia="Times New Roman" w:hAnsi="Consolas" w:cs="Times New Roman"/>
          <w:noProof w:val="0"/>
          <w:color w:val="CCCCCC"/>
          <w:kern w:val="0"/>
          <w:sz w:val="21"/>
          <w:szCs w:val="21"/>
          <w:lang w:eastAsia="en-ID"/>
          <w14:ligatures w14:val="none"/>
        </w:rPr>
        <w:t>K2, R, W),</w:t>
      </w:r>
    </w:p>
    <w:p w14:paraId="6977EFCB" w14:textId="77777777" w:rsidR="005B3C24" w:rsidRPr="005B3C24" w:rsidRDefault="005B3C24" w:rsidP="005B3C24">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5B3C24">
        <w:rPr>
          <w:rFonts w:ascii="Consolas" w:eastAsia="Times New Roman" w:hAnsi="Consolas" w:cs="Times New Roman"/>
          <w:noProof w:val="0"/>
          <w:color w:val="CCCCCC"/>
          <w:kern w:val="0"/>
          <w:sz w:val="21"/>
          <w:szCs w:val="21"/>
          <w:lang w:eastAsia="en-ID"/>
          <w14:ligatures w14:val="none"/>
        </w:rPr>
        <w:t>    K1 @&lt; K2.</w:t>
      </w:r>
    </w:p>
    <w:p w14:paraId="709D4D94" w14:textId="77777777" w:rsidR="005B3C24" w:rsidRPr="00980121" w:rsidRDefault="005B3C24" w:rsidP="00E86F92">
      <w:pPr>
        <w:shd w:val="clear" w:color="auto" w:fill="1F1F1F"/>
        <w:spacing w:after="0" w:line="285" w:lineRule="atLeast"/>
        <w:ind w:left="567" w:hanging="141"/>
        <w:jc w:val="left"/>
        <w:rPr>
          <w:rFonts w:ascii="Consolas" w:eastAsia="Times New Roman" w:hAnsi="Consolas" w:cs="Times New Roman"/>
          <w:noProof w:val="0"/>
          <w:color w:val="CCCCCC"/>
          <w:kern w:val="0"/>
          <w:sz w:val="21"/>
          <w:szCs w:val="21"/>
          <w:lang w:eastAsia="en-ID"/>
          <w14:ligatures w14:val="none"/>
        </w:rPr>
      </w:pPr>
    </w:p>
    <w:p w14:paraId="1DD512DE" w14:textId="1A3136B3" w:rsidR="00980121" w:rsidRDefault="00980121" w:rsidP="00980121">
      <w:pPr>
        <w:pStyle w:val="ListParagraph"/>
        <w:ind w:left="426"/>
      </w:pPr>
    </w:p>
    <w:p w14:paraId="2E1A576A" w14:textId="18BB2C9E" w:rsidR="009E2B02" w:rsidRDefault="009E2B02" w:rsidP="009E2B0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Pr>
          <w:rFonts w:ascii="Consolas" w:eastAsia="Times New Roman" w:hAnsi="Consolas" w:cs="Times New Roman"/>
          <w:noProof w:val="0"/>
          <w:color w:val="CCCCCC"/>
          <w:kern w:val="0"/>
          <w:sz w:val="21"/>
          <w:szCs w:val="21"/>
          <w:lang w:eastAsia="en-ID"/>
          <w14:ligatures w14:val="none"/>
        </w:rPr>
        <w:t>% FACTS</w:t>
      </w:r>
    </w:p>
    <w:p w14:paraId="55F6F492" w14:textId="0FD65F7F" w:rsidR="009E2B02" w:rsidRPr="009E2B02" w:rsidRDefault="009E2B02" w:rsidP="009E2B0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E2B02">
        <w:rPr>
          <w:rFonts w:ascii="Consolas" w:eastAsia="Times New Roman" w:hAnsi="Consolas" w:cs="Times New Roman"/>
          <w:noProof w:val="0"/>
          <w:color w:val="CCCCCC"/>
          <w:kern w:val="0"/>
          <w:sz w:val="21"/>
          <w:szCs w:val="21"/>
          <w:lang w:eastAsia="en-ID"/>
          <w14:ligatures w14:val="none"/>
        </w:rPr>
        <w:t>% Penempatan kelas ke ruang (kelas, ruang, waktu)</w:t>
      </w:r>
    </w:p>
    <w:p w14:paraId="7E11688A" w14:textId="77777777" w:rsidR="009E2B02" w:rsidRPr="009E2B02" w:rsidRDefault="009E2B02" w:rsidP="009E2B0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E2B02">
        <w:rPr>
          <w:rFonts w:ascii="Consolas" w:eastAsia="Times New Roman" w:hAnsi="Consolas" w:cs="Times New Roman"/>
          <w:noProof w:val="0"/>
          <w:color w:val="CCCCCC"/>
          <w:kern w:val="0"/>
          <w:sz w:val="21"/>
          <w:szCs w:val="21"/>
          <w:lang w:eastAsia="en-ID"/>
          <w14:ligatures w14:val="none"/>
        </w:rPr>
        <w:t>kelas_di_</w:t>
      </w:r>
      <w:proofErr w:type="gramStart"/>
      <w:r w:rsidRPr="009E2B02">
        <w:rPr>
          <w:rFonts w:ascii="Consolas" w:eastAsia="Times New Roman" w:hAnsi="Consolas" w:cs="Times New Roman"/>
          <w:noProof w:val="0"/>
          <w:color w:val="CCCCCC"/>
          <w:kern w:val="0"/>
          <w:sz w:val="21"/>
          <w:szCs w:val="21"/>
          <w:lang w:eastAsia="en-ID"/>
          <w14:ligatures w14:val="none"/>
        </w:rPr>
        <w:t>ruang(</w:t>
      </w:r>
      <w:proofErr w:type="gramEnd"/>
      <w:r w:rsidRPr="009E2B02">
        <w:rPr>
          <w:rFonts w:ascii="Consolas" w:eastAsia="Times New Roman" w:hAnsi="Consolas" w:cs="Times New Roman"/>
          <w:noProof w:val="0"/>
          <w:color w:val="CCCCCC"/>
          <w:kern w:val="0"/>
          <w:sz w:val="21"/>
          <w:szCs w:val="21"/>
          <w:lang w:eastAsia="en-ID"/>
          <w14:ligatures w14:val="none"/>
        </w:rPr>
        <w:t>kelasA, ruang_201, jam_9).</w:t>
      </w:r>
    </w:p>
    <w:p w14:paraId="7CE47EB9" w14:textId="77777777" w:rsidR="009E2B02" w:rsidRPr="009E2B02" w:rsidRDefault="009E2B02" w:rsidP="009E2B0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E2B02">
        <w:rPr>
          <w:rFonts w:ascii="Consolas" w:eastAsia="Times New Roman" w:hAnsi="Consolas" w:cs="Times New Roman"/>
          <w:noProof w:val="0"/>
          <w:color w:val="CCCCCC"/>
          <w:kern w:val="0"/>
          <w:sz w:val="21"/>
          <w:szCs w:val="21"/>
          <w:lang w:eastAsia="en-ID"/>
          <w14:ligatures w14:val="none"/>
        </w:rPr>
        <w:t>kelas_di_</w:t>
      </w:r>
      <w:proofErr w:type="gramStart"/>
      <w:r w:rsidRPr="009E2B02">
        <w:rPr>
          <w:rFonts w:ascii="Consolas" w:eastAsia="Times New Roman" w:hAnsi="Consolas" w:cs="Times New Roman"/>
          <w:noProof w:val="0"/>
          <w:color w:val="CCCCCC"/>
          <w:kern w:val="0"/>
          <w:sz w:val="21"/>
          <w:szCs w:val="21"/>
          <w:lang w:eastAsia="en-ID"/>
          <w14:ligatures w14:val="none"/>
        </w:rPr>
        <w:t>ruang(</w:t>
      </w:r>
      <w:proofErr w:type="gramEnd"/>
      <w:r w:rsidRPr="009E2B02">
        <w:rPr>
          <w:rFonts w:ascii="Consolas" w:eastAsia="Times New Roman" w:hAnsi="Consolas" w:cs="Times New Roman"/>
          <w:noProof w:val="0"/>
          <w:color w:val="CCCCCC"/>
          <w:kern w:val="0"/>
          <w:sz w:val="21"/>
          <w:szCs w:val="21"/>
          <w:lang w:eastAsia="en-ID"/>
          <w14:ligatures w14:val="none"/>
        </w:rPr>
        <w:t>kelasB, ruang_201, jam_9).  </w:t>
      </w:r>
    </w:p>
    <w:p w14:paraId="64DE8481" w14:textId="77777777" w:rsidR="009E2B02" w:rsidRPr="009E2B02" w:rsidRDefault="009E2B02" w:rsidP="009E2B02">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E2B02">
        <w:rPr>
          <w:rFonts w:ascii="Consolas" w:eastAsia="Times New Roman" w:hAnsi="Consolas" w:cs="Times New Roman"/>
          <w:noProof w:val="0"/>
          <w:color w:val="CCCCCC"/>
          <w:kern w:val="0"/>
          <w:sz w:val="21"/>
          <w:szCs w:val="21"/>
          <w:lang w:eastAsia="en-ID"/>
          <w14:ligatures w14:val="none"/>
        </w:rPr>
        <w:t>kelas_di_</w:t>
      </w:r>
      <w:proofErr w:type="gramStart"/>
      <w:r w:rsidRPr="009E2B02">
        <w:rPr>
          <w:rFonts w:ascii="Consolas" w:eastAsia="Times New Roman" w:hAnsi="Consolas" w:cs="Times New Roman"/>
          <w:noProof w:val="0"/>
          <w:color w:val="CCCCCC"/>
          <w:kern w:val="0"/>
          <w:sz w:val="21"/>
          <w:szCs w:val="21"/>
          <w:lang w:eastAsia="en-ID"/>
          <w14:ligatures w14:val="none"/>
        </w:rPr>
        <w:t>ruang(</w:t>
      </w:r>
      <w:proofErr w:type="gramEnd"/>
      <w:r w:rsidRPr="009E2B02">
        <w:rPr>
          <w:rFonts w:ascii="Consolas" w:eastAsia="Times New Roman" w:hAnsi="Consolas" w:cs="Times New Roman"/>
          <w:noProof w:val="0"/>
          <w:color w:val="CCCCCC"/>
          <w:kern w:val="0"/>
          <w:sz w:val="21"/>
          <w:szCs w:val="21"/>
          <w:lang w:eastAsia="en-ID"/>
          <w14:ligatures w14:val="none"/>
        </w:rPr>
        <w:t>kelasC, ruang_401, jam_14).</w:t>
      </w:r>
    </w:p>
    <w:p w14:paraId="6D0C2C25" w14:textId="77777777" w:rsidR="009E2B02" w:rsidRDefault="009E2B02" w:rsidP="00980121">
      <w:pPr>
        <w:pStyle w:val="ListParagraph"/>
        <w:ind w:left="426"/>
      </w:pPr>
    </w:p>
    <w:p w14:paraId="4C0E2F6F" w14:textId="77777777" w:rsidR="009E2B02" w:rsidRDefault="009E2B02" w:rsidP="00245733">
      <w:pPr>
        <w:pStyle w:val="ListParagraph"/>
        <w:ind w:left="426"/>
      </w:pPr>
    </w:p>
    <w:p w14:paraId="17D01B5F" w14:textId="25B6BB78" w:rsidR="009E2B02" w:rsidRDefault="009E2B02" w:rsidP="00245733">
      <w:pPr>
        <w:pStyle w:val="ListParagraph"/>
        <w:ind w:left="426"/>
      </w:pPr>
    </w:p>
    <w:p w14:paraId="6E42A7A8" w14:textId="0E26D9A9" w:rsidR="009E2B02" w:rsidRDefault="009E2B02" w:rsidP="00245733">
      <w:pPr>
        <w:pStyle w:val="ListParagraph"/>
        <w:ind w:left="426"/>
      </w:pPr>
    </w:p>
    <w:p w14:paraId="0378E52A" w14:textId="77777777" w:rsidR="009E2B02" w:rsidRDefault="009E2B02" w:rsidP="00245733">
      <w:pPr>
        <w:pStyle w:val="ListParagraph"/>
        <w:ind w:left="426"/>
      </w:pPr>
    </w:p>
    <w:p w14:paraId="1A891C69" w14:textId="1913981A" w:rsidR="009E2B02" w:rsidRDefault="009E2B02" w:rsidP="00245733">
      <w:pPr>
        <w:pStyle w:val="ListParagraph"/>
        <w:ind w:left="426"/>
      </w:pPr>
    </w:p>
    <w:p w14:paraId="1FBEDA84" w14:textId="77D1AED9" w:rsidR="009E2B02" w:rsidRDefault="009E2B02" w:rsidP="00245733">
      <w:pPr>
        <w:pStyle w:val="ListParagraph"/>
        <w:ind w:left="426"/>
      </w:pPr>
    </w:p>
    <w:p w14:paraId="422DC42D" w14:textId="754DF369" w:rsidR="009E2B02" w:rsidRDefault="009E2B02" w:rsidP="00245733">
      <w:pPr>
        <w:pStyle w:val="ListParagraph"/>
        <w:ind w:left="426"/>
      </w:pPr>
      <w:r>
        <w:lastRenderedPageBreak/>
        <w:t>Hasil Uji Inferensi Streamlit:</w:t>
      </w:r>
    </w:p>
    <w:p w14:paraId="63061E54" w14:textId="185F4811" w:rsidR="00245733" w:rsidRDefault="00A73D5D" w:rsidP="00245733">
      <w:pPr>
        <w:pStyle w:val="ListParagraph"/>
        <w:ind w:left="426"/>
      </w:pPr>
      <w:r w:rsidRPr="00A73D5D">
        <w:drawing>
          <wp:inline distT="0" distB="0" distL="0" distR="0" wp14:anchorId="1A5C79DD" wp14:editId="349A1107">
            <wp:extent cx="5731510" cy="1889760"/>
            <wp:effectExtent l="0" t="0" r="2540" b="0"/>
            <wp:docPr id="618405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05863" name="Picture 1" descr="A screenshot of a computer&#10;&#10;AI-generated content may be incorrect."/>
                    <pic:cNvPicPr/>
                  </pic:nvPicPr>
                  <pic:blipFill>
                    <a:blip r:embed="rId22"/>
                    <a:stretch>
                      <a:fillRect/>
                    </a:stretch>
                  </pic:blipFill>
                  <pic:spPr>
                    <a:xfrm>
                      <a:off x="0" y="0"/>
                      <a:ext cx="5731510" cy="1889760"/>
                    </a:xfrm>
                    <a:prstGeom prst="rect">
                      <a:avLst/>
                    </a:prstGeom>
                  </pic:spPr>
                </pic:pic>
              </a:graphicData>
            </a:graphic>
          </wp:inline>
        </w:drawing>
      </w:r>
    </w:p>
    <w:p w14:paraId="18496F93" w14:textId="77777777" w:rsidR="00C17940" w:rsidRDefault="00C17940" w:rsidP="00C17940">
      <w:pPr>
        <w:pStyle w:val="ListParagraph"/>
        <w:ind w:left="426"/>
      </w:pPr>
    </w:p>
    <w:p w14:paraId="54B9EF42" w14:textId="4EB531EF" w:rsidR="00245733" w:rsidRDefault="00A11034" w:rsidP="007F6A82">
      <w:pPr>
        <w:pStyle w:val="ListParagraph"/>
        <w:numPr>
          <w:ilvl w:val="0"/>
          <w:numId w:val="11"/>
        </w:numPr>
        <w:ind w:left="426"/>
      </w:pPr>
      <w:r>
        <w:t>Query: Apakah butuh pengawas pengganti?</w:t>
      </w:r>
    </w:p>
    <w:p w14:paraId="0200DA80" w14:textId="77777777" w:rsidR="006B42C3" w:rsidRPr="006B42C3" w:rsidRDefault="006B42C3" w:rsidP="006B42C3">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6B42C3">
        <w:rPr>
          <w:rFonts w:ascii="Consolas" w:eastAsia="Times New Roman" w:hAnsi="Consolas" w:cs="Times New Roman"/>
          <w:noProof w:val="0"/>
          <w:color w:val="CCCCCC"/>
          <w:kern w:val="0"/>
          <w:sz w:val="21"/>
          <w:szCs w:val="21"/>
          <w:lang w:eastAsia="en-ID"/>
          <w14:ligatures w14:val="none"/>
        </w:rPr>
        <w:t>% Rule 9 — Perlu pengawas pengganti jika pengawas tidak bisa mengawasi kelas tersebut</w:t>
      </w:r>
    </w:p>
    <w:p w14:paraId="75CB1CBD" w14:textId="77777777" w:rsidR="006B42C3" w:rsidRPr="006B42C3" w:rsidRDefault="006B42C3" w:rsidP="006B42C3">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6B42C3">
        <w:rPr>
          <w:rFonts w:ascii="Consolas" w:eastAsia="Times New Roman" w:hAnsi="Consolas" w:cs="Times New Roman"/>
          <w:noProof w:val="0"/>
          <w:color w:val="CCCCCC"/>
          <w:kern w:val="0"/>
          <w:sz w:val="21"/>
          <w:szCs w:val="21"/>
          <w:lang w:eastAsia="en-ID"/>
          <w14:ligatures w14:val="none"/>
        </w:rPr>
        <w:t>butuh_pengawas_pengganti(K</w:t>
      </w:r>
      <w:proofErr w:type="gramStart"/>
      <w:r w:rsidRPr="006B42C3">
        <w:rPr>
          <w:rFonts w:ascii="Consolas" w:eastAsia="Times New Roman" w:hAnsi="Consolas" w:cs="Times New Roman"/>
          <w:noProof w:val="0"/>
          <w:color w:val="CCCCCC"/>
          <w:kern w:val="0"/>
          <w:sz w:val="21"/>
          <w:szCs w:val="21"/>
          <w:lang w:eastAsia="en-ID"/>
          <w14:ligatures w14:val="none"/>
        </w:rPr>
        <w:t>) :</w:t>
      </w:r>
      <w:proofErr w:type="gramEnd"/>
      <w:r w:rsidRPr="006B42C3">
        <w:rPr>
          <w:rFonts w:ascii="Consolas" w:eastAsia="Times New Roman" w:hAnsi="Consolas" w:cs="Times New Roman"/>
          <w:noProof w:val="0"/>
          <w:color w:val="CCCCCC"/>
          <w:kern w:val="0"/>
          <w:sz w:val="21"/>
          <w:szCs w:val="21"/>
          <w:lang w:eastAsia="en-ID"/>
          <w14:ligatures w14:val="none"/>
        </w:rPr>
        <w:t>-</w:t>
      </w:r>
    </w:p>
    <w:p w14:paraId="0C1A805E" w14:textId="77777777" w:rsidR="006B42C3" w:rsidRDefault="006B42C3" w:rsidP="006B42C3">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6B42C3">
        <w:rPr>
          <w:rFonts w:ascii="Consolas" w:eastAsia="Times New Roman" w:hAnsi="Consolas" w:cs="Times New Roman"/>
          <w:noProof w:val="0"/>
          <w:color w:val="CCCCCC"/>
          <w:kern w:val="0"/>
          <w:sz w:val="21"/>
          <w:szCs w:val="21"/>
          <w:lang w:eastAsia="en-ID"/>
          <w14:ligatures w14:val="none"/>
        </w:rPr>
        <w:t>    pengawas_tidak_</w:t>
      </w:r>
      <w:proofErr w:type="gramStart"/>
      <w:r w:rsidRPr="006B42C3">
        <w:rPr>
          <w:rFonts w:ascii="Consolas" w:eastAsia="Times New Roman" w:hAnsi="Consolas" w:cs="Times New Roman"/>
          <w:noProof w:val="0"/>
          <w:color w:val="CCCCCC"/>
          <w:kern w:val="0"/>
          <w:sz w:val="21"/>
          <w:szCs w:val="21"/>
          <w:lang w:eastAsia="en-ID"/>
          <w14:ligatures w14:val="none"/>
        </w:rPr>
        <w:t>bisa(</w:t>
      </w:r>
      <w:proofErr w:type="gramEnd"/>
      <w:r w:rsidRPr="006B42C3">
        <w:rPr>
          <w:rFonts w:ascii="Consolas" w:eastAsia="Times New Roman" w:hAnsi="Consolas" w:cs="Times New Roman"/>
          <w:noProof w:val="0"/>
          <w:color w:val="CCCCCC"/>
          <w:kern w:val="0"/>
          <w:sz w:val="21"/>
          <w:szCs w:val="21"/>
          <w:lang w:eastAsia="en-ID"/>
          <w14:ligatures w14:val="none"/>
        </w:rPr>
        <w:t>_, K).</w:t>
      </w:r>
    </w:p>
    <w:p w14:paraId="435BB9EF" w14:textId="77777777" w:rsidR="009C544B" w:rsidRDefault="009C544B" w:rsidP="006B42C3">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
    <w:p w14:paraId="7FFFF6F1" w14:textId="77777777" w:rsidR="009C544B" w:rsidRPr="009C544B" w:rsidRDefault="009C544B" w:rsidP="009C544B">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C544B">
        <w:rPr>
          <w:rFonts w:ascii="Consolas" w:eastAsia="Times New Roman" w:hAnsi="Consolas" w:cs="Times New Roman"/>
          <w:noProof w:val="0"/>
          <w:color w:val="CCCCCC"/>
          <w:kern w:val="0"/>
          <w:sz w:val="21"/>
          <w:szCs w:val="21"/>
          <w:lang w:eastAsia="en-ID"/>
          <w14:ligatures w14:val="none"/>
        </w:rPr>
        <w:t>% Rule 5 — Pengawas tidak bisa mengawasi kelas tertentu jika (ditugaskan ke kelas tsb) dan dia tidak hadir</w:t>
      </w:r>
    </w:p>
    <w:p w14:paraId="19B16C65" w14:textId="77777777" w:rsidR="009C544B" w:rsidRPr="009C544B" w:rsidRDefault="009C544B" w:rsidP="009C544B">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C544B">
        <w:rPr>
          <w:rFonts w:ascii="Consolas" w:eastAsia="Times New Roman" w:hAnsi="Consolas" w:cs="Times New Roman"/>
          <w:noProof w:val="0"/>
          <w:color w:val="CCCCCC"/>
          <w:kern w:val="0"/>
          <w:sz w:val="21"/>
          <w:szCs w:val="21"/>
          <w:lang w:eastAsia="en-ID"/>
          <w14:ligatures w14:val="none"/>
        </w:rPr>
        <w:t>% Ini memperbaiki “budi otomatis tidak bisa untuk semua kelas”.</w:t>
      </w:r>
    </w:p>
    <w:p w14:paraId="46982772" w14:textId="77777777" w:rsidR="009C544B" w:rsidRPr="009C544B" w:rsidRDefault="009C544B" w:rsidP="009C544B">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C544B">
        <w:rPr>
          <w:rFonts w:ascii="Consolas" w:eastAsia="Times New Roman" w:hAnsi="Consolas" w:cs="Times New Roman"/>
          <w:noProof w:val="0"/>
          <w:color w:val="CCCCCC"/>
          <w:kern w:val="0"/>
          <w:sz w:val="21"/>
          <w:szCs w:val="21"/>
          <w:lang w:eastAsia="en-ID"/>
          <w14:ligatures w14:val="none"/>
        </w:rPr>
        <w:t>pengawas_tidak_</w:t>
      </w:r>
      <w:proofErr w:type="gramStart"/>
      <w:r w:rsidRPr="009C544B">
        <w:rPr>
          <w:rFonts w:ascii="Consolas" w:eastAsia="Times New Roman" w:hAnsi="Consolas" w:cs="Times New Roman"/>
          <w:noProof w:val="0"/>
          <w:color w:val="CCCCCC"/>
          <w:kern w:val="0"/>
          <w:sz w:val="21"/>
          <w:szCs w:val="21"/>
          <w:lang w:eastAsia="en-ID"/>
          <w14:ligatures w14:val="none"/>
        </w:rPr>
        <w:t>bisa(</w:t>
      </w:r>
      <w:proofErr w:type="gramEnd"/>
      <w:r w:rsidRPr="009C544B">
        <w:rPr>
          <w:rFonts w:ascii="Consolas" w:eastAsia="Times New Roman" w:hAnsi="Consolas" w:cs="Times New Roman"/>
          <w:noProof w:val="0"/>
          <w:color w:val="CCCCCC"/>
          <w:kern w:val="0"/>
          <w:sz w:val="21"/>
          <w:szCs w:val="21"/>
          <w:lang w:eastAsia="en-ID"/>
          <w14:ligatures w14:val="none"/>
        </w:rPr>
        <w:t>P, K</w:t>
      </w:r>
      <w:proofErr w:type="gramStart"/>
      <w:r w:rsidRPr="009C544B">
        <w:rPr>
          <w:rFonts w:ascii="Consolas" w:eastAsia="Times New Roman" w:hAnsi="Consolas" w:cs="Times New Roman"/>
          <w:noProof w:val="0"/>
          <w:color w:val="CCCCCC"/>
          <w:kern w:val="0"/>
          <w:sz w:val="21"/>
          <w:szCs w:val="21"/>
          <w:lang w:eastAsia="en-ID"/>
          <w14:ligatures w14:val="none"/>
        </w:rPr>
        <w:t>) :</w:t>
      </w:r>
      <w:proofErr w:type="gramEnd"/>
      <w:r w:rsidRPr="009C544B">
        <w:rPr>
          <w:rFonts w:ascii="Consolas" w:eastAsia="Times New Roman" w:hAnsi="Consolas" w:cs="Times New Roman"/>
          <w:noProof w:val="0"/>
          <w:color w:val="CCCCCC"/>
          <w:kern w:val="0"/>
          <w:sz w:val="21"/>
          <w:szCs w:val="21"/>
          <w:lang w:eastAsia="en-ID"/>
          <w14:ligatures w14:val="none"/>
        </w:rPr>
        <w:t>-</w:t>
      </w:r>
    </w:p>
    <w:p w14:paraId="562E2890" w14:textId="77777777" w:rsidR="009C544B" w:rsidRPr="009C544B" w:rsidRDefault="009C544B" w:rsidP="009C544B">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C544B">
        <w:rPr>
          <w:rFonts w:ascii="Consolas" w:eastAsia="Times New Roman" w:hAnsi="Consolas" w:cs="Times New Roman"/>
          <w:noProof w:val="0"/>
          <w:color w:val="CCCCCC"/>
          <w:kern w:val="0"/>
          <w:sz w:val="21"/>
          <w:szCs w:val="21"/>
          <w:lang w:eastAsia="en-ID"/>
          <w14:ligatures w14:val="none"/>
        </w:rPr>
        <w:t xml:space="preserve">    </w:t>
      </w:r>
      <w:proofErr w:type="gramStart"/>
      <w:r w:rsidRPr="009C544B">
        <w:rPr>
          <w:rFonts w:ascii="Consolas" w:eastAsia="Times New Roman" w:hAnsi="Consolas" w:cs="Times New Roman"/>
          <w:noProof w:val="0"/>
          <w:color w:val="CCCCCC"/>
          <w:kern w:val="0"/>
          <w:sz w:val="21"/>
          <w:szCs w:val="21"/>
          <w:lang w:eastAsia="en-ID"/>
          <w14:ligatures w14:val="none"/>
        </w:rPr>
        <w:t>ditugaskan(</w:t>
      </w:r>
      <w:proofErr w:type="gramEnd"/>
      <w:r w:rsidRPr="009C544B">
        <w:rPr>
          <w:rFonts w:ascii="Consolas" w:eastAsia="Times New Roman" w:hAnsi="Consolas" w:cs="Times New Roman"/>
          <w:noProof w:val="0"/>
          <w:color w:val="CCCCCC"/>
          <w:kern w:val="0"/>
          <w:sz w:val="21"/>
          <w:szCs w:val="21"/>
          <w:lang w:eastAsia="en-ID"/>
          <w14:ligatures w14:val="none"/>
        </w:rPr>
        <w:t>P, K, _W),</w:t>
      </w:r>
    </w:p>
    <w:p w14:paraId="43D70895" w14:textId="77777777" w:rsidR="009C544B" w:rsidRPr="009C544B" w:rsidRDefault="009C544B" w:rsidP="009C544B">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9C544B">
        <w:rPr>
          <w:rFonts w:ascii="Consolas" w:eastAsia="Times New Roman" w:hAnsi="Consolas" w:cs="Times New Roman"/>
          <w:noProof w:val="0"/>
          <w:color w:val="CCCCCC"/>
          <w:kern w:val="0"/>
          <w:sz w:val="21"/>
          <w:szCs w:val="21"/>
          <w:lang w:eastAsia="en-ID"/>
          <w14:ligatures w14:val="none"/>
        </w:rPr>
        <w:t xml:space="preserve">    </w:t>
      </w:r>
      <w:proofErr w:type="gramStart"/>
      <w:r w:rsidRPr="009C544B">
        <w:rPr>
          <w:rFonts w:ascii="Consolas" w:eastAsia="Times New Roman" w:hAnsi="Consolas" w:cs="Times New Roman"/>
          <w:noProof w:val="0"/>
          <w:color w:val="CCCCCC"/>
          <w:kern w:val="0"/>
          <w:sz w:val="21"/>
          <w:szCs w:val="21"/>
          <w:lang w:eastAsia="en-ID"/>
          <w14:ligatures w14:val="none"/>
        </w:rPr>
        <w:t>pengawas(</w:t>
      </w:r>
      <w:proofErr w:type="gramEnd"/>
      <w:r w:rsidRPr="009C544B">
        <w:rPr>
          <w:rFonts w:ascii="Consolas" w:eastAsia="Times New Roman" w:hAnsi="Consolas" w:cs="Times New Roman"/>
          <w:noProof w:val="0"/>
          <w:color w:val="CCCCCC"/>
          <w:kern w:val="0"/>
          <w:sz w:val="21"/>
          <w:szCs w:val="21"/>
          <w:lang w:eastAsia="en-ID"/>
          <w14:ligatures w14:val="none"/>
        </w:rPr>
        <w:t>P, tidak_hadir).</w:t>
      </w:r>
    </w:p>
    <w:p w14:paraId="7AFB7BA5" w14:textId="77777777" w:rsidR="009C544B" w:rsidRPr="006B42C3" w:rsidRDefault="009C544B" w:rsidP="006B42C3">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
    <w:p w14:paraId="23148C80" w14:textId="77777777" w:rsidR="00873605" w:rsidRDefault="00873605" w:rsidP="00873605">
      <w:pPr>
        <w:pStyle w:val="ListParagraph"/>
        <w:ind w:left="426"/>
      </w:pPr>
    </w:p>
    <w:p w14:paraId="7DB484AF" w14:textId="47450B58" w:rsidR="0018300A" w:rsidRDefault="0018300A" w:rsidP="0018300A">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Pr>
          <w:rFonts w:ascii="Consolas" w:eastAsia="Times New Roman" w:hAnsi="Consolas" w:cs="Times New Roman"/>
          <w:noProof w:val="0"/>
          <w:color w:val="CCCCCC"/>
          <w:kern w:val="0"/>
          <w:sz w:val="21"/>
          <w:szCs w:val="21"/>
          <w:lang w:eastAsia="en-ID"/>
          <w14:ligatures w14:val="none"/>
        </w:rPr>
        <w:t>% FACTS</w:t>
      </w:r>
    </w:p>
    <w:p w14:paraId="669BCEAC" w14:textId="30A67A74" w:rsidR="0018300A" w:rsidRPr="0018300A" w:rsidRDefault="0018300A" w:rsidP="0018300A">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18300A">
        <w:rPr>
          <w:rFonts w:ascii="Consolas" w:eastAsia="Times New Roman" w:hAnsi="Consolas" w:cs="Times New Roman"/>
          <w:noProof w:val="0"/>
          <w:color w:val="CCCCCC"/>
          <w:kern w:val="0"/>
          <w:sz w:val="21"/>
          <w:szCs w:val="21"/>
          <w:lang w:eastAsia="en-ID"/>
          <w14:ligatures w14:val="none"/>
        </w:rPr>
        <w:t>% Penugasan pengawas (pengawas, kelas, waktu)</w:t>
      </w:r>
    </w:p>
    <w:p w14:paraId="02548A55" w14:textId="77777777" w:rsidR="0018300A" w:rsidRPr="0018300A" w:rsidRDefault="0018300A" w:rsidP="0018300A">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roofErr w:type="gramStart"/>
      <w:r w:rsidRPr="0018300A">
        <w:rPr>
          <w:rFonts w:ascii="Consolas" w:eastAsia="Times New Roman" w:hAnsi="Consolas" w:cs="Times New Roman"/>
          <w:noProof w:val="0"/>
          <w:color w:val="CCCCCC"/>
          <w:kern w:val="0"/>
          <w:sz w:val="21"/>
          <w:szCs w:val="21"/>
          <w:lang w:eastAsia="en-ID"/>
          <w14:ligatures w14:val="none"/>
        </w:rPr>
        <w:t>ditugaskan(</w:t>
      </w:r>
      <w:proofErr w:type="gramEnd"/>
      <w:r w:rsidRPr="0018300A">
        <w:rPr>
          <w:rFonts w:ascii="Consolas" w:eastAsia="Times New Roman" w:hAnsi="Consolas" w:cs="Times New Roman"/>
          <w:noProof w:val="0"/>
          <w:color w:val="CCCCCC"/>
          <w:kern w:val="0"/>
          <w:sz w:val="21"/>
          <w:szCs w:val="21"/>
          <w:lang w:eastAsia="en-ID"/>
          <w14:ligatures w14:val="none"/>
        </w:rPr>
        <w:t>pengawas_andi, kelasA, jam_9).</w:t>
      </w:r>
    </w:p>
    <w:p w14:paraId="004B9D4C" w14:textId="77777777" w:rsidR="0018300A" w:rsidRPr="0018300A" w:rsidRDefault="0018300A" w:rsidP="0018300A">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roofErr w:type="gramStart"/>
      <w:r w:rsidRPr="0018300A">
        <w:rPr>
          <w:rFonts w:ascii="Consolas" w:eastAsia="Times New Roman" w:hAnsi="Consolas" w:cs="Times New Roman"/>
          <w:noProof w:val="0"/>
          <w:color w:val="CCCCCC"/>
          <w:kern w:val="0"/>
          <w:sz w:val="21"/>
          <w:szCs w:val="21"/>
          <w:lang w:eastAsia="en-ID"/>
          <w14:ligatures w14:val="none"/>
        </w:rPr>
        <w:t>ditugaskan(</w:t>
      </w:r>
      <w:proofErr w:type="gramEnd"/>
      <w:r w:rsidRPr="0018300A">
        <w:rPr>
          <w:rFonts w:ascii="Consolas" w:eastAsia="Times New Roman" w:hAnsi="Consolas" w:cs="Times New Roman"/>
          <w:noProof w:val="0"/>
          <w:color w:val="CCCCCC"/>
          <w:kern w:val="0"/>
          <w:sz w:val="21"/>
          <w:szCs w:val="21"/>
          <w:lang w:eastAsia="en-ID"/>
          <w14:ligatures w14:val="none"/>
        </w:rPr>
        <w:t>pengawas_budi, kelasB, jam_9).  </w:t>
      </w:r>
    </w:p>
    <w:p w14:paraId="6FDE2BD9" w14:textId="77777777" w:rsidR="0018300A" w:rsidRDefault="0018300A" w:rsidP="0018300A">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roofErr w:type="gramStart"/>
      <w:r w:rsidRPr="0018300A">
        <w:rPr>
          <w:rFonts w:ascii="Consolas" w:eastAsia="Times New Roman" w:hAnsi="Consolas" w:cs="Times New Roman"/>
          <w:noProof w:val="0"/>
          <w:color w:val="CCCCCC"/>
          <w:kern w:val="0"/>
          <w:sz w:val="21"/>
          <w:szCs w:val="21"/>
          <w:lang w:eastAsia="en-ID"/>
          <w14:ligatures w14:val="none"/>
        </w:rPr>
        <w:t>ditugaskan(</w:t>
      </w:r>
      <w:proofErr w:type="gramEnd"/>
      <w:r w:rsidRPr="0018300A">
        <w:rPr>
          <w:rFonts w:ascii="Consolas" w:eastAsia="Times New Roman" w:hAnsi="Consolas" w:cs="Times New Roman"/>
          <w:noProof w:val="0"/>
          <w:color w:val="CCCCCC"/>
          <w:kern w:val="0"/>
          <w:sz w:val="21"/>
          <w:szCs w:val="21"/>
          <w:lang w:eastAsia="en-ID"/>
          <w14:ligatures w14:val="none"/>
        </w:rPr>
        <w:t>pengawas_citra, kelasC, jam_14).</w:t>
      </w:r>
    </w:p>
    <w:p w14:paraId="7445FF20" w14:textId="77777777" w:rsidR="0018300A" w:rsidRDefault="0018300A" w:rsidP="0018300A">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
    <w:p w14:paraId="67B58D43" w14:textId="77777777" w:rsidR="0018300A" w:rsidRPr="0018300A" w:rsidRDefault="0018300A" w:rsidP="0018300A">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r w:rsidRPr="0018300A">
        <w:rPr>
          <w:rFonts w:ascii="Consolas" w:eastAsia="Times New Roman" w:hAnsi="Consolas" w:cs="Times New Roman"/>
          <w:noProof w:val="0"/>
          <w:color w:val="CCCCCC"/>
          <w:kern w:val="0"/>
          <w:sz w:val="21"/>
          <w:szCs w:val="21"/>
          <w:lang w:eastAsia="en-ID"/>
          <w14:ligatures w14:val="none"/>
        </w:rPr>
        <w:t>% Pengawas dan kehadiran</w:t>
      </w:r>
    </w:p>
    <w:p w14:paraId="3AF93947" w14:textId="77777777" w:rsidR="0018300A" w:rsidRPr="0018300A" w:rsidRDefault="0018300A" w:rsidP="0018300A">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roofErr w:type="gramStart"/>
      <w:r w:rsidRPr="0018300A">
        <w:rPr>
          <w:rFonts w:ascii="Consolas" w:eastAsia="Times New Roman" w:hAnsi="Consolas" w:cs="Times New Roman"/>
          <w:noProof w:val="0"/>
          <w:color w:val="CCCCCC"/>
          <w:kern w:val="0"/>
          <w:sz w:val="21"/>
          <w:szCs w:val="21"/>
          <w:lang w:eastAsia="en-ID"/>
          <w14:ligatures w14:val="none"/>
        </w:rPr>
        <w:t>pengawas(</w:t>
      </w:r>
      <w:proofErr w:type="gramEnd"/>
      <w:r w:rsidRPr="0018300A">
        <w:rPr>
          <w:rFonts w:ascii="Consolas" w:eastAsia="Times New Roman" w:hAnsi="Consolas" w:cs="Times New Roman"/>
          <w:noProof w:val="0"/>
          <w:color w:val="CCCCCC"/>
          <w:kern w:val="0"/>
          <w:sz w:val="21"/>
          <w:szCs w:val="21"/>
          <w:lang w:eastAsia="en-ID"/>
          <w14:ligatures w14:val="none"/>
        </w:rPr>
        <w:t>pengawas_andi, hadir).</w:t>
      </w:r>
    </w:p>
    <w:p w14:paraId="06172EE4" w14:textId="77777777" w:rsidR="0018300A" w:rsidRPr="0018300A" w:rsidRDefault="0018300A" w:rsidP="0018300A">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roofErr w:type="gramStart"/>
      <w:r w:rsidRPr="0018300A">
        <w:rPr>
          <w:rFonts w:ascii="Consolas" w:eastAsia="Times New Roman" w:hAnsi="Consolas" w:cs="Times New Roman"/>
          <w:noProof w:val="0"/>
          <w:color w:val="CCCCCC"/>
          <w:kern w:val="0"/>
          <w:sz w:val="21"/>
          <w:szCs w:val="21"/>
          <w:lang w:eastAsia="en-ID"/>
          <w14:ligatures w14:val="none"/>
        </w:rPr>
        <w:t>pengawas(</w:t>
      </w:r>
      <w:proofErr w:type="gramEnd"/>
      <w:r w:rsidRPr="0018300A">
        <w:rPr>
          <w:rFonts w:ascii="Consolas" w:eastAsia="Times New Roman" w:hAnsi="Consolas" w:cs="Times New Roman"/>
          <w:noProof w:val="0"/>
          <w:color w:val="CCCCCC"/>
          <w:kern w:val="0"/>
          <w:sz w:val="21"/>
          <w:szCs w:val="21"/>
          <w:lang w:eastAsia="en-ID"/>
          <w14:ligatures w14:val="none"/>
        </w:rPr>
        <w:t>pengawas_budi, tidak_hadir).</w:t>
      </w:r>
    </w:p>
    <w:p w14:paraId="426E88FD" w14:textId="77777777" w:rsidR="0018300A" w:rsidRPr="0018300A" w:rsidRDefault="0018300A" w:rsidP="0018300A">
      <w:pPr>
        <w:shd w:val="clear" w:color="auto" w:fill="1F1F1F"/>
        <w:spacing w:after="0" w:line="285" w:lineRule="atLeast"/>
        <w:ind w:left="426"/>
        <w:jc w:val="left"/>
        <w:rPr>
          <w:rFonts w:ascii="Consolas" w:eastAsia="Times New Roman" w:hAnsi="Consolas" w:cs="Times New Roman"/>
          <w:noProof w:val="0"/>
          <w:color w:val="CCCCCC"/>
          <w:kern w:val="0"/>
          <w:sz w:val="21"/>
          <w:szCs w:val="21"/>
          <w:lang w:eastAsia="en-ID"/>
          <w14:ligatures w14:val="none"/>
        </w:rPr>
      </w:pPr>
      <w:proofErr w:type="gramStart"/>
      <w:r w:rsidRPr="0018300A">
        <w:rPr>
          <w:rFonts w:ascii="Consolas" w:eastAsia="Times New Roman" w:hAnsi="Consolas" w:cs="Times New Roman"/>
          <w:noProof w:val="0"/>
          <w:color w:val="CCCCCC"/>
          <w:kern w:val="0"/>
          <w:sz w:val="21"/>
          <w:szCs w:val="21"/>
          <w:lang w:eastAsia="en-ID"/>
          <w14:ligatures w14:val="none"/>
        </w:rPr>
        <w:t>pengawas(</w:t>
      </w:r>
      <w:proofErr w:type="gramEnd"/>
      <w:r w:rsidRPr="0018300A">
        <w:rPr>
          <w:rFonts w:ascii="Consolas" w:eastAsia="Times New Roman" w:hAnsi="Consolas" w:cs="Times New Roman"/>
          <w:noProof w:val="0"/>
          <w:color w:val="CCCCCC"/>
          <w:kern w:val="0"/>
          <w:sz w:val="21"/>
          <w:szCs w:val="21"/>
          <w:lang w:eastAsia="en-ID"/>
          <w14:ligatures w14:val="none"/>
        </w:rPr>
        <w:t>pengawas_citra, hadir).</w:t>
      </w:r>
    </w:p>
    <w:p w14:paraId="5B447939" w14:textId="77777777" w:rsidR="0018300A" w:rsidRDefault="0018300A" w:rsidP="00873605">
      <w:pPr>
        <w:pStyle w:val="ListParagraph"/>
        <w:ind w:left="426"/>
      </w:pPr>
    </w:p>
    <w:p w14:paraId="38FD5729" w14:textId="4D52813B" w:rsidR="00C17940" w:rsidRDefault="00C17940" w:rsidP="00C17940">
      <w:pPr>
        <w:pStyle w:val="ListParagraph"/>
        <w:ind w:left="426"/>
      </w:pPr>
      <w:r>
        <w:t>Hasil Uji Inferensi Streamlit:</w:t>
      </w:r>
    </w:p>
    <w:p w14:paraId="099D7680" w14:textId="56625BCA" w:rsidR="007F6A82" w:rsidRDefault="004D122C" w:rsidP="0018300A">
      <w:pPr>
        <w:pStyle w:val="ListParagraph"/>
        <w:ind w:left="426"/>
        <w:rPr>
          <w:rFonts w:asciiTheme="majorHAnsi" w:eastAsiaTheme="majorEastAsia" w:hAnsiTheme="majorHAnsi" w:cstheme="majorBidi"/>
          <w:color w:val="2E74B5" w:themeColor="accent1" w:themeShade="BF"/>
          <w:sz w:val="32"/>
          <w:szCs w:val="32"/>
        </w:rPr>
      </w:pPr>
      <w:r w:rsidRPr="004D122C">
        <w:rPr>
          <w:rFonts w:asciiTheme="majorHAnsi" w:eastAsiaTheme="majorEastAsia" w:hAnsiTheme="majorHAnsi" w:cstheme="majorBidi"/>
          <w:color w:val="2E74B5" w:themeColor="accent1" w:themeShade="BF"/>
          <w:sz w:val="32"/>
          <w:szCs w:val="32"/>
        </w:rPr>
        <w:drawing>
          <wp:inline distT="0" distB="0" distL="0" distR="0" wp14:anchorId="16684501" wp14:editId="7AEE0F54">
            <wp:extent cx="5731510" cy="1559560"/>
            <wp:effectExtent l="0" t="0" r="2540" b="2540"/>
            <wp:docPr id="1618699342" name="Picture 1" descr="A black rectangular object with a black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99342" name="Picture 1" descr="A black rectangular object with a black stripe&#10;&#10;AI-generated content may be incorrect."/>
                    <pic:cNvPicPr/>
                  </pic:nvPicPr>
                  <pic:blipFill>
                    <a:blip r:embed="rId23"/>
                    <a:stretch>
                      <a:fillRect/>
                    </a:stretch>
                  </pic:blipFill>
                  <pic:spPr>
                    <a:xfrm>
                      <a:off x="0" y="0"/>
                      <a:ext cx="5731510" cy="1559560"/>
                    </a:xfrm>
                    <a:prstGeom prst="rect">
                      <a:avLst/>
                    </a:prstGeom>
                  </pic:spPr>
                </pic:pic>
              </a:graphicData>
            </a:graphic>
          </wp:inline>
        </w:drawing>
      </w:r>
    </w:p>
    <w:p w14:paraId="11E3EA1C" w14:textId="0B34AE37" w:rsidR="00FA0D75" w:rsidRDefault="00FA0D75" w:rsidP="00FA0D75">
      <w:pPr>
        <w:pStyle w:val="ListParagraph"/>
        <w:numPr>
          <w:ilvl w:val="0"/>
          <w:numId w:val="11"/>
        </w:numPr>
      </w:pPr>
      <w:r>
        <w:lastRenderedPageBreak/>
        <w:t>Query Kustom</w:t>
      </w:r>
      <w:r w:rsidR="00F27651">
        <w:t xml:space="preserve">: </w:t>
      </w:r>
      <w:r w:rsidR="00B736D9" w:rsidRPr="00B736D9">
        <w:t>kelas_di_ruang(K,R,W)</w:t>
      </w:r>
    </w:p>
    <w:p w14:paraId="0F1093AA" w14:textId="772DBD9C" w:rsidR="00B736D9" w:rsidRDefault="00747F47" w:rsidP="00B736D9">
      <w:pPr>
        <w:pStyle w:val="ListParagraph"/>
      </w:pPr>
      <w:r w:rsidRPr="00747F47">
        <w:drawing>
          <wp:inline distT="0" distB="0" distL="0" distR="0" wp14:anchorId="30D01125" wp14:editId="318EF9F8">
            <wp:extent cx="5257800" cy="2754724"/>
            <wp:effectExtent l="0" t="0" r="0" b="7620"/>
            <wp:docPr id="2141146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236" name="Picture 1" descr="A screenshot of a computer&#10;&#10;AI-generated content may be incorrect."/>
                    <pic:cNvPicPr/>
                  </pic:nvPicPr>
                  <pic:blipFill>
                    <a:blip r:embed="rId24"/>
                    <a:stretch>
                      <a:fillRect/>
                    </a:stretch>
                  </pic:blipFill>
                  <pic:spPr>
                    <a:xfrm>
                      <a:off x="0" y="0"/>
                      <a:ext cx="5261066" cy="2756435"/>
                    </a:xfrm>
                    <a:prstGeom prst="rect">
                      <a:avLst/>
                    </a:prstGeom>
                  </pic:spPr>
                </pic:pic>
              </a:graphicData>
            </a:graphic>
          </wp:inline>
        </w:drawing>
      </w:r>
    </w:p>
    <w:p w14:paraId="26F579B9" w14:textId="77777777" w:rsidR="00747F47" w:rsidRDefault="00747F47" w:rsidP="00B736D9">
      <w:pPr>
        <w:pStyle w:val="ListParagraph"/>
      </w:pPr>
    </w:p>
    <w:p w14:paraId="517A1577" w14:textId="3418A755" w:rsidR="005D139C" w:rsidRDefault="007D5C94" w:rsidP="00C86811">
      <w:pPr>
        <w:pStyle w:val="Heading2"/>
      </w:pPr>
      <w:bookmarkStart w:id="23" w:name="_Toc217077018"/>
      <w:r>
        <w:t>III.2</w:t>
      </w:r>
      <w:r>
        <w:tab/>
      </w:r>
      <w:r w:rsidR="00B76A6F">
        <w:t>Analisis Solusi</w:t>
      </w:r>
      <w:bookmarkEnd w:id="23"/>
    </w:p>
    <w:p w14:paraId="088302D0" w14:textId="6D6DEDA4" w:rsidR="007D5C94" w:rsidRDefault="000D5007" w:rsidP="00C86811">
      <w:pPr>
        <w:pStyle w:val="Heading3"/>
      </w:pPr>
      <w:bookmarkStart w:id="24" w:name="_Toc217077019"/>
      <w:r>
        <w:t>III.2.1</w:t>
      </w:r>
      <w:r>
        <w:tab/>
      </w:r>
      <w:r w:rsidR="00B76A6F">
        <w:t>Analisis Validitas</w:t>
      </w:r>
      <w:bookmarkEnd w:id="24"/>
    </w:p>
    <w:p w14:paraId="4BFEE3E9" w14:textId="1D08E15E" w:rsidR="00EB3E8C" w:rsidRDefault="00275F49" w:rsidP="00C86811">
      <w:r>
        <w:t>Salah satu kesalahan penalaran (</w:t>
      </w:r>
      <w:r>
        <w:rPr>
          <w:i/>
          <w:iCs/>
        </w:rPr>
        <w:t>fallacy</w:t>
      </w:r>
      <w:r>
        <w:t>) yang berhasil disanggah oleh Knowledge Base (KB) ini adalah g</w:t>
      </w:r>
      <w:r w:rsidR="000478E6">
        <w:t>eneralisasi keliru (hasty generalization) dalam penjadwalan</w:t>
      </w:r>
      <w:r w:rsidR="00882E1B">
        <w:t xml:space="preserve">. Anggapan bahwa </w:t>
      </w:r>
      <w:r w:rsidR="00882E1B">
        <w:rPr>
          <w:i/>
          <w:iCs/>
        </w:rPr>
        <w:t>seluruh kelas pada waktu yang sama pasti bermasalah dan harus dijadwalkan ulang</w:t>
      </w:r>
      <w:r w:rsidR="00200F3A">
        <w:rPr>
          <w:i/>
          <w:iCs/>
        </w:rPr>
        <w:t xml:space="preserve"> </w:t>
      </w:r>
      <w:r w:rsidR="00200F3A">
        <w:t>ini dianggap sebagai kegagalan sistem secara keseluruhan</w:t>
      </w:r>
      <w:r w:rsidR="00FA7221">
        <w:t>.</w:t>
      </w:r>
    </w:p>
    <w:p w14:paraId="285EA171" w14:textId="67138FEA" w:rsidR="00D671BB" w:rsidRDefault="00D671BB" w:rsidP="00C86811">
      <w:r>
        <w:t xml:space="preserve">Hasil Inferensi menunjukkan bahwa meskipun terdapat bentrok ruangan antara kelasA </w:t>
      </w:r>
      <w:r w:rsidR="009F6A10">
        <w:t>dan kelasB yang dijadwalkan pada waktu yang sama yaitu jam_9, tidak semua kelas otomatis dikategorikan bermasalah</w:t>
      </w:r>
      <w:r w:rsidR="0076604D">
        <w:t xml:space="preserve">. Melalui rantai inferensi bertingkat, KB membuktikan </w:t>
      </w:r>
      <w:r w:rsidR="00E05523">
        <w:t xml:space="preserve">bahwa sebuah kelas hanya dianggap bermasalah apabila memenuhi beberapa kondisi tertentu, yaitu adanya bentrok jadwal atau penggunaan ruangan </w:t>
      </w:r>
      <w:r w:rsidR="002D34C1">
        <w:t>yang tidak valid, serta kelas tersebut memang membutuhkan ruangan. Dengan demikian, KB tidak melakukan inferensi berlebihan, melainkan menyaring kondisi secara logis dan sistematis sebelum menarik kesimpulan bahwa suatu kelas benar-benar memerlukan penjadwalan ulang.</w:t>
      </w:r>
    </w:p>
    <w:p w14:paraId="440A65A3" w14:textId="0C82E232" w:rsidR="00FF50DA" w:rsidRPr="00200F3A" w:rsidRDefault="00FF50DA" w:rsidP="00C86811">
      <w:r>
        <w:t>Pendekatan ini menegaskan bahwa</w:t>
      </w:r>
      <w:r w:rsidR="0048356B">
        <w:t xml:space="preserve"> keputusan kebijakan (penjadwalan ulang) tidak boleh diambil hanya berdasarkan satu indikator tunggal, melainkan harus melalui rangkaian kondisi yang saling terkait. Dengan demikian, KB secara eksplisit</w:t>
      </w:r>
      <w:r w:rsidR="00F41010">
        <w:t xml:space="preserve"> menolak kesimpulan instan yang tidak didukung oleh struktur penalaran yang langkap.</w:t>
      </w:r>
    </w:p>
    <w:p w14:paraId="6840A366" w14:textId="45F0F465" w:rsidR="000D5007" w:rsidRDefault="000D5007" w:rsidP="00C86811">
      <w:pPr>
        <w:pStyle w:val="Heading3"/>
      </w:pPr>
      <w:bookmarkStart w:id="25" w:name="_Toc217077020"/>
      <w:r>
        <w:t>III.2.2</w:t>
      </w:r>
      <w:r>
        <w:tab/>
      </w:r>
      <w:r w:rsidR="00B76A6F">
        <w:t>Analisis Kritis</w:t>
      </w:r>
      <w:bookmarkEnd w:id="25"/>
    </w:p>
    <w:p w14:paraId="5C0E367B" w14:textId="0A273360" w:rsidR="00FD684A" w:rsidRDefault="008F2F90" w:rsidP="00C86811">
      <w:r>
        <w:t>Meskipun KB berbasis Logika Orde Pertama (FOL) dengan PySwip</w:t>
      </w:r>
      <w:r w:rsidR="00CF0C41">
        <w:t xml:space="preserve"> mampu memodelkan hubungan sebab-akibat secara logis dan konsisten</w:t>
      </w:r>
      <w:r w:rsidR="00DE083E">
        <w:t xml:space="preserve">, model ini memiliki keterbatasan dalam merepresentasikan kondisi dunia nyata secara utuh. </w:t>
      </w:r>
      <w:r w:rsidR="00851A28">
        <w:t xml:space="preserve">Salah satu keterbatasan </w:t>
      </w:r>
      <w:r w:rsidR="00A81685">
        <w:t>utama adalah ketidakmampuan FOL dalam menangani ketidakpastian dan probabilitas. Dalam konteks penjadwalan ujian,</w:t>
      </w:r>
      <w:r w:rsidR="00A02410">
        <w:t xml:space="preserve"> kondisi seperti </w:t>
      </w:r>
      <w:r w:rsidR="00872C77">
        <w:t xml:space="preserve">kemungkinan ruangan menjadi </w:t>
      </w:r>
      <w:r w:rsidR="00872C77">
        <w:lastRenderedPageBreak/>
        <w:t>tersedia secara dinamis tidak dapat dimodelkan secara kuantitatif menggunakan FOL</w:t>
      </w:r>
      <w:r w:rsidR="007E60EA">
        <w:t xml:space="preserve"> karena semua kondisi dinilai mutlak (benar atau salah)</w:t>
      </w:r>
      <w:r w:rsidR="00E35FE4">
        <w:t>, padahal nyatanya, suatu bentrok bisa bersifat sementara atau masih dapat ditoleransi.</w:t>
      </w:r>
    </w:p>
    <w:p w14:paraId="5CDA28ED" w14:textId="77777777" w:rsidR="00FA0D75" w:rsidRDefault="00537A9A" w:rsidP="00537A9A">
      <w:r>
        <w:t>Selain itu, KB tidak dapat mempertimbangkan faktor manusia, seperti kelelahan pengawas, preferensi dosen, atau toleransi terhadap perubahan jadwal. Semua pengawas yang tidak hadir diperlakukan sama tanpa mempertimbangkan alasan atau tingkat keparahannya.</w:t>
      </w:r>
      <w:r w:rsidR="004D122C">
        <w:t xml:space="preserve"> </w:t>
      </w:r>
    </w:p>
    <w:p w14:paraId="6760CFE4" w14:textId="660805FA" w:rsidR="00537A9A" w:rsidRDefault="00F42660" w:rsidP="00537A9A">
      <w:r>
        <w:t>Keterbatasan lainnya adalah</w:t>
      </w:r>
      <w:r w:rsidR="00537A9A">
        <w:t xml:space="preserve"> sistem tidak bersifat adaptif. Jika terjadi perubahan data, KB tidak belajar dari pengalaman sebelumnya, melainkan hanya menarik kesimpulan dari fakta yang diberikan saat ini.</w:t>
      </w:r>
    </w:p>
    <w:p w14:paraId="23D72543" w14:textId="08144CE0" w:rsidR="00E35FE4" w:rsidRPr="00FD684A" w:rsidRDefault="00537A9A" w:rsidP="00537A9A">
      <w:r>
        <w:t>Dengan demikian, KB ini sangat kuat untuk validasi logika dan pengujian konsistensi keputusan, tetapi masih perlu dikombinasikan dengan pendekatan lain (misalnya sistem berbasis probabilitas atau kebijakan manusia) agar dapat digunakan secara optimal dalam konteks penjadwalan ujian di dunia nyata.</w:t>
      </w:r>
    </w:p>
    <w:p w14:paraId="4F331495" w14:textId="77777777" w:rsidR="00B76A6F" w:rsidRDefault="00B76A6F" w:rsidP="00C86811">
      <w:pPr>
        <w:rPr>
          <w:rFonts w:asciiTheme="majorHAnsi" w:eastAsiaTheme="majorEastAsia" w:hAnsiTheme="majorHAnsi" w:cstheme="majorBidi"/>
          <w:color w:val="2E74B5" w:themeColor="accent1" w:themeShade="BF"/>
          <w:sz w:val="40"/>
          <w:szCs w:val="40"/>
        </w:rPr>
      </w:pPr>
      <w:r>
        <w:br w:type="page"/>
      </w:r>
    </w:p>
    <w:p w14:paraId="27AE9FC9" w14:textId="11AA595E" w:rsidR="007D5C94" w:rsidRDefault="007D5C94" w:rsidP="00AF761E">
      <w:pPr>
        <w:pStyle w:val="Heading1"/>
      </w:pPr>
      <w:bookmarkStart w:id="26" w:name="_Toc217077021"/>
      <w:r>
        <w:lastRenderedPageBreak/>
        <w:t>BAB IV</w:t>
      </w:r>
      <w:r>
        <w:br/>
        <w:t>KESIMPULAN</w:t>
      </w:r>
      <w:bookmarkEnd w:id="26"/>
    </w:p>
    <w:p w14:paraId="097A6714" w14:textId="2ED4CAE5" w:rsidR="007D5C94" w:rsidRDefault="007D5C94" w:rsidP="00C86811">
      <w:pPr>
        <w:pStyle w:val="Heading2"/>
      </w:pPr>
      <w:bookmarkStart w:id="27" w:name="_Toc217077022"/>
      <w:r>
        <w:t>IV.1</w:t>
      </w:r>
      <w:r>
        <w:tab/>
      </w:r>
      <w:r w:rsidR="00B76A6F">
        <w:t>Kesimpulan</w:t>
      </w:r>
      <w:bookmarkEnd w:id="27"/>
    </w:p>
    <w:p w14:paraId="7009C3A2" w14:textId="6028ECF2" w:rsidR="00FD684A" w:rsidRDefault="0064442F" w:rsidP="00C86811">
      <w:r>
        <w:t xml:space="preserve">Knowledge Base berbasis </w:t>
      </w:r>
      <w:r w:rsidR="00D5710F" w:rsidRPr="00D5710F">
        <w:t>Logika Orde Pertama (FOL) mampu menghasilkan keputusan penjadwalan ujian yang logis, selektif, dan bebas dari generalisasi keliru.</w:t>
      </w:r>
      <w:r w:rsidR="00261495">
        <w:t xml:space="preserve"> </w:t>
      </w:r>
      <w:r w:rsidR="00261495" w:rsidRPr="00261495">
        <w:t xml:space="preserve">Meskipun terdapat kelas yang dijadwalkan pada waktu yang sama, KB tidak </w:t>
      </w:r>
      <w:r w:rsidR="00261495">
        <w:t>langsung</w:t>
      </w:r>
      <w:r w:rsidR="00261495" w:rsidRPr="00261495">
        <w:t xml:space="preserve"> mengklasifikasikan seluruh kelas sebagai bermasalah.</w:t>
      </w:r>
      <w:r w:rsidR="002E2ACC">
        <w:t xml:space="preserve"> </w:t>
      </w:r>
      <w:r w:rsidR="002E2ACC" w:rsidRPr="002E2ACC">
        <w:t>Melalui rantai inferensi bertingkat, KB hanya menetapkan suatu kelas sebagai bermasalah apabila memenuhi kombinasi kondisi yang relevan, seperti bentrok ruangan nyata, penggunaan ruang yang tidak valid, serta kebutuhan ruang oleh kelas tersebut. Hal ini menunjukkan bahwa KB berhasil menolak kesimpulan instan dan memastikan bahwa kebijakan penjadwalan ulang diambil secara rasional dan terstruktur.</w:t>
      </w:r>
    </w:p>
    <w:p w14:paraId="532F9501" w14:textId="66AC3124" w:rsidR="002E2ACC" w:rsidRPr="00FD684A" w:rsidRDefault="008D3567" w:rsidP="00C86811">
      <w:r w:rsidRPr="008D3567">
        <w:t>Namun demikian, meskipun kuat dalam validasi logika dan konsistensi keputusan, KB berbasis FOL memiliki keterbatasan dalam merepresentasikan dinamika dan ketidakpastian dunia nyata.</w:t>
      </w:r>
      <w:r>
        <w:t xml:space="preserve"> </w:t>
      </w:r>
      <w:r w:rsidR="00365908" w:rsidRPr="00365908">
        <w:t xml:space="preserve">Sistem </w:t>
      </w:r>
      <w:r w:rsidR="00365908">
        <w:t>FOL</w:t>
      </w:r>
      <w:r w:rsidR="00365908" w:rsidRPr="00365908">
        <w:t xml:space="preserve"> belum mampu menangani probabilitas, faktor manusia, maupun proses pembelajaran adaptif dari pengalaman sebelumnya.</w:t>
      </w:r>
    </w:p>
    <w:p w14:paraId="42757832" w14:textId="07DBF944" w:rsidR="007D5C94" w:rsidRDefault="00806FFE" w:rsidP="00C86811">
      <w:pPr>
        <w:pStyle w:val="Heading2"/>
      </w:pPr>
      <w:bookmarkStart w:id="28" w:name="_Toc217077023"/>
      <w:r>
        <w:t>IV.2</w:t>
      </w:r>
      <w:r>
        <w:tab/>
      </w:r>
      <w:r w:rsidR="00B76A6F">
        <w:t>Rekomendasi</w:t>
      </w:r>
      <w:bookmarkEnd w:id="28"/>
    </w:p>
    <w:p w14:paraId="781AAB4E" w14:textId="5F4C6DFA" w:rsidR="00BC533A" w:rsidRDefault="007B7615" w:rsidP="000955BB">
      <w:pPr>
        <w:pStyle w:val="ListParagraph"/>
        <w:numPr>
          <w:ilvl w:val="0"/>
          <w:numId w:val="28"/>
        </w:numPr>
      </w:pPr>
      <w:r w:rsidRPr="007B7615">
        <w:t>Kebijakan Penjadwalan Ulang Otomatis untuk Kelas Bermasalah</w:t>
      </w:r>
    </w:p>
    <w:p w14:paraId="38D57AA1" w14:textId="295669C7" w:rsidR="000955BB" w:rsidRDefault="000955BB" w:rsidP="000748A3">
      <w:pPr>
        <w:pStyle w:val="ListParagraph"/>
        <w:numPr>
          <w:ilvl w:val="0"/>
          <w:numId w:val="29"/>
        </w:numPr>
      </w:pPr>
      <w:r w:rsidRPr="000955BB">
        <w:t>Dasar Inferensi dari KB</w:t>
      </w:r>
    </w:p>
    <w:p w14:paraId="3D55D0D2" w14:textId="11E36184" w:rsidR="00710E3D" w:rsidRDefault="00710E3D" w:rsidP="00710E3D">
      <w:pPr>
        <w:pStyle w:val="ListParagraph"/>
        <w:ind w:left="1440"/>
      </w:pPr>
      <w:r>
        <w:t>Dari rantai inferensi:</w:t>
      </w:r>
    </w:p>
    <w:p w14:paraId="42B7CD1B" w14:textId="762EAD29" w:rsidR="00710E3D" w:rsidRDefault="00710E3D" w:rsidP="00710E3D">
      <w:pPr>
        <w:pStyle w:val="ListParagraph"/>
        <w:ind w:left="1440"/>
      </w:pPr>
      <w:r>
        <w:t>bentrok_ruangan(kelasA, kelasB)</w:t>
      </w:r>
    </w:p>
    <w:p w14:paraId="7B4E8832" w14:textId="3FC31D80" w:rsidR="00710E3D" w:rsidRDefault="00710E3D" w:rsidP="00710E3D">
      <w:pPr>
        <w:pStyle w:val="ListParagraph"/>
        <w:ind w:left="1440"/>
      </w:pPr>
      <w:r>
        <w:rPr>
          <w:rFonts w:ascii="Cambria Math" w:hAnsi="Cambria Math" w:cs="Cambria Math"/>
        </w:rPr>
        <w:t>⟶</w:t>
      </w:r>
      <w:r>
        <w:t xml:space="preserve"> kelas_bermasalah(kelasA)</w:t>
      </w:r>
    </w:p>
    <w:p w14:paraId="3EA4FDA8" w14:textId="0628449E" w:rsidR="00710E3D" w:rsidRDefault="00710E3D" w:rsidP="00710E3D">
      <w:pPr>
        <w:pStyle w:val="ListParagraph"/>
        <w:ind w:left="1440"/>
      </w:pPr>
      <w:r>
        <w:rPr>
          <w:rFonts w:ascii="Cambria Math" w:hAnsi="Cambria Math" w:cs="Cambria Math"/>
        </w:rPr>
        <w:t>⟶</w:t>
      </w:r>
      <w:r>
        <w:t xml:space="preserve"> jadwal_bermasalah(kelasA)</w:t>
      </w:r>
    </w:p>
    <w:p w14:paraId="5BFFC929" w14:textId="0995FAA4" w:rsidR="00710E3D" w:rsidRDefault="00710E3D" w:rsidP="00710E3D">
      <w:pPr>
        <w:pStyle w:val="ListParagraph"/>
        <w:ind w:left="1440"/>
      </w:pPr>
      <w:r>
        <w:rPr>
          <w:rFonts w:ascii="Cambria Math" w:hAnsi="Cambria Math" w:cs="Cambria Math"/>
        </w:rPr>
        <w:t>⟶</w:t>
      </w:r>
      <w:r>
        <w:t xml:space="preserve"> perlu_penjadwalan_ulang(kelasA)</w:t>
      </w:r>
    </w:p>
    <w:p w14:paraId="2EDBED36" w14:textId="7ED50980" w:rsidR="00710E3D" w:rsidRDefault="00710E3D" w:rsidP="00710E3D">
      <w:pPr>
        <w:pStyle w:val="ListParagraph"/>
        <w:ind w:left="1440"/>
      </w:pPr>
      <w:r>
        <w:t>KB menyimpulkan bahwa kelasA dan kelasB mengalami bentrok ruang pada waktu yang sama (ruang_201, jam_9).</w:t>
      </w:r>
    </w:p>
    <w:p w14:paraId="42788EF3" w14:textId="47ECCF9B" w:rsidR="000748A3" w:rsidRDefault="005D350B" w:rsidP="00AC1682">
      <w:pPr>
        <w:pStyle w:val="ListParagraph"/>
        <w:numPr>
          <w:ilvl w:val="0"/>
          <w:numId w:val="29"/>
        </w:numPr>
      </w:pPr>
      <w:r w:rsidRPr="005D350B">
        <w:t>Rekomendasi Kebijakan</w:t>
      </w:r>
    </w:p>
    <w:p w14:paraId="4FFADD48" w14:textId="1A37B00B" w:rsidR="00113A8F" w:rsidRDefault="00113A8F" w:rsidP="00113A8F">
      <w:pPr>
        <w:pStyle w:val="ListParagraph"/>
        <w:ind w:left="1440"/>
      </w:pPr>
      <w:r>
        <w:t>Untuk mengatasi masalah bentrok ruang pada waktu yang sama, s</w:t>
      </w:r>
      <w:r w:rsidRPr="00113A8F">
        <w:t xml:space="preserve">istem penjadwalan ujian </w:t>
      </w:r>
      <w:r>
        <w:t xml:space="preserve">dapat </w:t>
      </w:r>
      <w:r w:rsidRPr="00113A8F">
        <w:t xml:space="preserve"> menerapkan mekanisme penjadwalan ulang otomatis terhadap kelas yang terinferensi sebagai perlu_penjadwalan_ulang(K).</w:t>
      </w:r>
      <w:r>
        <w:t xml:space="preserve"> </w:t>
      </w:r>
      <w:r w:rsidR="00AE5499">
        <w:t xml:space="preserve">Implementasi solusi tersebut adalah dengan cara </w:t>
      </w:r>
      <w:r w:rsidR="0059026B">
        <w:t xml:space="preserve">memindahkan kelas </w:t>
      </w:r>
      <w:r w:rsidR="00066B81" w:rsidRPr="00066B81">
        <w:t>ke slot waktu berbeda atau ruang alternatif yang tersedia</w:t>
      </w:r>
      <w:r w:rsidR="00066B81">
        <w:t xml:space="preserve">. </w:t>
      </w:r>
      <w:r w:rsidR="003A1D6A" w:rsidRPr="003A1D6A">
        <w:t>Kebijakan ini mengurangi konflik manual dan mempercepat proses validasi jadwal ujian</w:t>
      </w:r>
      <w:r w:rsidR="003A1D6A">
        <w:t>.</w:t>
      </w:r>
    </w:p>
    <w:p w14:paraId="524A47E6" w14:textId="5880BAE1" w:rsidR="0071095C" w:rsidRDefault="0071095C" w:rsidP="000955BB">
      <w:pPr>
        <w:pStyle w:val="ListParagraph"/>
        <w:numPr>
          <w:ilvl w:val="0"/>
          <w:numId w:val="28"/>
        </w:numPr>
      </w:pPr>
      <w:r w:rsidRPr="0071095C">
        <w:t>Kebijakan Validasi Ruang Sebelum Finalisasi Jadwal</w:t>
      </w:r>
    </w:p>
    <w:p w14:paraId="00C3A9C1" w14:textId="77777777" w:rsidR="000748A3" w:rsidRDefault="000748A3" w:rsidP="000748A3">
      <w:pPr>
        <w:pStyle w:val="ListParagraph"/>
        <w:numPr>
          <w:ilvl w:val="0"/>
          <w:numId w:val="30"/>
        </w:numPr>
      </w:pPr>
      <w:r>
        <w:t>Dasar Inferensi dari KB</w:t>
      </w:r>
    </w:p>
    <w:p w14:paraId="7DC79E2A" w14:textId="77831FF7" w:rsidR="00056F6B" w:rsidRDefault="00056F6B" w:rsidP="00056F6B">
      <w:pPr>
        <w:pStyle w:val="ListParagraph"/>
        <w:ind w:left="1440"/>
      </w:pPr>
      <w:r>
        <w:t>KB menghasilkan potensi_bentrok(kelasA, ruang_201, jam_9) karena:</w:t>
      </w:r>
    </w:p>
    <w:p w14:paraId="054AA4B7" w14:textId="43F3DF3A" w:rsidR="00056F6B" w:rsidRDefault="00056F6B" w:rsidP="00056F6B">
      <w:pPr>
        <w:pStyle w:val="ListParagraph"/>
        <w:numPr>
          <w:ilvl w:val="0"/>
          <w:numId w:val="26"/>
        </w:numPr>
        <w:ind w:left="1843"/>
      </w:pPr>
      <w:r>
        <w:t>ruang_tidak_dapat_dipakai(ruang_201, jam_9)</w:t>
      </w:r>
    </w:p>
    <w:p w14:paraId="29937F63" w14:textId="5F76E84C" w:rsidR="00056F6B" w:rsidRDefault="00056F6B" w:rsidP="00056F6B">
      <w:pPr>
        <w:pStyle w:val="ListParagraph"/>
        <w:numPr>
          <w:ilvl w:val="0"/>
          <w:numId w:val="26"/>
        </w:numPr>
        <w:ind w:left="1843"/>
      </w:pPr>
      <w:r>
        <w:t>tetapi tetap digunakan oleh kelasA</w:t>
      </w:r>
    </w:p>
    <w:p w14:paraId="6D54088F" w14:textId="77777777" w:rsidR="000748A3" w:rsidRDefault="000748A3" w:rsidP="000748A3">
      <w:pPr>
        <w:pStyle w:val="ListParagraph"/>
        <w:numPr>
          <w:ilvl w:val="0"/>
          <w:numId w:val="30"/>
        </w:numPr>
      </w:pPr>
      <w:r>
        <w:t>Rekomendasi Kebijakan</w:t>
      </w:r>
    </w:p>
    <w:p w14:paraId="0BF071C4" w14:textId="5EF649F9" w:rsidR="00611C53" w:rsidRDefault="00611C53" w:rsidP="007D3E19">
      <w:pPr>
        <w:pStyle w:val="ListParagraph"/>
        <w:ind w:left="1440"/>
      </w:pPr>
      <w:r>
        <w:lastRenderedPageBreak/>
        <w:t xml:space="preserve">Sebagai tindakan pencegahan atas potensi bentrok, </w:t>
      </w:r>
      <w:r w:rsidR="00460FE2">
        <w:t>s</w:t>
      </w:r>
      <w:r w:rsidR="00460FE2" w:rsidRPr="00460FE2">
        <w:t>etiap jadwal ujian harus melalui tahap validasi status ruang sebelum ditetapkan sebagai jadwal final.</w:t>
      </w:r>
      <w:r w:rsidR="00460FE2">
        <w:t xml:space="preserve"> Implementasi solusi tersebut adalah dengan </w:t>
      </w:r>
      <w:r w:rsidR="00F06E92">
        <w:t>membuat sistem</w:t>
      </w:r>
      <w:r w:rsidR="008F3478">
        <w:t xml:space="preserve"> </w:t>
      </w:r>
      <w:r w:rsidR="007D3E19">
        <w:t xml:space="preserve">menolak penempatan kelas ke ruang yang sudah terpakai pada waktu tersebut, dan berstatus tidak_dapat_dipakai. </w:t>
      </w:r>
      <w:r w:rsidR="00143EF0">
        <w:t>Kebijakan ini dapat m</w:t>
      </w:r>
      <w:r w:rsidR="00143EF0" w:rsidRPr="00143EF0">
        <w:t>enghindari terjadinya jadwal ujian fiktif (terjadwal tapi tidak bisa dilaksanakan)</w:t>
      </w:r>
      <w:r w:rsidR="00143EF0">
        <w:t>.</w:t>
      </w:r>
    </w:p>
    <w:p w14:paraId="4E35D38C" w14:textId="7AADA769" w:rsidR="00716459" w:rsidRDefault="00716459" w:rsidP="000955BB">
      <w:pPr>
        <w:pStyle w:val="ListParagraph"/>
        <w:numPr>
          <w:ilvl w:val="0"/>
          <w:numId w:val="28"/>
        </w:numPr>
      </w:pPr>
      <w:r w:rsidRPr="00716459">
        <w:t xml:space="preserve">Kebijakan Penugasan Pengawas Cadangan </w:t>
      </w:r>
    </w:p>
    <w:p w14:paraId="1BF777D3" w14:textId="77777777" w:rsidR="000748A3" w:rsidRDefault="000748A3" w:rsidP="000748A3">
      <w:pPr>
        <w:pStyle w:val="ListParagraph"/>
        <w:numPr>
          <w:ilvl w:val="0"/>
          <w:numId w:val="31"/>
        </w:numPr>
      </w:pPr>
      <w:r>
        <w:t>Dasar Inferensi dari KB</w:t>
      </w:r>
    </w:p>
    <w:p w14:paraId="33D35D5A" w14:textId="667E09F0" w:rsidR="00411C9D" w:rsidRDefault="00411C9D" w:rsidP="00411C9D">
      <w:pPr>
        <w:pStyle w:val="ListParagraph"/>
        <w:ind w:left="1440"/>
      </w:pPr>
      <w:r>
        <w:t>KB menyimpulkan:</w:t>
      </w:r>
    </w:p>
    <w:p w14:paraId="4EB12082" w14:textId="77777777" w:rsidR="00411C9D" w:rsidRDefault="00411C9D" w:rsidP="00411C9D">
      <w:pPr>
        <w:pStyle w:val="ListParagraph"/>
        <w:numPr>
          <w:ilvl w:val="0"/>
          <w:numId w:val="32"/>
        </w:numPr>
      </w:pPr>
      <w:r>
        <w:t>pengawas_tidak_bisa(pengawas_budi, kelasB)</w:t>
      </w:r>
    </w:p>
    <w:p w14:paraId="5510F410" w14:textId="177E9D74" w:rsidR="00411C9D" w:rsidRDefault="00411C9D" w:rsidP="00411C9D">
      <w:pPr>
        <w:pStyle w:val="ListParagraph"/>
        <w:numPr>
          <w:ilvl w:val="0"/>
          <w:numId w:val="32"/>
        </w:numPr>
      </w:pPr>
      <w:r>
        <w:t>butuh_pengawas_pengganti(kelasB)</w:t>
      </w:r>
    </w:p>
    <w:p w14:paraId="7F368D59" w14:textId="066FDC16" w:rsidR="00411C9D" w:rsidRDefault="00411C9D" w:rsidP="00411C9D">
      <w:pPr>
        <w:pStyle w:val="ListParagraph"/>
        <w:ind w:left="1440"/>
      </w:pPr>
      <w:r>
        <w:t>karena pengawas yang ditugaskan tidak hadir.</w:t>
      </w:r>
    </w:p>
    <w:p w14:paraId="19E87638" w14:textId="3343F267" w:rsidR="000748A3" w:rsidRDefault="000748A3" w:rsidP="00AC1682">
      <w:pPr>
        <w:pStyle w:val="ListParagraph"/>
        <w:numPr>
          <w:ilvl w:val="0"/>
          <w:numId w:val="31"/>
        </w:numPr>
      </w:pPr>
      <w:r>
        <w:t>Rekomendasi Kebijakan</w:t>
      </w:r>
    </w:p>
    <w:p w14:paraId="2185D019" w14:textId="1934E5BD" w:rsidR="00CB788A" w:rsidRPr="00BC533A" w:rsidRDefault="00CB788A" w:rsidP="00812FAA">
      <w:pPr>
        <w:pStyle w:val="ListParagraph"/>
        <w:ind w:left="1440"/>
      </w:pPr>
      <w:r>
        <w:t xml:space="preserve">Untuk mengatasi masalah ketidakhadiran pengawas ini, </w:t>
      </w:r>
      <w:r w:rsidR="00D26D64">
        <w:t>s</w:t>
      </w:r>
      <w:r w:rsidR="00D26D64" w:rsidRPr="00D26D64">
        <w:t>etiap kelas ujian wajib memiliki minimal satu pengawas cadangan yang otomatis diaktifkan ketika pengawas utama berstatus tidak_hadir.</w:t>
      </w:r>
      <w:r w:rsidR="00D26D64">
        <w:t xml:space="preserve"> </w:t>
      </w:r>
      <w:r w:rsidR="00407102" w:rsidRPr="00407102">
        <w:t>Implementasi solusi tersebut adalah dengan membuat sistem</w:t>
      </w:r>
      <w:r w:rsidR="00812FAA">
        <w:t xml:space="preserve"> secara otomatis menandai kelas sebagai butuh_pengawas_pengganti dan mencari pengawas lain dengan status hadir.</w:t>
      </w:r>
      <w:r w:rsidR="001E7922">
        <w:t xml:space="preserve"> Kebijakan ini dapat m</w:t>
      </w:r>
      <w:r w:rsidR="001E7922" w:rsidRPr="001E7922">
        <w:t>engurangi risiko ujian tertunda akibat absensi pengawas</w:t>
      </w:r>
      <w:r w:rsidR="001E7922">
        <w:t>.</w:t>
      </w:r>
    </w:p>
    <w:sectPr w:rsidR="00CB788A" w:rsidRPr="00BC533A" w:rsidSect="009A32F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D34FD" w14:textId="77777777" w:rsidR="004509CC" w:rsidRDefault="004509CC" w:rsidP="00C86811">
      <w:r>
        <w:separator/>
      </w:r>
    </w:p>
  </w:endnote>
  <w:endnote w:type="continuationSeparator" w:id="0">
    <w:p w14:paraId="7DD9FC24" w14:textId="77777777" w:rsidR="004509CC" w:rsidRDefault="004509CC" w:rsidP="00C86811">
      <w:r>
        <w:continuationSeparator/>
      </w:r>
    </w:p>
  </w:endnote>
  <w:endnote w:type="continuationNotice" w:id="1">
    <w:p w14:paraId="6D6D5AB1" w14:textId="77777777" w:rsidR="004509CC" w:rsidRDefault="004509CC" w:rsidP="00C868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394769"/>
      <w:docPartObj>
        <w:docPartGallery w:val="Page Numbers (Bottom of Page)"/>
        <w:docPartUnique/>
      </w:docPartObj>
    </w:sdtPr>
    <w:sdtContent>
      <w:p w14:paraId="24934F3A" w14:textId="3F087BC8" w:rsidR="00DA2DF9" w:rsidRDefault="00DA2DF9" w:rsidP="00C86811">
        <w:pPr>
          <w:pStyle w:val="Footer"/>
        </w:pPr>
        <w:r>
          <w:t xml:space="preserve">Page | </w:t>
        </w:r>
        <w:r>
          <w:rPr>
            <w:noProof w:val="0"/>
          </w:rPr>
          <w:fldChar w:fldCharType="begin"/>
        </w:r>
        <w:r>
          <w:instrText xml:space="preserve"> PAGE   \* MERGEFORMAT </w:instrText>
        </w:r>
        <w:r>
          <w:rPr>
            <w:noProof w:val="0"/>
          </w:rPr>
          <w:fldChar w:fldCharType="separate"/>
        </w:r>
        <w:r>
          <w:t>2</w:t>
        </w:r>
        <w:r>
          <w:fldChar w:fldCharType="end"/>
        </w:r>
        <w:r>
          <w:t xml:space="preserve"> </w:t>
        </w:r>
      </w:p>
    </w:sdtContent>
  </w:sdt>
  <w:p w14:paraId="42533A76" w14:textId="77777777" w:rsidR="00DA2DF9" w:rsidRDefault="00DA2DF9" w:rsidP="00C86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8DA63" w14:textId="77777777" w:rsidR="004509CC" w:rsidRDefault="004509CC" w:rsidP="00C86811">
      <w:r>
        <w:separator/>
      </w:r>
    </w:p>
  </w:footnote>
  <w:footnote w:type="continuationSeparator" w:id="0">
    <w:p w14:paraId="5800B744" w14:textId="77777777" w:rsidR="004509CC" w:rsidRDefault="004509CC" w:rsidP="00C86811">
      <w:r>
        <w:continuationSeparator/>
      </w:r>
    </w:p>
  </w:footnote>
  <w:footnote w:type="continuationNotice" w:id="1">
    <w:p w14:paraId="06F7738D" w14:textId="77777777" w:rsidR="004509CC" w:rsidRDefault="004509CC" w:rsidP="00C8681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0A8"/>
    <w:multiLevelType w:val="hybridMultilevel"/>
    <w:tmpl w:val="9E1C4276"/>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2CD7292"/>
    <w:multiLevelType w:val="multilevel"/>
    <w:tmpl w:val="34A02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D463F"/>
    <w:multiLevelType w:val="hybridMultilevel"/>
    <w:tmpl w:val="3006E47E"/>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F62238A"/>
    <w:multiLevelType w:val="hybridMultilevel"/>
    <w:tmpl w:val="4DF2C89E"/>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8782EBC"/>
    <w:multiLevelType w:val="hybridMultilevel"/>
    <w:tmpl w:val="22E88ABC"/>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B2615F1"/>
    <w:multiLevelType w:val="hybridMultilevel"/>
    <w:tmpl w:val="F6FA8E76"/>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2B6F74A0"/>
    <w:multiLevelType w:val="hybridMultilevel"/>
    <w:tmpl w:val="666CDBD8"/>
    <w:lvl w:ilvl="0" w:tplc="466A9E9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F800FB7"/>
    <w:multiLevelType w:val="hybridMultilevel"/>
    <w:tmpl w:val="59D4A0E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30835795"/>
    <w:multiLevelType w:val="hybridMultilevel"/>
    <w:tmpl w:val="6D5A84E6"/>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326E5339"/>
    <w:multiLevelType w:val="hybridMultilevel"/>
    <w:tmpl w:val="F50A00AC"/>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4042F5C"/>
    <w:multiLevelType w:val="hybridMultilevel"/>
    <w:tmpl w:val="32C2C24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1" w15:restartNumberingAfterBreak="0">
    <w:nsid w:val="36341523"/>
    <w:multiLevelType w:val="hybridMultilevel"/>
    <w:tmpl w:val="37701A4E"/>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3AC01065"/>
    <w:multiLevelType w:val="hybridMultilevel"/>
    <w:tmpl w:val="69985930"/>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3" w15:restartNumberingAfterBreak="0">
    <w:nsid w:val="3FEE5D14"/>
    <w:multiLevelType w:val="hybridMultilevel"/>
    <w:tmpl w:val="388CBF2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4" w15:restartNumberingAfterBreak="0">
    <w:nsid w:val="40861C70"/>
    <w:multiLevelType w:val="hybridMultilevel"/>
    <w:tmpl w:val="7248C8E4"/>
    <w:lvl w:ilvl="0" w:tplc="04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4750156B"/>
    <w:multiLevelType w:val="hybridMultilevel"/>
    <w:tmpl w:val="4A96DEA0"/>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9CA1F97"/>
    <w:multiLevelType w:val="hybridMultilevel"/>
    <w:tmpl w:val="1E169FFE"/>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7" w15:restartNumberingAfterBreak="0">
    <w:nsid w:val="4B523CEF"/>
    <w:multiLevelType w:val="hybridMultilevel"/>
    <w:tmpl w:val="AEAA518A"/>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C367774"/>
    <w:multiLevelType w:val="hybridMultilevel"/>
    <w:tmpl w:val="94C4B80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D8B0BF8"/>
    <w:multiLevelType w:val="multilevel"/>
    <w:tmpl w:val="C45EE4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D25707"/>
    <w:multiLevelType w:val="hybridMultilevel"/>
    <w:tmpl w:val="E9144C86"/>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D0251F2"/>
    <w:multiLevelType w:val="hybridMultilevel"/>
    <w:tmpl w:val="FED8309A"/>
    <w:lvl w:ilvl="0" w:tplc="0409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2" w15:restartNumberingAfterBreak="0">
    <w:nsid w:val="61C16857"/>
    <w:multiLevelType w:val="hybridMultilevel"/>
    <w:tmpl w:val="8E1C365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2535EA0"/>
    <w:multiLevelType w:val="hybridMultilevel"/>
    <w:tmpl w:val="F2F2C80A"/>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68B66A3A"/>
    <w:multiLevelType w:val="multilevel"/>
    <w:tmpl w:val="209E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4616D"/>
    <w:multiLevelType w:val="hybridMultilevel"/>
    <w:tmpl w:val="CEC2747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6D7146FC"/>
    <w:multiLevelType w:val="hybridMultilevel"/>
    <w:tmpl w:val="F432BCA2"/>
    <w:lvl w:ilvl="0" w:tplc="E89416A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70CE66CF"/>
    <w:multiLevelType w:val="hybridMultilevel"/>
    <w:tmpl w:val="A79472B0"/>
    <w:lvl w:ilvl="0" w:tplc="0409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8" w15:restartNumberingAfterBreak="0">
    <w:nsid w:val="71D665EE"/>
    <w:multiLevelType w:val="hybridMultilevel"/>
    <w:tmpl w:val="70443E44"/>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20C0ED6"/>
    <w:multiLevelType w:val="hybridMultilevel"/>
    <w:tmpl w:val="D6E6C290"/>
    <w:lvl w:ilvl="0" w:tplc="0409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0" w15:restartNumberingAfterBreak="0">
    <w:nsid w:val="77D85CCA"/>
    <w:multiLevelType w:val="hybridMultilevel"/>
    <w:tmpl w:val="7BF6210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1" w15:restartNumberingAfterBreak="0">
    <w:nsid w:val="77E72F2F"/>
    <w:multiLevelType w:val="multilevel"/>
    <w:tmpl w:val="CEDA24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534251">
    <w:abstractNumId w:val="27"/>
  </w:num>
  <w:num w:numId="2" w16cid:durableId="1487360597">
    <w:abstractNumId w:val="22"/>
  </w:num>
  <w:num w:numId="3" w16cid:durableId="1434931649">
    <w:abstractNumId w:val="29"/>
  </w:num>
  <w:num w:numId="4" w16cid:durableId="576214015">
    <w:abstractNumId w:val="6"/>
  </w:num>
  <w:num w:numId="5" w16cid:durableId="599412444">
    <w:abstractNumId w:val="26"/>
  </w:num>
  <w:num w:numId="6" w16cid:durableId="1015228596">
    <w:abstractNumId w:val="10"/>
  </w:num>
  <w:num w:numId="7" w16cid:durableId="89014357">
    <w:abstractNumId w:val="13"/>
  </w:num>
  <w:num w:numId="8" w16cid:durableId="270280679">
    <w:abstractNumId w:val="7"/>
  </w:num>
  <w:num w:numId="9" w16cid:durableId="1547642135">
    <w:abstractNumId w:val="21"/>
  </w:num>
  <w:num w:numId="10" w16cid:durableId="794525624">
    <w:abstractNumId w:val="28"/>
  </w:num>
  <w:num w:numId="11" w16cid:durableId="1801680988">
    <w:abstractNumId w:val="18"/>
  </w:num>
  <w:num w:numId="12" w16cid:durableId="1894806660">
    <w:abstractNumId w:val="15"/>
  </w:num>
  <w:num w:numId="13" w16cid:durableId="235168538">
    <w:abstractNumId w:val="14"/>
  </w:num>
  <w:num w:numId="14" w16cid:durableId="1417944817">
    <w:abstractNumId w:val="25"/>
  </w:num>
  <w:num w:numId="15" w16cid:durableId="1998457921">
    <w:abstractNumId w:val="16"/>
  </w:num>
  <w:num w:numId="16" w16cid:durableId="1547334436">
    <w:abstractNumId w:val="0"/>
  </w:num>
  <w:num w:numId="17" w16cid:durableId="611665591">
    <w:abstractNumId w:val="17"/>
  </w:num>
  <w:num w:numId="18" w16cid:durableId="235750258">
    <w:abstractNumId w:val="2"/>
  </w:num>
  <w:num w:numId="19" w16cid:durableId="1694182775">
    <w:abstractNumId w:val="20"/>
  </w:num>
  <w:num w:numId="20" w16cid:durableId="1394542725">
    <w:abstractNumId w:val="24"/>
  </w:num>
  <w:num w:numId="21" w16cid:durableId="1992367956">
    <w:abstractNumId w:val="3"/>
  </w:num>
  <w:num w:numId="22" w16cid:durableId="1667051078">
    <w:abstractNumId w:val="4"/>
  </w:num>
  <w:num w:numId="23" w16cid:durableId="1937521188">
    <w:abstractNumId w:val="1"/>
  </w:num>
  <w:num w:numId="24" w16cid:durableId="305279031">
    <w:abstractNumId w:val="19"/>
  </w:num>
  <w:num w:numId="25" w16cid:durableId="1211963788">
    <w:abstractNumId w:val="31"/>
  </w:num>
  <w:num w:numId="26" w16cid:durableId="526258054">
    <w:abstractNumId w:val="30"/>
  </w:num>
  <w:num w:numId="27" w16cid:durableId="79450036">
    <w:abstractNumId w:val="9"/>
  </w:num>
  <w:num w:numId="28" w16cid:durableId="2022121182">
    <w:abstractNumId w:val="23"/>
  </w:num>
  <w:num w:numId="29" w16cid:durableId="420613651">
    <w:abstractNumId w:val="11"/>
  </w:num>
  <w:num w:numId="30" w16cid:durableId="1689915619">
    <w:abstractNumId w:val="5"/>
  </w:num>
  <w:num w:numId="31" w16cid:durableId="360134700">
    <w:abstractNumId w:val="8"/>
  </w:num>
  <w:num w:numId="32" w16cid:durableId="1109734990">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8DE"/>
    <w:rsid w:val="00001CF3"/>
    <w:rsid w:val="00002D6D"/>
    <w:rsid w:val="00005532"/>
    <w:rsid w:val="00010038"/>
    <w:rsid w:val="000118BF"/>
    <w:rsid w:val="000126AB"/>
    <w:rsid w:val="000171AC"/>
    <w:rsid w:val="0002223C"/>
    <w:rsid w:val="00024837"/>
    <w:rsid w:val="00025A1D"/>
    <w:rsid w:val="00026055"/>
    <w:rsid w:val="00031ADD"/>
    <w:rsid w:val="00035121"/>
    <w:rsid w:val="00035B90"/>
    <w:rsid w:val="0003768C"/>
    <w:rsid w:val="00041F91"/>
    <w:rsid w:val="00044AE6"/>
    <w:rsid w:val="00044BBA"/>
    <w:rsid w:val="000478E6"/>
    <w:rsid w:val="00051C97"/>
    <w:rsid w:val="0005268A"/>
    <w:rsid w:val="000526E0"/>
    <w:rsid w:val="00054E8C"/>
    <w:rsid w:val="00056F6B"/>
    <w:rsid w:val="000635B4"/>
    <w:rsid w:val="00066345"/>
    <w:rsid w:val="00066B81"/>
    <w:rsid w:val="00067836"/>
    <w:rsid w:val="000708E0"/>
    <w:rsid w:val="00071768"/>
    <w:rsid w:val="00071CFA"/>
    <w:rsid w:val="000748A3"/>
    <w:rsid w:val="00074DA6"/>
    <w:rsid w:val="00076009"/>
    <w:rsid w:val="00077FDC"/>
    <w:rsid w:val="00080DF8"/>
    <w:rsid w:val="0008469F"/>
    <w:rsid w:val="00085AEE"/>
    <w:rsid w:val="0008722B"/>
    <w:rsid w:val="00093BE9"/>
    <w:rsid w:val="000942E9"/>
    <w:rsid w:val="000955BB"/>
    <w:rsid w:val="000A0635"/>
    <w:rsid w:val="000A63D9"/>
    <w:rsid w:val="000A7B0F"/>
    <w:rsid w:val="000B0319"/>
    <w:rsid w:val="000B05D7"/>
    <w:rsid w:val="000B07D5"/>
    <w:rsid w:val="000B1001"/>
    <w:rsid w:val="000B28F8"/>
    <w:rsid w:val="000B3176"/>
    <w:rsid w:val="000B4BA9"/>
    <w:rsid w:val="000B5503"/>
    <w:rsid w:val="000B67F6"/>
    <w:rsid w:val="000B6B32"/>
    <w:rsid w:val="000C456D"/>
    <w:rsid w:val="000C4BE8"/>
    <w:rsid w:val="000C4F97"/>
    <w:rsid w:val="000C611C"/>
    <w:rsid w:val="000C77B0"/>
    <w:rsid w:val="000C7861"/>
    <w:rsid w:val="000D4FDA"/>
    <w:rsid w:val="000D5007"/>
    <w:rsid w:val="000E0A5F"/>
    <w:rsid w:val="000E1476"/>
    <w:rsid w:val="000E3AD5"/>
    <w:rsid w:val="000E4C49"/>
    <w:rsid w:val="000E766A"/>
    <w:rsid w:val="000F3449"/>
    <w:rsid w:val="000F3AD5"/>
    <w:rsid w:val="00100A14"/>
    <w:rsid w:val="00102139"/>
    <w:rsid w:val="0010330B"/>
    <w:rsid w:val="001034D3"/>
    <w:rsid w:val="00103586"/>
    <w:rsid w:val="001041EB"/>
    <w:rsid w:val="00104A1E"/>
    <w:rsid w:val="00105777"/>
    <w:rsid w:val="00110EFE"/>
    <w:rsid w:val="00112AD3"/>
    <w:rsid w:val="001139C9"/>
    <w:rsid w:val="00113A8F"/>
    <w:rsid w:val="00113BA5"/>
    <w:rsid w:val="0011614F"/>
    <w:rsid w:val="00117F3B"/>
    <w:rsid w:val="0012215C"/>
    <w:rsid w:val="00122241"/>
    <w:rsid w:val="0012250C"/>
    <w:rsid w:val="00122F89"/>
    <w:rsid w:val="00127E79"/>
    <w:rsid w:val="00127FF5"/>
    <w:rsid w:val="00130351"/>
    <w:rsid w:val="001324BE"/>
    <w:rsid w:val="0013484C"/>
    <w:rsid w:val="001372B0"/>
    <w:rsid w:val="001372D6"/>
    <w:rsid w:val="00141A38"/>
    <w:rsid w:val="00143EF0"/>
    <w:rsid w:val="0014450C"/>
    <w:rsid w:val="0014522F"/>
    <w:rsid w:val="00147937"/>
    <w:rsid w:val="00147D8C"/>
    <w:rsid w:val="001537D2"/>
    <w:rsid w:val="001547E5"/>
    <w:rsid w:val="00156E12"/>
    <w:rsid w:val="0016239D"/>
    <w:rsid w:val="001627B3"/>
    <w:rsid w:val="0016330D"/>
    <w:rsid w:val="001638AC"/>
    <w:rsid w:val="00164CE5"/>
    <w:rsid w:val="0016712D"/>
    <w:rsid w:val="00167AD8"/>
    <w:rsid w:val="00172CCB"/>
    <w:rsid w:val="0017332D"/>
    <w:rsid w:val="00176677"/>
    <w:rsid w:val="00176922"/>
    <w:rsid w:val="001810E4"/>
    <w:rsid w:val="0018300A"/>
    <w:rsid w:val="0018454D"/>
    <w:rsid w:val="00184E5A"/>
    <w:rsid w:val="0019060A"/>
    <w:rsid w:val="00193C98"/>
    <w:rsid w:val="0019436E"/>
    <w:rsid w:val="0019470C"/>
    <w:rsid w:val="00194862"/>
    <w:rsid w:val="00194E27"/>
    <w:rsid w:val="00196111"/>
    <w:rsid w:val="00196B61"/>
    <w:rsid w:val="001971F5"/>
    <w:rsid w:val="001A0B7B"/>
    <w:rsid w:val="001A44E7"/>
    <w:rsid w:val="001A6561"/>
    <w:rsid w:val="001A7778"/>
    <w:rsid w:val="001B2465"/>
    <w:rsid w:val="001B2DF0"/>
    <w:rsid w:val="001B7DE9"/>
    <w:rsid w:val="001C5354"/>
    <w:rsid w:val="001D248F"/>
    <w:rsid w:val="001D295B"/>
    <w:rsid w:val="001D7155"/>
    <w:rsid w:val="001D79FF"/>
    <w:rsid w:val="001D7C6B"/>
    <w:rsid w:val="001D7D0C"/>
    <w:rsid w:val="001E053F"/>
    <w:rsid w:val="001E1A36"/>
    <w:rsid w:val="001E1F0C"/>
    <w:rsid w:val="001E6B66"/>
    <w:rsid w:val="001E7922"/>
    <w:rsid w:val="001F1476"/>
    <w:rsid w:val="001F1497"/>
    <w:rsid w:val="001F2F7B"/>
    <w:rsid w:val="001F37F3"/>
    <w:rsid w:val="00200F3A"/>
    <w:rsid w:val="00204AD1"/>
    <w:rsid w:val="002052D9"/>
    <w:rsid w:val="00206B2D"/>
    <w:rsid w:val="00212B1A"/>
    <w:rsid w:val="00212B86"/>
    <w:rsid w:val="002146AD"/>
    <w:rsid w:val="00216490"/>
    <w:rsid w:val="002164AD"/>
    <w:rsid w:val="002169D9"/>
    <w:rsid w:val="00216F69"/>
    <w:rsid w:val="00220600"/>
    <w:rsid w:val="002232EB"/>
    <w:rsid w:val="00224F4A"/>
    <w:rsid w:val="00226ED2"/>
    <w:rsid w:val="002273E2"/>
    <w:rsid w:val="00230570"/>
    <w:rsid w:val="002361A5"/>
    <w:rsid w:val="002367B5"/>
    <w:rsid w:val="00240EE9"/>
    <w:rsid w:val="00243980"/>
    <w:rsid w:val="0024467C"/>
    <w:rsid w:val="00245733"/>
    <w:rsid w:val="00246D07"/>
    <w:rsid w:val="00250ED1"/>
    <w:rsid w:val="00253B03"/>
    <w:rsid w:val="002551E3"/>
    <w:rsid w:val="00260D93"/>
    <w:rsid w:val="00261495"/>
    <w:rsid w:val="00263AED"/>
    <w:rsid w:val="00267046"/>
    <w:rsid w:val="00267A5E"/>
    <w:rsid w:val="00270393"/>
    <w:rsid w:val="00272580"/>
    <w:rsid w:val="00272DC7"/>
    <w:rsid w:val="002744EE"/>
    <w:rsid w:val="00275F49"/>
    <w:rsid w:val="002762C0"/>
    <w:rsid w:val="00277E5F"/>
    <w:rsid w:val="00280028"/>
    <w:rsid w:val="00280847"/>
    <w:rsid w:val="0028152F"/>
    <w:rsid w:val="00286E30"/>
    <w:rsid w:val="002914EF"/>
    <w:rsid w:val="00291545"/>
    <w:rsid w:val="0029507D"/>
    <w:rsid w:val="002A130D"/>
    <w:rsid w:val="002A199D"/>
    <w:rsid w:val="002A206A"/>
    <w:rsid w:val="002A2401"/>
    <w:rsid w:val="002A4761"/>
    <w:rsid w:val="002A486C"/>
    <w:rsid w:val="002A4A68"/>
    <w:rsid w:val="002A7A84"/>
    <w:rsid w:val="002B1761"/>
    <w:rsid w:val="002B33CC"/>
    <w:rsid w:val="002B504D"/>
    <w:rsid w:val="002B6FDE"/>
    <w:rsid w:val="002C0F42"/>
    <w:rsid w:val="002C29CA"/>
    <w:rsid w:val="002C2D7F"/>
    <w:rsid w:val="002C378F"/>
    <w:rsid w:val="002C3797"/>
    <w:rsid w:val="002C38F3"/>
    <w:rsid w:val="002C565B"/>
    <w:rsid w:val="002D2B37"/>
    <w:rsid w:val="002D34C1"/>
    <w:rsid w:val="002D460B"/>
    <w:rsid w:val="002D5E9D"/>
    <w:rsid w:val="002D6E37"/>
    <w:rsid w:val="002E1AFA"/>
    <w:rsid w:val="002E2ACC"/>
    <w:rsid w:val="002E4009"/>
    <w:rsid w:val="002E75A9"/>
    <w:rsid w:val="002F26CA"/>
    <w:rsid w:val="002F7B05"/>
    <w:rsid w:val="0030023A"/>
    <w:rsid w:val="00300254"/>
    <w:rsid w:val="00300C00"/>
    <w:rsid w:val="00300DF0"/>
    <w:rsid w:val="00306AC1"/>
    <w:rsid w:val="00307237"/>
    <w:rsid w:val="003101AE"/>
    <w:rsid w:val="0031071F"/>
    <w:rsid w:val="00315BEB"/>
    <w:rsid w:val="0032053F"/>
    <w:rsid w:val="00320F14"/>
    <w:rsid w:val="0032115F"/>
    <w:rsid w:val="003226B7"/>
    <w:rsid w:val="0032281E"/>
    <w:rsid w:val="00324D3D"/>
    <w:rsid w:val="00326017"/>
    <w:rsid w:val="003260AC"/>
    <w:rsid w:val="00331510"/>
    <w:rsid w:val="00334CB2"/>
    <w:rsid w:val="003358BB"/>
    <w:rsid w:val="003370D9"/>
    <w:rsid w:val="00337C4F"/>
    <w:rsid w:val="00341F7D"/>
    <w:rsid w:val="0034580F"/>
    <w:rsid w:val="003460C8"/>
    <w:rsid w:val="00347C9D"/>
    <w:rsid w:val="003528DE"/>
    <w:rsid w:val="0035365C"/>
    <w:rsid w:val="00353F00"/>
    <w:rsid w:val="003540D3"/>
    <w:rsid w:val="00354E5D"/>
    <w:rsid w:val="00360C9F"/>
    <w:rsid w:val="00362BF0"/>
    <w:rsid w:val="00363AE9"/>
    <w:rsid w:val="003655AD"/>
    <w:rsid w:val="00365908"/>
    <w:rsid w:val="00365E76"/>
    <w:rsid w:val="003702CC"/>
    <w:rsid w:val="00372BD6"/>
    <w:rsid w:val="00373C5A"/>
    <w:rsid w:val="00374C17"/>
    <w:rsid w:val="00375614"/>
    <w:rsid w:val="0037570A"/>
    <w:rsid w:val="0037608F"/>
    <w:rsid w:val="00376A2D"/>
    <w:rsid w:val="00377F10"/>
    <w:rsid w:val="00380009"/>
    <w:rsid w:val="00380975"/>
    <w:rsid w:val="0038185E"/>
    <w:rsid w:val="00382B24"/>
    <w:rsid w:val="00382F90"/>
    <w:rsid w:val="00383842"/>
    <w:rsid w:val="00383843"/>
    <w:rsid w:val="00383912"/>
    <w:rsid w:val="0038415D"/>
    <w:rsid w:val="00386AD7"/>
    <w:rsid w:val="00390EF2"/>
    <w:rsid w:val="00393894"/>
    <w:rsid w:val="00393C8F"/>
    <w:rsid w:val="00396E35"/>
    <w:rsid w:val="00396E96"/>
    <w:rsid w:val="003A06B6"/>
    <w:rsid w:val="003A1B8A"/>
    <w:rsid w:val="003A1D6A"/>
    <w:rsid w:val="003A46C9"/>
    <w:rsid w:val="003A579F"/>
    <w:rsid w:val="003A5E13"/>
    <w:rsid w:val="003A639C"/>
    <w:rsid w:val="003B294F"/>
    <w:rsid w:val="003B331E"/>
    <w:rsid w:val="003B3A82"/>
    <w:rsid w:val="003B6F1B"/>
    <w:rsid w:val="003C12F5"/>
    <w:rsid w:val="003C3BA5"/>
    <w:rsid w:val="003C7D6F"/>
    <w:rsid w:val="003D2E7D"/>
    <w:rsid w:val="003D3B44"/>
    <w:rsid w:val="003D4A4B"/>
    <w:rsid w:val="003D58CF"/>
    <w:rsid w:val="003D6B29"/>
    <w:rsid w:val="003D6EE2"/>
    <w:rsid w:val="003E4908"/>
    <w:rsid w:val="003E4D5C"/>
    <w:rsid w:val="003E5837"/>
    <w:rsid w:val="003E5AAD"/>
    <w:rsid w:val="003E7186"/>
    <w:rsid w:val="003F127E"/>
    <w:rsid w:val="003F3834"/>
    <w:rsid w:val="003F4D4E"/>
    <w:rsid w:val="003F68FE"/>
    <w:rsid w:val="003F6BC1"/>
    <w:rsid w:val="003F713D"/>
    <w:rsid w:val="00400869"/>
    <w:rsid w:val="00401BA1"/>
    <w:rsid w:val="00405634"/>
    <w:rsid w:val="004065C6"/>
    <w:rsid w:val="00407102"/>
    <w:rsid w:val="0041164E"/>
    <w:rsid w:val="00411C9D"/>
    <w:rsid w:val="004121BA"/>
    <w:rsid w:val="00412A72"/>
    <w:rsid w:val="00413381"/>
    <w:rsid w:val="0041426F"/>
    <w:rsid w:val="004151F0"/>
    <w:rsid w:val="00415430"/>
    <w:rsid w:val="00415FE2"/>
    <w:rsid w:val="00417C2D"/>
    <w:rsid w:val="004217FB"/>
    <w:rsid w:val="00421ABD"/>
    <w:rsid w:val="00422042"/>
    <w:rsid w:val="004268F3"/>
    <w:rsid w:val="004302A4"/>
    <w:rsid w:val="004304CA"/>
    <w:rsid w:val="00436C06"/>
    <w:rsid w:val="0043790A"/>
    <w:rsid w:val="004412A8"/>
    <w:rsid w:val="004412F5"/>
    <w:rsid w:val="00446588"/>
    <w:rsid w:val="0044779A"/>
    <w:rsid w:val="00447B20"/>
    <w:rsid w:val="00450649"/>
    <w:rsid w:val="004509CC"/>
    <w:rsid w:val="00452468"/>
    <w:rsid w:val="00453718"/>
    <w:rsid w:val="004566BB"/>
    <w:rsid w:val="0045774A"/>
    <w:rsid w:val="00457996"/>
    <w:rsid w:val="00460FE2"/>
    <w:rsid w:val="00463E57"/>
    <w:rsid w:val="004644AE"/>
    <w:rsid w:val="004664CF"/>
    <w:rsid w:val="00466A3E"/>
    <w:rsid w:val="00467D82"/>
    <w:rsid w:val="00470FD2"/>
    <w:rsid w:val="004712B5"/>
    <w:rsid w:val="00471EBB"/>
    <w:rsid w:val="0047246E"/>
    <w:rsid w:val="004729D6"/>
    <w:rsid w:val="0047404D"/>
    <w:rsid w:val="004815D5"/>
    <w:rsid w:val="00481D65"/>
    <w:rsid w:val="00482723"/>
    <w:rsid w:val="00482DF7"/>
    <w:rsid w:val="0048356B"/>
    <w:rsid w:val="00483FD6"/>
    <w:rsid w:val="00487708"/>
    <w:rsid w:val="0049029F"/>
    <w:rsid w:val="004904F1"/>
    <w:rsid w:val="00493AAA"/>
    <w:rsid w:val="00493DBA"/>
    <w:rsid w:val="0049459D"/>
    <w:rsid w:val="00495440"/>
    <w:rsid w:val="004A13D9"/>
    <w:rsid w:val="004A33C1"/>
    <w:rsid w:val="004A4991"/>
    <w:rsid w:val="004A4B4B"/>
    <w:rsid w:val="004B1207"/>
    <w:rsid w:val="004B1AB2"/>
    <w:rsid w:val="004B377C"/>
    <w:rsid w:val="004B3EBC"/>
    <w:rsid w:val="004B4088"/>
    <w:rsid w:val="004B425A"/>
    <w:rsid w:val="004B4305"/>
    <w:rsid w:val="004B4A60"/>
    <w:rsid w:val="004B5BB7"/>
    <w:rsid w:val="004B7535"/>
    <w:rsid w:val="004C1196"/>
    <w:rsid w:val="004C2888"/>
    <w:rsid w:val="004C69E6"/>
    <w:rsid w:val="004D122C"/>
    <w:rsid w:val="004D214C"/>
    <w:rsid w:val="004D335D"/>
    <w:rsid w:val="004D3776"/>
    <w:rsid w:val="004D4AF1"/>
    <w:rsid w:val="004D4F95"/>
    <w:rsid w:val="004E489B"/>
    <w:rsid w:val="004E5080"/>
    <w:rsid w:val="004E6C01"/>
    <w:rsid w:val="004E71A5"/>
    <w:rsid w:val="004F04D0"/>
    <w:rsid w:val="004F1BC1"/>
    <w:rsid w:val="004F2C50"/>
    <w:rsid w:val="004F5924"/>
    <w:rsid w:val="004F6439"/>
    <w:rsid w:val="004F68E0"/>
    <w:rsid w:val="004F7138"/>
    <w:rsid w:val="005007BB"/>
    <w:rsid w:val="0050296A"/>
    <w:rsid w:val="00504ABE"/>
    <w:rsid w:val="00507403"/>
    <w:rsid w:val="00510981"/>
    <w:rsid w:val="005137F8"/>
    <w:rsid w:val="00514248"/>
    <w:rsid w:val="00521C9F"/>
    <w:rsid w:val="00521DBB"/>
    <w:rsid w:val="00521E9E"/>
    <w:rsid w:val="00522945"/>
    <w:rsid w:val="00523DA8"/>
    <w:rsid w:val="00530405"/>
    <w:rsid w:val="00533289"/>
    <w:rsid w:val="005371B2"/>
    <w:rsid w:val="00537371"/>
    <w:rsid w:val="00537A9A"/>
    <w:rsid w:val="00537B05"/>
    <w:rsid w:val="00537D75"/>
    <w:rsid w:val="00540993"/>
    <w:rsid w:val="00540E74"/>
    <w:rsid w:val="0054269E"/>
    <w:rsid w:val="00542EB6"/>
    <w:rsid w:val="00546BD5"/>
    <w:rsid w:val="00546F3A"/>
    <w:rsid w:val="00551547"/>
    <w:rsid w:val="00551E08"/>
    <w:rsid w:val="00552AE5"/>
    <w:rsid w:val="0055449E"/>
    <w:rsid w:val="0055771A"/>
    <w:rsid w:val="00557DC8"/>
    <w:rsid w:val="00562C3E"/>
    <w:rsid w:val="00562E42"/>
    <w:rsid w:val="00563128"/>
    <w:rsid w:val="00565258"/>
    <w:rsid w:val="00570ED3"/>
    <w:rsid w:val="0057171A"/>
    <w:rsid w:val="00571E21"/>
    <w:rsid w:val="00571FDE"/>
    <w:rsid w:val="005736C4"/>
    <w:rsid w:val="005766B5"/>
    <w:rsid w:val="0057687C"/>
    <w:rsid w:val="00576C20"/>
    <w:rsid w:val="00581401"/>
    <w:rsid w:val="00583997"/>
    <w:rsid w:val="0058524C"/>
    <w:rsid w:val="00585CF5"/>
    <w:rsid w:val="00587DEA"/>
    <w:rsid w:val="0059026B"/>
    <w:rsid w:val="00590D81"/>
    <w:rsid w:val="005927CB"/>
    <w:rsid w:val="0059344C"/>
    <w:rsid w:val="0059490A"/>
    <w:rsid w:val="00594960"/>
    <w:rsid w:val="00594C95"/>
    <w:rsid w:val="0059613E"/>
    <w:rsid w:val="00596F0B"/>
    <w:rsid w:val="00596FC2"/>
    <w:rsid w:val="005A2C55"/>
    <w:rsid w:val="005A4CDA"/>
    <w:rsid w:val="005A66A4"/>
    <w:rsid w:val="005A7573"/>
    <w:rsid w:val="005B06A3"/>
    <w:rsid w:val="005B1B1C"/>
    <w:rsid w:val="005B29C2"/>
    <w:rsid w:val="005B3646"/>
    <w:rsid w:val="005B3C24"/>
    <w:rsid w:val="005B46EA"/>
    <w:rsid w:val="005B7C08"/>
    <w:rsid w:val="005C3C52"/>
    <w:rsid w:val="005C3E4F"/>
    <w:rsid w:val="005C4DCE"/>
    <w:rsid w:val="005C655C"/>
    <w:rsid w:val="005C6EDC"/>
    <w:rsid w:val="005C74D8"/>
    <w:rsid w:val="005D02A2"/>
    <w:rsid w:val="005D051E"/>
    <w:rsid w:val="005D139C"/>
    <w:rsid w:val="005D2BB9"/>
    <w:rsid w:val="005D350B"/>
    <w:rsid w:val="005D4A6C"/>
    <w:rsid w:val="005D4F08"/>
    <w:rsid w:val="005D5724"/>
    <w:rsid w:val="005D61E5"/>
    <w:rsid w:val="005E1644"/>
    <w:rsid w:val="005E1A02"/>
    <w:rsid w:val="005E369C"/>
    <w:rsid w:val="005E6543"/>
    <w:rsid w:val="005E7962"/>
    <w:rsid w:val="005E7A2F"/>
    <w:rsid w:val="005F1747"/>
    <w:rsid w:val="005F2936"/>
    <w:rsid w:val="005F3892"/>
    <w:rsid w:val="005F3925"/>
    <w:rsid w:val="005F6693"/>
    <w:rsid w:val="005F71C5"/>
    <w:rsid w:val="005F748B"/>
    <w:rsid w:val="00606C84"/>
    <w:rsid w:val="00606E8A"/>
    <w:rsid w:val="00607E9E"/>
    <w:rsid w:val="00611562"/>
    <w:rsid w:val="00611C53"/>
    <w:rsid w:val="006120C6"/>
    <w:rsid w:val="00613BD8"/>
    <w:rsid w:val="00614A3D"/>
    <w:rsid w:val="00614C5B"/>
    <w:rsid w:val="0061714E"/>
    <w:rsid w:val="00623B9A"/>
    <w:rsid w:val="006242B4"/>
    <w:rsid w:val="006260FE"/>
    <w:rsid w:val="00630E8D"/>
    <w:rsid w:val="00634631"/>
    <w:rsid w:val="0064361C"/>
    <w:rsid w:val="0064442F"/>
    <w:rsid w:val="00646756"/>
    <w:rsid w:val="00650393"/>
    <w:rsid w:val="00650FD1"/>
    <w:rsid w:val="006522A6"/>
    <w:rsid w:val="0065272A"/>
    <w:rsid w:val="006536EF"/>
    <w:rsid w:val="00654209"/>
    <w:rsid w:val="006564DA"/>
    <w:rsid w:val="006570EC"/>
    <w:rsid w:val="006571E0"/>
    <w:rsid w:val="00657D58"/>
    <w:rsid w:val="00660F0B"/>
    <w:rsid w:val="00662958"/>
    <w:rsid w:val="006660F7"/>
    <w:rsid w:val="00666554"/>
    <w:rsid w:val="0067027A"/>
    <w:rsid w:val="006706D2"/>
    <w:rsid w:val="006717D6"/>
    <w:rsid w:val="00671982"/>
    <w:rsid w:val="0067464D"/>
    <w:rsid w:val="00674A55"/>
    <w:rsid w:val="00675931"/>
    <w:rsid w:val="00675FA7"/>
    <w:rsid w:val="00676D56"/>
    <w:rsid w:val="006812A9"/>
    <w:rsid w:val="00681665"/>
    <w:rsid w:val="006824CD"/>
    <w:rsid w:val="006827A6"/>
    <w:rsid w:val="00683B68"/>
    <w:rsid w:val="00693A46"/>
    <w:rsid w:val="006948CC"/>
    <w:rsid w:val="00694976"/>
    <w:rsid w:val="00694C7E"/>
    <w:rsid w:val="00694DD8"/>
    <w:rsid w:val="00695719"/>
    <w:rsid w:val="00696155"/>
    <w:rsid w:val="006A0A94"/>
    <w:rsid w:val="006A4DDC"/>
    <w:rsid w:val="006A5888"/>
    <w:rsid w:val="006A5B3C"/>
    <w:rsid w:val="006B42C3"/>
    <w:rsid w:val="006B450F"/>
    <w:rsid w:val="006B6CD3"/>
    <w:rsid w:val="006C1DE7"/>
    <w:rsid w:val="006C5A37"/>
    <w:rsid w:val="006C6789"/>
    <w:rsid w:val="006D0CBC"/>
    <w:rsid w:val="006D2DF3"/>
    <w:rsid w:val="006D360F"/>
    <w:rsid w:val="006D45E6"/>
    <w:rsid w:val="006E132B"/>
    <w:rsid w:val="006E1D30"/>
    <w:rsid w:val="006E673D"/>
    <w:rsid w:val="006F133F"/>
    <w:rsid w:val="006F224F"/>
    <w:rsid w:val="006F4191"/>
    <w:rsid w:val="00703B65"/>
    <w:rsid w:val="007040CD"/>
    <w:rsid w:val="007043F0"/>
    <w:rsid w:val="00704815"/>
    <w:rsid w:val="00704BD9"/>
    <w:rsid w:val="00704BE7"/>
    <w:rsid w:val="00704C2A"/>
    <w:rsid w:val="0070799E"/>
    <w:rsid w:val="00707AD9"/>
    <w:rsid w:val="0071095C"/>
    <w:rsid w:val="00710D3E"/>
    <w:rsid w:val="00710E3D"/>
    <w:rsid w:val="00716459"/>
    <w:rsid w:val="00716507"/>
    <w:rsid w:val="00725F6F"/>
    <w:rsid w:val="0072642D"/>
    <w:rsid w:val="00727968"/>
    <w:rsid w:val="007306D9"/>
    <w:rsid w:val="00731E5F"/>
    <w:rsid w:val="00732C1A"/>
    <w:rsid w:val="0074010A"/>
    <w:rsid w:val="00740CA1"/>
    <w:rsid w:val="0074321E"/>
    <w:rsid w:val="0074776C"/>
    <w:rsid w:val="007479BD"/>
    <w:rsid w:val="00747F47"/>
    <w:rsid w:val="0075142E"/>
    <w:rsid w:val="0075197C"/>
    <w:rsid w:val="00752257"/>
    <w:rsid w:val="00752EBA"/>
    <w:rsid w:val="007563B0"/>
    <w:rsid w:val="00756421"/>
    <w:rsid w:val="00757AE3"/>
    <w:rsid w:val="0076604D"/>
    <w:rsid w:val="007665BF"/>
    <w:rsid w:val="007724EE"/>
    <w:rsid w:val="00772CD4"/>
    <w:rsid w:val="00773644"/>
    <w:rsid w:val="00774CC2"/>
    <w:rsid w:val="00775106"/>
    <w:rsid w:val="0077512F"/>
    <w:rsid w:val="00780A60"/>
    <w:rsid w:val="00782891"/>
    <w:rsid w:val="00785275"/>
    <w:rsid w:val="0078534A"/>
    <w:rsid w:val="00790C09"/>
    <w:rsid w:val="0079106B"/>
    <w:rsid w:val="00791293"/>
    <w:rsid w:val="00792187"/>
    <w:rsid w:val="00794BBA"/>
    <w:rsid w:val="00794CF8"/>
    <w:rsid w:val="00796698"/>
    <w:rsid w:val="007A2229"/>
    <w:rsid w:val="007A228A"/>
    <w:rsid w:val="007A2A4C"/>
    <w:rsid w:val="007A2E0E"/>
    <w:rsid w:val="007A3BDD"/>
    <w:rsid w:val="007A73B8"/>
    <w:rsid w:val="007A772C"/>
    <w:rsid w:val="007B0326"/>
    <w:rsid w:val="007B0A09"/>
    <w:rsid w:val="007B2122"/>
    <w:rsid w:val="007B21DE"/>
    <w:rsid w:val="007B2B4C"/>
    <w:rsid w:val="007B7615"/>
    <w:rsid w:val="007C06CD"/>
    <w:rsid w:val="007C17EC"/>
    <w:rsid w:val="007C3A6B"/>
    <w:rsid w:val="007C7BF9"/>
    <w:rsid w:val="007D3DAD"/>
    <w:rsid w:val="007D3E19"/>
    <w:rsid w:val="007D3E61"/>
    <w:rsid w:val="007D4477"/>
    <w:rsid w:val="007D4C4A"/>
    <w:rsid w:val="007D5C94"/>
    <w:rsid w:val="007D653D"/>
    <w:rsid w:val="007E0F27"/>
    <w:rsid w:val="007E320B"/>
    <w:rsid w:val="007E33C1"/>
    <w:rsid w:val="007E4CEE"/>
    <w:rsid w:val="007E533B"/>
    <w:rsid w:val="007E60EA"/>
    <w:rsid w:val="007F136C"/>
    <w:rsid w:val="007F2CBD"/>
    <w:rsid w:val="007F446C"/>
    <w:rsid w:val="007F5F39"/>
    <w:rsid w:val="007F6A82"/>
    <w:rsid w:val="00800C4A"/>
    <w:rsid w:val="00802D1A"/>
    <w:rsid w:val="00803683"/>
    <w:rsid w:val="00804975"/>
    <w:rsid w:val="00804A6B"/>
    <w:rsid w:val="00806032"/>
    <w:rsid w:val="00806FFE"/>
    <w:rsid w:val="0080783D"/>
    <w:rsid w:val="00810FF3"/>
    <w:rsid w:val="00812FAA"/>
    <w:rsid w:val="0081345D"/>
    <w:rsid w:val="0081499D"/>
    <w:rsid w:val="008158A9"/>
    <w:rsid w:val="00820147"/>
    <w:rsid w:val="00823CCD"/>
    <w:rsid w:val="00824142"/>
    <w:rsid w:val="00824FD0"/>
    <w:rsid w:val="008278AF"/>
    <w:rsid w:val="00830A5E"/>
    <w:rsid w:val="00831343"/>
    <w:rsid w:val="00834524"/>
    <w:rsid w:val="00836655"/>
    <w:rsid w:val="00843B20"/>
    <w:rsid w:val="0084627D"/>
    <w:rsid w:val="00846B58"/>
    <w:rsid w:val="00847A40"/>
    <w:rsid w:val="00851A28"/>
    <w:rsid w:val="00855ED3"/>
    <w:rsid w:val="00857585"/>
    <w:rsid w:val="00861063"/>
    <w:rsid w:val="00862D6E"/>
    <w:rsid w:val="008630AC"/>
    <w:rsid w:val="00864A75"/>
    <w:rsid w:val="00864BC7"/>
    <w:rsid w:val="00864D29"/>
    <w:rsid w:val="00864E8D"/>
    <w:rsid w:val="00866202"/>
    <w:rsid w:val="0086682F"/>
    <w:rsid w:val="00872C77"/>
    <w:rsid w:val="00873605"/>
    <w:rsid w:val="00874245"/>
    <w:rsid w:val="00876191"/>
    <w:rsid w:val="00880170"/>
    <w:rsid w:val="00880A8F"/>
    <w:rsid w:val="00881E3E"/>
    <w:rsid w:val="00882E1B"/>
    <w:rsid w:val="0088316F"/>
    <w:rsid w:val="0088490E"/>
    <w:rsid w:val="00884D56"/>
    <w:rsid w:val="00891CFD"/>
    <w:rsid w:val="00892A8E"/>
    <w:rsid w:val="00892F5E"/>
    <w:rsid w:val="00897774"/>
    <w:rsid w:val="008A0DEE"/>
    <w:rsid w:val="008A5B32"/>
    <w:rsid w:val="008A6D0F"/>
    <w:rsid w:val="008A7D63"/>
    <w:rsid w:val="008B5BC5"/>
    <w:rsid w:val="008B72EE"/>
    <w:rsid w:val="008B7801"/>
    <w:rsid w:val="008C07D1"/>
    <w:rsid w:val="008C1C1E"/>
    <w:rsid w:val="008C2AD8"/>
    <w:rsid w:val="008C300A"/>
    <w:rsid w:val="008C462B"/>
    <w:rsid w:val="008C6000"/>
    <w:rsid w:val="008C73EF"/>
    <w:rsid w:val="008C764C"/>
    <w:rsid w:val="008C7E1A"/>
    <w:rsid w:val="008D04EC"/>
    <w:rsid w:val="008D24A6"/>
    <w:rsid w:val="008D3567"/>
    <w:rsid w:val="008D4334"/>
    <w:rsid w:val="008D69B9"/>
    <w:rsid w:val="008D75A5"/>
    <w:rsid w:val="008E23A4"/>
    <w:rsid w:val="008E5CC2"/>
    <w:rsid w:val="008F01A3"/>
    <w:rsid w:val="008F1F3F"/>
    <w:rsid w:val="008F255C"/>
    <w:rsid w:val="008F2F90"/>
    <w:rsid w:val="008F3478"/>
    <w:rsid w:val="008F505C"/>
    <w:rsid w:val="008F7568"/>
    <w:rsid w:val="008F7C35"/>
    <w:rsid w:val="00901FCC"/>
    <w:rsid w:val="00902B52"/>
    <w:rsid w:val="00903265"/>
    <w:rsid w:val="00903A85"/>
    <w:rsid w:val="009045BF"/>
    <w:rsid w:val="00904845"/>
    <w:rsid w:val="00906959"/>
    <w:rsid w:val="009115D8"/>
    <w:rsid w:val="00912B91"/>
    <w:rsid w:val="00913559"/>
    <w:rsid w:val="00913B07"/>
    <w:rsid w:val="00921C17"/>
    <w:rsid w:val="00922335"/>
    <w:rsid w:val="00927663"/>
    <w:rsid w:val="00927989"/>
    <w:rsid w:val="00931907"/>
    <w:rsid w:val="00934D2B"/>
    <w:rsid w:val="009360C4"/>
    <w:rsid w:val="009362BA"/>
    <w:rsid w:val="009368B7"/>
    <w:rsid w:val="00937576"/>
    <w:rsid w:val="00940A51"/>
    <w:rsid w:val="00941786"/>
    <w:rsid w:val="0094182C"/>
    <w:rsid w:val="00941EC4"/>
    <w:rsid w:val="009421CE"/>
    <w:rsid w:val="00942779"/>
    <w:rsid w:val="00943BEE"/>
    <w:rsid w:val="009450BA"/>
    <w:rsid w:val="009457B2"/>
    <w:rsid w:val="00945BB4"/>
    <w:rsid w:val="00946211"/>
    <w:rsid w:val="00946C30"/>
    <w:rsid w:val="00947368"/>
    <w:rsid w:val="00947924"/>
    <w:rsid w:val="00947E18"/>
    <w:rsid w:val="00951861"/>
    <w:rsid w:val="00953827"/>
    <w:rsid w:val="00970977"/>
    <w:rsid w:val="00970A33"/>
    <w:rsid w:val="00972092"/>
    <w:rsid w:val="009720A0"/>
    <w:rsid w:val="0097329D"/>
    <w:rsid w:val="0097393D"/>
    <w:rsid w:val="00973B28"/>
    <w:rsid w:val="009766C6"/>
    <w:rsid w:val="00980121"/>
    <w:rsid w:val="00981492"/>
    <w:rsid w:val="00981BA6"/>
    <w:rsid w:val="00981F17"/>
    <w:rsid w:val="009820A1"/>
    <w:rsid w:val="00984334"/>
    <w:rsid w:val="0099188A"/>
    <w:rsid w:val="009924A0"/>
    <w:rsid w:val="0099301F"/>
    <w:rsid w:val="00993515"/>
    <w:rsid w:val="00994F5E"/>
    <w:rsid w:val="00996FEF"/>
    <w:rsid w:val="009A32F6"/>
    <w:rsid w:val="009A3DC8"/>
    <w:rsid w:val="009A4739"/>
    <w:rsid w:val="009A4A59"/>
    <w:rsid w:val="009A4B9A"/>
    <w:rsid w:val="009A51BB"/>
    <w:rsid w:val="009A606A"/>
    <w:rsid w:val="009A69FD"/>
    <w:rsid w:val="009A7F65"/>
    <w:rsid w:val="009B3C54"/>
    <w:rsid w:val="009B4982"/>
    <w:rsid w:val="009C0296"/>
    <w:rsid w:val="009C0D63"/>
    <w:rsid w:val="009C0FF8"/>
    <w:rsid w:val="009C14B2"/>
    <w:rsid w:val="009C166F"/>
    <w:rsid w:val="009C4324"/>
    <w:rsid w:val="009C544B"/>
    <w:rsid w:val="009D31E0"/>
    <w:rsid w:val="009D3D8B"/>
    <w:rsid w:val="009D67B8"/>
    <w:rsid w:val="009E1159"/>
    <w:rsid w:val="009E1F7E"/>
    <w:rsid w:val="009E257F"/>
    <w:rsid w:val="009E2B02"/>
    <w:rsid w:val="009E2B5B"/>
    <w:rsid w:val="009E4609"/>
    <w:rsid w:val="009E6D9F"/>
    <w:rsid w:val="009E73DB"/>
    <w:rsid w:val="009E7E29"/>
    <w:rsid w:val="009E7E30"/>
    <w:rsid w:val="009F0FDA"/>
    <w:rsid w:val="009F154D"/>
    <w:rsid w:val="009F1B36"/>
    <w:rsid w:val="009F40B8"/>
    <w:rsid w:val="009F5113"/>
    <w:rsid w:val="009F6A10"/>
    <w:rsid w:val="009F7112"/>
    <w:rsid w:val="009F796D"/>
    <w:rsid w:val="009F7C15"/>
    <w:rsid w:val="00A009EE"/>
    <w:rsid w:val="00A01FB4"/>
    <w:rsid w:val="00A02410"/>
    <w:rsid w:val="00A03284"/>
    <w:rsid w:val="00A03F1D"/>
    <w:rsid w:val="00A06F8E"/>
    <w:rsid w:val="00A0786E"/>
    <w:rsid w:val="00A11034"/>
    <w:rsid w:val="00A11948"/>
    <w:rsid w:val="00A158CB"/>
    <w:rsid w:val="00A15996"/>
    <w:rsid w:val="00A16C8C"/>
    <w:rsid w:val="00A22049"/>
    <w:rsid w:val="00A24A64"/>
    <w:rsid w:val="00A27626"/>
    <w:rsid w:val="00A37F47"/>
    <w:rsid w:val="00A40364"/>
    <w:rsid w:val="00A40660"/>
    <w:rsid w:val="00A43869"/>
    <w:rsid w:val="00A47F40"/>
    <w:rsid w:val="00A5062F"/>
    <w:rsid w:val="00A51249"/>
    <w:rsid w:val="00A5316F"/>
    <w:rsid w:val="00A5555D"/>
    <w:rsid w:val="00A557C7"/>
    <w:rsid w:val="00A55F62"/>
    <w:rsid w:val="00A610BF"/>
    <w:rsid w:val="00A625D0"/>
    <w:rsid w:val="00A62FB3"/>
    <w:rsid w:val="00A6329D"/>
    <w:rsid w:val="00A6442F"/>
    <w:rsid w:val="00A65A5B"/>
    <w:rsid w:val="00A675B8"/>
    <w:rsid w:val="00A73D5D"/>
    <w:rsid w:val="00A75A57"/>
    <w:rsid w:val="00A76B48"/>
    <w:rsid w:val="00A773B8"/>
    <w:rsid w:val="00A77599"/>
    <w:rsid w:val="00A81685"/>
    <w:rsid w:val="00A8327D"/>
    <w:rsid w:val="00A85972"/>
    <w:rsid w:val="00A86D9E"/>
    <w:rsid w:val="00A93CE6"/>
    <w:rsid w:val="00A95855"/>
    <w:rsid w:val="00A96D17"/>
    <w:rsid w:val="00A97856"/>
    <w:rsid w:val="00AA0CA3"/>
    <w:rsid w:val="00AA30FF"/>
    <w:rsid w:val="00AA5E33"/>
    <w:rsid w:val="00AA7562"/>
    <w:rsid w:val="00AB0D1C"/>
    <w:rsid w:val="00AB14DA"/>
    <w:rsid w:val="00AB47EA"/>
    <w:rsid w:val="00AB5F17"/>
    <w:rsid w:val="00AC0070"/>
    <w:rsid w:val="00AC07C5"/>
    <w:rsid w:val="00AC1353"/>
    <w:rsid w:val="00AC1425"/>
    <w:rsid w:val="00AC1682"/>
    <w:rsid w:val="00AD0ABA"/>
    <w:rsid w:val="00AD16B1"/>
    <w:rsid w:val="00AD71A9"/>
    <w:rsid w:val="00AE0BFB"/>
    <w:rsid w:val="00AE1CF3"/>
    <w:rsid w:val="00AE2DA9"/>
    <w:rsid w:val="00AE5499"/>
    <w:rsid w:val="00AE792E"/>
    <w:rsid w:val="00AE7F1B"/>
    <w:rsid w:val="00AF091F"/>
    <w:rsid w:val="00AF1BE5"/>
    <w:rsid w:val="00AF2913"/>
    <w:rsid w:val="00AF31CB"/>
    <w:rsid w:val="00AF5D97"/>
    <w:rsid w:val="00AF761E"/>
    <w:rsid w:val="00B04CD9"/>
    <w:rsid w:val="00B0645E"/>
    <w:rsid w:val="00B10DA8"/>
    <w:rsid w:val="00B121B2"/>
    <w:rsid w:val="00B12296"/>
    <w:rsid w:val="00B14BC5"/>
    <w:rsid w:val="00B15582"/>
    <w:rsid w:val="00B235CD"/>
    <w:rsid w:val="00B2424E"/>
    <w:rsid w:val="00B244E5"/>
    <w:rsid w:val="00B24E77"/>
    <w:rsid w:val="00B26727"/>
    <w:rsid w:val="00B2784C"/>
    <w:rsid w:val="00B30467"/>
    <w:rsid w:val="00B32029"/>
    <w:rsid w:val="00B328F5"/>
    <w:rsid w:val="00B3296B"/>
    <w:rsid w:val="00B32D7D"/>
    <w:rsid w:val="00B32F99"/>
    <w:rsid w:val="00B3686B"/>
    <w:rsid w:val="00B36C10"/>
    <w:rsid w:val="00B37B91"/>
    <w:rsid w:val="00B4044E"/>
    <w:rsid w:val="00B4345D"/>
    <w:rsid w:val="00B45876"/>
    <w:rsid w:val="00B506D4"/>
    <w:rsid w:val="00B51008"/>
    <w:rsid w:val="00B51AA2"/>
    <w:rsid w:val="00B521E5"/>
    <w:rsid w:val="00B5284C"/>
    <w:rsid w:val="00B5308C"/>
    <w:rsid w:val="00B57C9E"/>
    <w:rsid w:val="00B62FBC"/>
    <w:rsid w:val="00B6518D"/>
    <w:rsid w:val="00B669B6"/>
    <w:rsid w:val="00B6708D"/>
    <w:rsid w:val="00B736D9"/>
    <w:rsid w:val="00B73B3A"/>
    <w:rsid w:val="00B76A6F"/>
    <w:rsid w:val="00B773F0"/>
    <w:rsid w:val="00B77DB6"/>
    <w:rsid w:val="00B80CDC"/>
    <w:rsid w:val="00B812AB"/>
    <w:rsid w:val="00B85055"/>
    <w:rsid w:val="00B85E9D"/>
    <w:rsid w:val="00B86A66"/>
    <w:rsid w:val="00B87AE2"/>
    <w:rsid w:val="00B87C86"/>
    <w:rsid w:val="00B90F81"/>
    <w:rsid w:val="00B917E3"/>
    <w:rsid w:val="00B91A87"/>
    <w:rsid w:val="00B931DC"/>
    <w:rsid w:val="00B94B46"/>
    <w:rsid w:val="00B953EE"/>
    <w:rsid w:val="00B95448"/>
    <w:rsid w:val="00B97678"/>
    <w:rsid w:val="00B97F7C"/>
    <w:rsid w:val="00BA0E3A"/>
    <w:rsid w:val="00BA2451"/>
    <w:rsid w:val="00BA2FC5"/>
    <w:rsid w:val="00BA3395"/>
    <w:rsid w:val="00BB227F"/>
    <w:rsid w:val="00BB3B5F"/>
    <w:rsid w:val="00BB3E03"/>
    <w:rsid w:val="00BB4C1D"/>
    <w:rsid w:val="00BB5D54"/>
    <w:rsid w:val="00BB7A34"/>
    <w:rsid w:val="00BB7A99"/>
    <w:rsid w:val="00BC08E5"/>
    <w:rsid w:val="00BC4B80"/>
    <w:rsid w:val="00BC533A"/>
    <w:rsid w:val="00BC5FCE"/>
    <w:rsid w:val="00BC6476"/>
    <w:rsid w:val="00BC6ADF"/>
    <w:rsid w:val="00BC7BAC"/>
    <w:rsid w:val="00BD0375"/>
    <w:rsid w:val="00BD16C2"/>
    <w:rsid w:val="00BD1EA7"/>
    <w:rsid w:val="00BD6DAF"/>
    <w:rsid w:val="00BE0B34"/>
    <w:rsid w:val="00BE27EC"/>
    <w:rsid w:val="00BE356C"/>
    <w:rsid w:val="00BE37A6"/>
    <w:rsid w:val="00BE5444"/>
    <w:rsid w:val="00BF0128"/>
    <w:rsid w:val="00BF0CFE"/>
    <w:rsid w:val="00BF176C"/>
    <w:rsid w:val="00BF2608"/>
    <w:rsid w:val="00BF29BD"/>
    <w:rsid w:val="00BF5125"/>
    <w:rsid w:val="00BF560D"/>
    <w:rsid w:val="00BF78E6"/>
    <w:rsid w:val="00BF7C1B"/>
    <w:rsid w:val="00C00102"/>
    <w:rsid w:val="00C01396"/>
    <w:rsid w:val="00C01EED"/>
    <w:rsid w:val="00C038A6"/>
    <w:rsid w:val="00C0664D"/>
    <w:rsid w:val="00C06BC3"/>
    <w:rsid w:val="00C12A33"/>
    <w:rsid w:val="00C1451D"/>
    <w:rsid w:val="00C15576"/>
    <w:rsid w:val="00C17875"/>
    <w:rsid w:val="00C17940"/>
    <w:rsid w:val="00C17EB7"/>
    <w:rsid w:val="00C202D2"/>
    <w:rsid w:val="00C20CAD"/>
    <w:rsid w:val="00C21110"/>
    <w:rsid w:val="00C26ADF"/>
    <w:rsid w:val="00C27A41"/>
    <w:rsid w:val="00C27B16"/>
    <w:rsid w:val="00C27F94"/>
    <w:rsid w:val="00C30420"/>
    <w:rsid w:val="00C3097E"/>
    <w:rsid w:val="00C313D4"/>
    <w:rsid w:val="00C31675"/>
    <w:rsid w:val="00C318E5"/>
    <w:rsid w:val="00C36B18"/>
    <w:rsid w:val="00C40356"/>
    <w:rsid w:val="00C41FC9"/>
    <w:rsid w:val="00C42384"/>
    <w:rsid w:val="00C43EDF"/>
    <w:rsid w:val="00C44CA8"/>
    <w:rsid w:val="00C451B9"/>
    <w:rsid w:val="00C47105"/>
    <w:rsid w:val="00C47F92"/>
    <w:rsid w:val="00C50756"/>
    <w:rsid w:val="00C5176C"/>
    <w:rsid w:val="00C52561"/>
    <w:rsid w:val="00C55CE5"/>
    <w:rsid w:val="00C613F5"/>
    <w:rsid w:val="00C6516D"/>
    <w:rsid w:val="00C659BE"/>
    <w:rsid w:val="00C66E5F"/>
    <w:rsid w:val="00C6780D"/>
    <w:rsid w:val="00C70470"/>
    <w:rsid w:val="00C70817"/>
    <w:rsid w:val="00C70B1C"/>
    <w:rsid w:val="00C70EC6"/>
    <w:rsid w:val="00C726CD"/>
    <w:rsid w:val="00C7687B"/>
    <w:rsid w:val="00C80F42"/>
    <w:rsid w:val="00C82B00"/>
    <w:rsid w:val="00C835FF"/>
    <w:rsid w:val="00C837E5"/>
    <w:rsid w:val="00C8392A"/>
    <w:rsid w:val="00C84F33"/>
    <w:rsid w:val="00C86218"/>
    <w:rsid w:val="00C86800"/>
    <w:rsid w:val="00C86811"/>
    <w:rsid w:val="00C91928"/>
    <w:rsid w:val="00C91984"/>
    <w:rsid w:val="00C935C1"/>
    <w:rsid w:val="00C936EF"/>
    <w:rsid w:val="00C95BD8"/>
    <w:rsid w:val="00C97AE5"/>
    <w:rsid w:val="00CA0A64"/>
    <w:rsid w:val="00CA2B23"/>
    <w:rsid w:val="00CA39F1"/>
    <w:rsid w:val="00CA3F07"/>
    <w:rsid w:val="00CA4168"/>
    <w:rsid w:val="00CA5471"/>
    <w:rsid w:val="00CA5474"/>
    <w:rsid w:val="00CA7B33"/>
    <w:rsid w:val="00CB02FB"/>
    <w:rsid w:val="00CB0541"/>
    <w:rsid w:val="00CB4BF5"/>
    <w:rsid w:val="00CB5133"/>
    <w:rsid w:val="00CB590E"/>
    <w:rsid w:val="00CB788A"/>
    <w:rsid w:val="00CC11A0"/>
    <w:rsid w:val="00CC15C5"/>
    <w:rsid w:val="00CC1771"/>
    <w:rsid w:val="00CC221B"/>
    <w:rsid w:val="00CC27DD"/>
    <w:rsid w:val="00CC3A17"/>
    <w:rsid w:val="00CC42A0"/>
    <w:rsid w:val="00CC5233"/>
    <w:rsid w:val="00CC7A4C"/>
    <w:rsid w:val="00CC7B79"/>
    <w:rsid w:val="00CD1292"/>
    <w:rsid w:val="00CD2BFC"/>
    <w:rsid w:val="00CD2CA7"/>
    <w:rsid w:val="00CD36F7"/>
    <w:rsid w:val="00CD3850"/>
    <w:rsid w:val="00CD4452"/>
    <w:rsid w:val="00CD48C3"/>
    <w:rsid w:val="00CD52E5"/>
    <w:rsid w:val="00CD7CD3"/>
    <w:rsid w:val="00CE0390"/>
    <w:rsid w:val="00CE1072"/>
    <w:rsid w:val="00CE237F"/>
    <w:rsid w:val="00CE40E4"/>
    <w:rsid w:val="00CE421E"/>
    <w:rsid w:val="00CE4324"/>
    <w:rsid w:val="00CE48F8"/>
    <w:rsid w:val="00CE4E2C"/>
    <w:rsid w:val="00CE56A7"/>
    <w:rsid w:val="00CE6B12"/>
    <w:rsid w:val="00CE6BD4"/>
    <w:rsid w:val="00CF0C41"/>
    <w:rsid w:val="00CF154E"/>
    <w:rsid w:val="00CF1730"/>
    <w:rsid w:val="00CF268B"/>
    <w:rsid w:val="00CF3256"/>
    <w:rsid w:val="00CF3E94"/>
    <w:rsid w:val="00CF4BAF"/>
    <w:rsid w:val="00CF5285"/>
    <w:rsid w:val="00CF5398"/>
    <w:rsid w:val="00CF68E3"/>
    <w:rsid w:val="00CF6ABF"/>
    <w:rsid w:val="00CF6CD3"/>
    <w:rsid w:val="00CF6FA2"/>
    <w:rsid w:val="00CF7D51"/>
    <w:rsid w:val="00D02B4B"/>
    <w:rsid w:val="00D03CB2"/>
    <w:rsid w:val="00D0448A"/>
    <w:rsid w:val="00D07929"/>
    <w:rsid w:val="00D07EC8"/>
    <w:rsid w:val="00D114E7"/>
    <w:rsid w:val="00D1268F"/>
    <w:rsid w:val="00D1284E"/>
    <w:rsid w:val="00D13BB0"/>
    <w:rsid w:val="00D16F52"/>
    <w:rsid w:val="00D213A4"/>
    <w:rsid w:val="00D234F6"/>
    <w:rsid w:val="00D23AC3"/>
    <w:rsid w:val="00D26BD0"/>
    <w:rsid w:val="00D26D64"/>
    <w:rsid w:val="00D30263"/>
    <w:rsid w:val="00D3128F"/>
    <w:rsid w:val="00D34B29"/>
    <w:rsid w:val="00D35078"/>
    <w:rsid w:val="00D41DFF"/>
    <w:rsid w:val="00D427EA"/>
    <w:rsid w:val="00D44A5D"/>
    <w:rsid w:val="00D44E0D"/>
    <w:rsid w:val="00D44FD5"/>
    <w:rsid w:val="00D4507B"/>
    <w:rsid w:val="00D45302"/>
    <w:rsid w:val="00D47E4D"/>
    <w:rsid w:val="00D51DBC"/>
    <w:rsid w:val="00D54B35"/>
    <w:rsid w:val="00D5516C"/>
    <w:rsid w:val="00D559FD"/>
    <w:rsid w:val="00D56FBD"/>
    <w:rsid w:val="00D5710F"/>
    <w:rsid w:val="00D57A5A"/>
    <w:rsid w:val="00D57B95"/>
    <w:rsid w:val="00D60228"/>
    <w:rsid w:val="00D611BE"/>
    <w:rsid w:val="00D61B03"/>
    <w:rsid w:val="00D6334A"/>
    <w:rsid w:val="00D64132"/>
    <w:rsid w:val="00D6472D"/>
    <w:rsid w:val="00D66809"/>
    <w:rsid w:val="00D671BB"/>
    <w:rsid w:val="00D673E5"/>
    <w:rsid w:val="00D72698"/>
    <w:rsid w:val="00D75A03"/>
    <w:rsid w:val="00D76053"/>
    <w:rsid w:val="00D8615B"/>
    <w:rsid w:val="00D86A3A"/>
    <w:rsid w:val="00D91326"/>
    <w:rsid w:val="00D96C44"/>
    <w:rsid w:val="00DA0BC1"/>
    <w:rsid w:val="00DA127B"/>
    <w:rsid w:val="00DA2DF9"/>
    <w:rsid w:val="00DA2EA9"/>
    <w:rsid w:val="00DA39F0"/>
    <w:rsid w:val="00DA54E1"/>
    <w:rsid w:val="00DA59F9"/>
    <w:rsid w:val="00DA5C8A"/>
    <w:rsid w:val="00DB2796"/>
    <w:rsid w:val="00DB54B4"/>
    <w:rsid w:val="00DC6265"/>
    <w:rsid w:val="00DC77E6"/>
    <w:rsid w:val="00DD0E02"/>
    <w:rsid w:val="00DD0E5D"/>
    <w:rsid w:val="00DD0EED"/>
    <w:rsid w:val="00DD343D"/>
    <w:rsid w:val="00DD79A0"/>
    <w:rsid w:val="00DE083E"/>
    <w:rsid w:val="00DE1090"/>
    <w:rsid w:val="00DE330A"/>
    <w:rsid w:val="00DE471D"/>
    <w:rsid w:val="00DE4CDC"/>
    <w:rsid w:val="00DE55D2"/>
    <w:rsid w:val="00DF1AB0"/>
    <w:rsid w:val="00DF31AA"/>
    <w:rsid w:val="00DF3219"/>
    <w:rsid w:val="00DF5479"/>
    <w:rsid w:val="00DF6324"/>
    <w:rsid w:val="00DF639D"/>
    <w:rsid w:val="00DF7FD7"/>
    <w:rsid w:val="00E0018F"/>
    <w:rsid w:val="00E00877"/>
    <w:rsid w:val="00E00F51"/>
    <w:rsid w:val="00E01D5D"/>
    <w:rsid w:val="00E05523"/>
    <w:rsid w:val="00E057E8"/>
    <w:rsid w:val="00E0588A"/>
    <w:rsid w:val="00E06B7B"/>
    <w:rsid w:val="00E10524"/>
    <w:rsid w:val="00E122D3"/>
    <w:rsid w:val="00E1543F"/>
    <w:rsid w:val="00E16C17"/>
    <w:rsid w:val="00E2136F"/>
    <w:rsid w:val="00E26C56"/>
    <w:rsid w:val="00E2797A"/>
    <w:rsid w:val="00E3032F"/>
    <w:rsid w:val="00E30A56"/>
    <w:rsid w:val="00E31A67"/>
    <w:rsid w:val="00E31CF7"/>
    <w:rsid w:val="00E32116"/>
    <w:rsid w:val="00E35209"/>
    <w:rsid w:val="00E35FE4"/>
    <w:rsid w:val="00E42E86"/>
    <w:rsid w:val="00E43B53"/>
    <w:rsid w:val="00E43BF6"/>
    <w:rsid w:val="00E44075"/>
    <w:rsid w:val="00E44E0E"/>
    <w:rsid w:val="00E4590D"/>
    <w:rsid w:val="00E45CA9"/>
    <w:rsid w:val="00E47976"/>
    <w:rsid w:val="00E518EB"/>
    <w:rsid w:val="00E5346F"/>
    <w:rsid w:val="00E607F4"/>
    <w:rsid w:val="00E623B4"/>
    <w:rsid w:val="00E627E1"/>
    <w:rsid w:val="00E63155"/>
    <w:rsid w:val="00E642D8"/>
    <w:rsid w:val="00E663B7"/>
    <w:rsid w:val="00E73651"/>
    <w:rsid w:val="00E741E9"/>
    <w:rsid w:val="00E766C2"/>
    <w:rsid w:val="00E817FC"/>
    <w:rsid w:val="00E82548"/>
    <w:rsid w:val="00E838CE"/>
    <w:rsid w:val="00E86D10"/>
    <w:rsid w:val="00E86F92"/>
    <w:rsid w:val="00E87564"/>
    <w:rsid w:val="00E90793"/>
    <w:rsid w:val="00E97D62"/>
    <w:rsid w:val="00EA0E13"/>
    <w:rsid w:val="00EA283C"/>
    <w:rsid w:val="00EA7474"/>
    <w:rsid w:val="00EB3648"/>
    <w:rsid w:val="00EB3D69"/>
    <w:rsid w:val="00EB3E8C"/>
    <w:rsid w:val="00EB43A7"/>
    <w:rsid w:val="00EB4907"/>
    <w:rsid w:val="00EC1748"/>
    <w:rsid w:val="00EC31A8"/>
    <w:rsid w:val="00EC4A45"/>
    <w:rsid w:val="00EC50DA"/>
    <w:rsid w:val="00EC6431"/>
    <w:rsid w:val="00EC6DF5"/>
    <w:rsid w:val="00ED0A31"/>
    <w:rsid w:val="00ED0A91"/>
    <w:rsid w:val="00ED245C"/>
    <w:rsid w:val="00ED2535"/>
    <w:rsid w:val="00ED2E06"/>
    <w:rsid w:val="00ED38A8"/>
    <w:rsid w:val="00EE0AC0"/>
    <w:rsid w:val="00EE1E38"/>
    <w:rsid w:val="00EE2680"/>
    <w:rsid w:val="00EE43E1"/>
    <w:rsid w:val="00EE5C61"/>
    <w:rsid w:val="00EE6CC3"/>
    <w:rsid w:val="00EE73FD"/>
    <w:rsid w:val="00EF14DF"/>
    <w:rsid w:val="00EF1DB7"/>
    <w:rsid w:val="00EF1DDE"/>
    <w:rsid w:val="00EF33CE"/>
    <w:rsid w:val="00EF4678"/>
    <w:rsid w:val="00EF4C24"/>
    <w:rsid w:val="00EF5DA9"/>
    <w:rsid w:val="00F006E2"/>
    <w:rsid w:val="00F01202"/>
    <w:rsid w:val="00F01B27"/>
    <w:rsid w:val="00F053C0"/>
    <w:rsid w:val="00F06E92"/>
    <w:rsid w:val="00F101EE"/>
    <w:rsid w:val="00F1054B"/>
    <w:rsid w:val="00F1692A"/>
    <w:rsid w:val="00F21C01"/>
    <w:rsid w:val="00F2574A"/>
    <w:rsid w:val="00F257AE"/>
    <w:rsid w:val="00F25AB2"/>
    <w:rsid w:val="00F25D2D"/>
    <w:rsid w:val="00F27651"/>
    <w:rsid w:val="00F27B31"/>
    <w:rsid w:val="00F30472"/>
    <w:rsid w:val="00F34E9E"/>
    <w:rsid w:val="00F41010"/>
    <w:rsid w:val="00F4136A"/>
    <w:rsid w:val="00F41748"/>
    <w:rsid w:val="00F41DC7"/>
    <w:rsid w:val="00F42660"/>
    <w:rsid w:val="00F43D35"/>
    <w:rsid w:val="00F44C18"/>
    <w:rsid w:val="00F50196"/>
    <w:rsid w:val="00F53F30"/>
    <w:rsid w:val="00F54D71"/>
    <w:rsid w:val="00F55DFD"/>
    <w:rsid w:val="00F57332"/>
    <w:rsid w:val="00F57D14"/>
    <w:rsid w:val="00F606D7"/>
    <w:rsid w:val="00F610A3"/>
    <w:rsid w:val="00F613AD"/>
    <w:rsid w:val="00F63D15"/>
    <w:rsid w:val="00F65BD4"/>
    <w:rsid w:val="00F729D8"/>
    <w:rsid w:val="00F72DD0"/>
    <w:rsid w:val="00F74381"/>
    <w:rsid w:val="00F75282"/>
    <w:rsid w:val="00F77BD1"/>
    <w:rsid w:val="00F80555"/>
    <w:rsid w:val="00F80EEA"/>
    <w:rsid w:val="00F812EE"/>
    <w:rsid w:val="00F819D3"/>
    <w:rsid w:val="00F82C20"/>
    <w:rsid w:val="00F8432A"/>
    <w:rsid w:val="00F84DA9"/>
    <w:rsid w:val="00F86BFB"/>
    <w:rsid w:val="00F92523"/>
    <w:rsid w:val="00F94D5F"/>
    <w:rsid w:val="00F95BF9"/>
    <w:rsid w:val="00FA0D75"/>
    <w:rsid w:val="00FA25D1"/>
    <w:rsid w:val="00FA7221"/>
    <w:rsid w:val="00FB07DF"/>
    <w:rsid w:val="00FB3914"/>
    <w:rsid w:val="00FB4070"/>
    <w:rsid w:val="00FB48F0"/>
    <w:rsid w:val="00FB72DC"/>
    <w:rsid w:val="00FB7EE9"/>
    <w:rsid w:val="00FC094D"/>
    <w:rsid w:val="00FC2E55"/>
    <w:rsid w:val="00FC3263"/>
    <w:rsid w:val="00FC3C95"/>
    <w:rsid w:val="00FC4DD0"/>
    <w:rsid w:val="00FC5EFF"/>
    <w:rsid w:val="00FC62AC"/>
    <w:rsid w:val="00FC6967"/>
    <w:rsid w:val="00FC7BF7"/>
    <w:rsid w:val="00FD00A9"/>
    <w:rsid w:val="00FD0413"/>
    <w:rsid w:val="00FD1E63"/>
    <w:rsid w:val="00FD2518"/>
    <w:rsid w:val="00FD28DE"/>
    <w:rsid w:val="00FD32C0"/>
    <w:rsid w:val="00FD39E8"/>
    <w:rsid w:val="00FD51B6"/>
    <w:rsid w:val="00FD684A"/>
    <w:rsid w:val="00FE0E0C"/>
    <w:rsid w:val="00FE4959"/>
    <w:rsid w:val="00FE5D1F"/>
    <w:rsid w:val="00FF000D"/>
    <w:rsid w:val="00FF0F89"/>
    <w:rsid w:val="00FF411D"/>
    <w:rsid w:val="00FF423F"/>
    <w:rsid w:val="00FF489A"/>
    <w:rsid w:val="00FF50DA"/>
    <w:rsid w:val="00FF53C9"/>
    <w:rsid w:val="00FF6933"/>
    <w:rsid w:val="00FF72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BE5F3"/>
  <w15:chartTrackingRefBased/>
  <w15:docId w15:val="{1439928F-0355-4D85-A194-C7C80635C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811"/>
    <w:pPr>
      <w:jc w:val="both"/>
    </w:pPr>
    <w:rPr>
      <w:noProof/>
      <w:sz w:val="24"/>
      <w:lang w:val="en-ID"/>
    </w:rPr>
  </w:style>
  <w:style w:type="paragraph" w:styleId="Heading1">
    <w:name w:val="heading 1"/>
    <w:basedOn w:val="Normal"/>
    <w:next w:val="Normal"/>
    <w:link w:val="Heading1Char"/>
    <w:uiPriority w:val="9"/>
    <w:qFormat/>
    <w:rsid w:val="00AF761E"/>
    <w:pPr>
      <w:keepNext/>
      <w:keepLines/>
      <w:spacing w:before="360" w:after="80"/>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D28D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D28D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FD28D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FD28D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2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61E"/>
    <w:rPr>
      <w:rFonts w:asciiTheme="majorHAnsi" w:eastAsiaTheme="majorEastAsia" w:hAnsiTheme="majorHAnsi" w:cstheme="majorBidi"/>
      <w:noProof/>
      <w:color w:val="2E74B5" w:themeColor="accent1" w:themeShade="BF"/>
      <w:sz w:val="40"/>
      <w:szCs w:val="40"/>
      <w:lang w:val="en-ID"/>
    </w:rPr>
  </w:style>
  <w:style w:type="character" w:customStyle="1" w:styleId="Heading2Char">
    <w:name w:val="Heading 2 Char"/>
    <w:basedOn w:val="DefaultParagraphFont"/>
    <w:link w:val="Heading2"/>
    <w:uiPriority w:val="9"/>
    <w:rsid w:val="00FD28DE"/>
    <w:rPr>
      <w:rFonts w:asciiTheme="majorHAnsi" w:eastAsiaTheme="majorEastAsia" w:hAnsiTheme="majorHAnsi" w:cstheme="majorBidi"/>
      <w:noProof/>
      <w:color w:val="2E74B5" w:themeColor="accent1" w:themeShade="BF"/>
      <w:sz w:val="32"/>
      <w:szCs w:val="32"/>
      <w:lang w:val="en-ID"/>
    </w:rPr>
  </w:style>
  <w:style w:type="character" w:customStyle="1" w:styleId="Heading3Char">
    <w:name w:val="Heading 3 Char"/>
    <w:basedOn w:val="DefaultParagraphFont"/>
    <w:link w:val="Heading3"/>
    <w:uiPriority w:val="9"/>
    <w:rsid w:val="00FD28DE"/>
    <w:rPr>
      <w:rFonts w:eastAsiaTheme="majorEastAsia" w:cstheme="majorBidi"/>
      <w:noProof/>
      <w:color w:val="2E74B5" w:themeColor="accent1" w:themeShade="BF"/>
      <w:sz w:val="28"/>
      <w:szCs w:val="28"/>
      <w:lang w:val="en-ID"/>
    </w:rPr>
  </w:style>
  <w:style w:type="character" w:customStyle="1" w:styleId="Heading4Char">
    <w:name w:val="Heading 4 Char"/>
    <w:basedOn w:val="DefaultParagraphFont"/>
    <w:link w:val="Heading4"/>
    <w:uiPriority w:val="9"/>
    <w:rsid w:val="00FD28DE"/>
    <w:rPr>
      <w:rFonts w:eastAsiaTheme="majorEastAsia" w:cstheme="majorBidi"/>
      <w:i/>
      <w:iCs/>
      <w:noProof/>
      <w:color w:val="2E74B5" w:themeColor="accent1" w:themeShade="BF"/>
      <w:lang w:val="en-ID"/>
    </w:rPr>
  </w:style>
  <w:style w:type="character" w:customStyle="1" w:styleId="Heading5Char">
    <w:name w:val="Heading 5 Char"/>
    <w:basedOn w:val="DefaultParagraphFont"/>
    <w:link w:val="Heading5"/>
    <w:uiPriority w:val="9"/>
    <w:rsid w:val="00FD28DE"/>
    <w:rPr>
      <w:rFonts w:eastAsiaTheme="majorEastAsia" w:cstheme="majorBidi"/>
      <w:noProof/>
      <w:color w:val="2E74B5" w:themeColor="accent1" w:themeShade="BF"/>
      <w:lang w:val="en-ID"/>
    </w:rPr>
  </w:style>
  <w:style w:type="character" w:customStyle="1" w:styleId="Heading6Char">
    <w:name w:val="Heading 6 Char"/>
    <w:basedOn w:val="DefaultParagraphFont"/>
    <w:link w:val="Heading6"/>
    <w:uiPriority w:val="9"/>
    <w:semiHidden/>
    <w:rsid w:val="00FD28DE"/>
    <w:rPr>
      <w:rFonts w:eastAsiaTheme="majorEastAsia" w:cstheme="majorBidi"/>
      <w:i/>
      <w:iCs/>
      <w:noProof/>
      <w:color w:val="595959" w:themeColor="text1" w:themeTint="A6"/>
      <w:lang w:val="en-ID"/>
    </w:rPr>
  </w:style>
  <w:style w:type="character" w:customStyle="1" w:styleId="Heading7Char">
    <w:name w:val="Heading 7 Char"/>
    <w:basedOn w:val="DefaultParagraphFont"/>
    <w:link w:val="Heading7"/>
    <w:uiPriority w:val="9"/>
    <w:semiHidden/>
    <w:rsid w:val="00FD28DE"/>
    <w:rPr>
      <w:rFonts w:eastAsiaTheme="majorEastAsia" w:cstheme="majorBidi"/>
      <w:noProof/>
      <w:color w:val="595959" w:themeColor="text1" w:themeTint="A6"/>
      <w:lang w:val="en-ID"/>
    </w:rPr>
  </w:style>
  <w:style w:type="character" w:customStyle="1" w:styleId="Heading8Char">
    <w:name w:val="Heading 8 Char"/>
    <w:basedOn w:val="DefaultParagraphFont"/>
    <w:link w:val="Heading8"/>
    <w:uiPriority w:val="9"/>
    <w:semiHidden/>
    <w:rsid w:val="00FD28DE"/>
    <w:rPr>
      <w:rFonts w:eastAsiaTheme="majorEastAsia" w:cstheme="majorBidi"/>
      <w:i/>
      <w:iCs/>
      <w:noProof/>
      <w:color w:val="272727" w:themeColor="text1" w:themeTint="D8"/>
      <w:lang w:val="en-ID"/>
    </w:rPr>
  </w:style>
  <w:style w:type="character" w:customStyle="1" w:styleId="Heading9Char">
    <w:name w:val="Heading 9 Char"/>
    <w:basedOn w:val="DefaultParagraphFont"/>
    <w:link w:val="Heading9"/>
    <w:uiPriority w:val="9"/>
    <w:semiHidden/>
    <w:rsid w:val="00FD28DE"/>
    <w:rPr>
      <w:rFonts w:eastAsiaTheme="majorEastAsia" w:cstheme="majorBidi"/>
      <w:noProof/>
      <w:color w:val="272727" w:themeColor="text1" w:themeTint="D8"/>
      <w:lang w:val="en-ID"/>
    </w:rPr>
  </w:style>
  <w:style w:type="paragraph" w:styleId="Title">
    <w:name w:val="Title"/>
    <w:basedOn w:val="Normal"/>
    <w:next w:val="Normal"/>
    <w:link w:val="TitleChar"/>
    <w:uiPriority w:val="10"/>
    <w:qFormat/>
    <w:rsid w:val="00FD2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8DE"/>
    <w:rPr>
      <w:rFonts w:asciiTheme="majorHAnsi" w:eastAsiaTheme="majorEastAsia" w:hAnsiTheme="majorHAnsi" w:cstheme="majorBidi"/>
      <w:noProof/>
      <w:spacing w:val="-10"/>
      <w:kern w:val="28"/>
      <w:sz w:val="56"/>
      <w:szCs w:val="56"/>
      <w:lang w:val="en-ID"/>
    </w:rPr>
  </w:style>
  <w:style w:type="paragraph" w:styleId="Subtitle">
    <w:name w:val="Subtitle"/>
    <w:basedOn w:val="Normal"/>
    <w:next w:val="Normal"/>
    <w:link w:val="SubtitleChar"/>
    <w:uiPriority w:val="11"/>
    <w:qFormat/>
    <w:rsid w:val="00FD2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8DE"/>
    <w:rPr>
      <w:rFonts w:eastAsiaTheme="majorEastAsia" w:cstheme="majorBidi"/>
      <w:noProof/>
      <w:color w:val="595959" w:themeColor="text1" w:themeTint="A6"/>
      <w:spacing w:val="15"/>
      <w:sz w:val="28"/>
      <w:szCs w:val="28"/>
      <w:lang w:val="en-ID"/>
    </w:rPr>
  </w:style>
  <w:style w:type="paragraph" w:styleId="Quote">
    <w:name w:val="Quote"/>
    <w:basedOn w:val="Normal"/>
    <w:next w:val="Normal"/>
    <w:link w:val="QuoteChar"/>
    <w:uiPriority w:val="29"/>
    <w:qFormat/>
    <w:rsid w:val="00FD28DE"/>
    <w:pPr>
      <w:spacing w:before="160"/>
      <w:jc w:val="center"/>
    </w:pPr>
    <w:rPr>
      <w:i/>
      <w:iCs/>
      <w:color w:val="404040" w:themeColor="text1" w:themeTint="BF"/>
    </w:rPr>
  </w:style>
  <w:style w:type="character" w:customStyle="1" w:styleId="QuoteChar">
    <w:name w:val="Quote Char"/>
    <w:basedOn w:val="DefaultParagraphFont"/>
    <w:link w:val="Quote"/>
    <w:uiPriority w:val="29"/>
    <w:rsid w:val="00FD28DE"/>
    <w:rPr>
      <w:i/>
      <w:iCs/>
      <w:noProof/>
      <w:color w:val="404040" w:themeColor="text1" w:themeTint="BF"/>
      <w:lang w:val="en-ID"/>
    </w:rPr>
  </w:style>
  <w:style w:type="paragraph" w:styleId="ListParagraph">
    <w:name w:val="List Paragraph"/>
    <w:basedOn w:val="Normal"/>
    <w:uiPriority w:val="34"/>
    <w:qFormat/>
    <w:rsid w:val="00FD28DE"/>
    <w:pPr>
      <w:ind w:left="720"/>
      <w:contextualSpacing/>
    </w:pPr>
  </w:style>
  <w:style w:type="character" w:styleId="IntenseEmphasis">
    <w:name w:val="Intense Emphasis"/>
    <w:basedOn w:val="DefaultParagraphFont"/>
    <w:uiPriority w:val="21"/>
    <w:qFormat/>
    <w:rsid w:val="00FD28DE"/>
    <w:rPr>
      <w:i/>
      <w:iCs/>
      <w:color w:val="2E74B5" w:themeColor="accent1" w:themeShade="BF"/>
    </w:rPr>
  </w:style>
  <w:style w:type="paragraph" w:styleId="IntenseQuote">
    <w:name w:val="Intense Quote"/>
    <w:basedOn w:val="Normal"/>
    <w:next w:val="Normal"/>
    <w:link w:val="IntenseQuoteChar"/>
    <w:uiPriority w:val="30"/>
    <w:qFormat/>
    <w:rsid w:val="00FD28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28DE"/>
    <w:rPr>
      <w:i/>
      <w:iCs/>
      <w:noProof/>
      <w:color w:val="2E74B5" w:themeColor="accent1" w:themeShade="BF"/>
      <w:lang w:val="en-ID"/>
    </w:rPr>
  </w:style>
  <w:style w:type="character" w:styleId="IntenseReference">
    <w:name w:val="Intense Reference"/>
    <w:basedOn w:val="DefaultParagraphFont"/>
    <w:uiPriority w:val="32"/>
    <w:qFormat/>
    <w:rsid w:val="00FD28DE"/>
    <w:rPr>
      <w:b/>
      <w:bCs/>
      <w:smallCaps/>
      <w:color w:val="2E74B5" w:themeColor="accent1" w:themeShade="BF"/>
      <w:spacing w:val="5"/>
    </w:rPr>
  </w:style>
  <w:style w:type="paragraph" w:styleId="TOCHeading">
    <w:name w:val="TOC Heading"/>
    <w:basedOn w:val="Heading1"/>
    <w:next w:val="Normal"/>
    <w:uiPriority w:val="39"/>
    <w:unhideWhenUsed/>
    <w:qFormat/>
    <w:rsid w:val="00FD28DE"/>
    <w:pPr>
      <w:spacing w:before="240" w:after="0"/>
      <w:outlineLvl w:val="9"/>
    </w:pPr>
    <w:rPr>
      <w:noProof w:val="0"/>
      <w:kern w:val="0"/>
      <w:sz w:val="32"/>
      <w:szCs w:val="32"/>
      <w:lang w:val="en-US"/>
      <w14:ligatures w14:val="none"/>
    </w:rPr>
  </w:style>
  <w:style w:type="character" w:styleId="Hyperlink">
    <w:name w:val="Hyperlink"/>
    <w:basedOn w:val="DefaultParagraphFont"/>
    <w:uiPriority w:val="99"/>
    <w:unhideWhenUsed/>
    <w:rsid w:val="00740CA1"/>
    <w:rPr>
      <w:color w:val="0563C1" w:themeColor="hyperlink"/>
      <w:u w:val="single"/>
    </w:rPr>
  </w:style>
  <w:style w:type="paragraph" w:styleId="Caption">
    <w:name w:val="caption"/>
    <w:basedOn w:val="Normal"/>
    <w:next w:val="Normal"/>
    <w:uiPriority w:val="35"/>
    <w:unhideWhenUsed/>
    <w:qFormat/>
    <w:rsid w:val="00740CA1"/>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7B2122"/>
    <w:pPr>
      <w:spacing w:after="100"/>
    </w:pPr>
  </w:style>
  <w:style w:type="paragraph" w:styleId="NoSpacing">
    <w:name w:val="No Spacing"/>
    <w:uiPriority w:val="1"/>
    <w:qFormat/>
    <w:rsid w:val="0075142E"/>
    <w:pPr>
      <w:spacing w:after="0" w:line="240" w:lineRule="auto"/>
    </w:pPr>
    <w:rPr>
      <w:color w:val="44546A" w:themeColor="text2"/>
      <w:kern w:val="0"/>
      <w:sz w:val="20"/>
      <w:szCs w:val="20"/>
      <w14:ligatures w14:val="none"/>
    </w:rPr>
  </w:style>
  <w:style w:type="paragraph" w:styleId="Header">
    <w:name w:val="header"/>
    <w:basedOn w:val="Normal"/>
    <w:link w:val="HeaderChar"/>
    <w:uiPriority w:val="99"/>
    <w:unhideWhenUsed/>
    <w:rsid w:val="006115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562"/>
    <w:rPr>
      <w:noProof/>
      <w:lang w:val="en-ID"/>
    </w:rPr>
  </w:style>
  <w:style w:type="paragraph" w:styleId="Footer">
    <w:name w:val="footer"/>
    <w:basedOn w:val="Normal"/>
    <w:link w:val="FooterChar"/>
    <w:uiPriority w:val="99"/>
    <w:unhideWhenUsed/>
    <w:rsid w:val="006115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562"/>
    <w:rPr>
      <w:noProof/>
      <w:lang w:val="en-ID"/>
    </w:rPr>
  </w:style>
  <w:style w:type="table" w:styleId="TableGrid">
    <w:name w:val="Table Grid"/>
    <w:basedOn w:val="TableNormal"/>
    <w:uiPriority w:val="59"/>
    <w:rsid w:val="00C43EDF"/>
    <w:pPr>
      <w:spacing w:after="0" w:line="240" w:lineRule="auto"/>
    </w:pPr>
    <w:rPr>
      <w:rFonts w:eastAsiaTheme="minorEastAsia"/>
      <w:color w:val="44546A" w:themeColor="text2"/>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D0375"/>
    <w:pPr>
      <w:spacing w:after="100"/>
      <w:ind w:left="220"/>
    </w:pPr>
  </w:style>
  <w:style w:type="character" w:styleId="UnresolvedMention">
    <w:name w:val="Unresolved Mention"/>
    <w:basedOn w:val="DefaultParagraphFont"/>
    <w:uiPriority w:val="99"/>
    <w:semiHidden/>
    <w:unhideWhenUsed/>
    <w:rsid w:val="00A610BF"/>
    <w:rPr>
      <w:color w:val="605E5C"/>
      <w:shd w:val="clear" w:color="auto" w:fill="E1DFDD"/>
    </w:rPr>
  </w:style>
  <w:style w:type="character" w:customStyle="1" w:styleId="selected">
    <w:name w:val="selected"/>
    <w:basedOn w:val="DefaultParagraphFont"/>
    <w:rsid w:val="00C01EED"/>
  </w:style>
  <w:style w:type="character" w:customStyle="1" w:styleId="mord">
    <w:name w:val="mord"/>
    <w:basedOn w:val="DefaultParagraphFont"/>
    <w:rsid w:val="00D1268F"/>
  </w:style>
  <w:style w:type="character" w:customStyle="1" w:styleId="mpunct">
    <w:name w:val="mpunct"/>
    <w:basedOn w:val="DefaultParagraphFont"/>
    <w:rsid w:val="00D1268F"/>
  </w:style>
  <w:style w:type="paragraph" w:styleId="TOC3">
    <w:name w:val="toc 3"/>
    <w:basedOn w:val="Normal"/>
    <w:next w:val="Normal"/>
    <w:autoRedefine/>
    <w:uiPriority w:val="39"/>
    <w:unhideWhenUsed/>
    <w:rsid w:val="001B7DE9"/>
    <w:pPr>
      <w:spacing w:after="100"/>
      <w:ind w:left="440"/>
    </w:pPr>
  </w:style>
  <w:style w:type="character" w:styleId="FollowedHyperlink">
    <w:name w:val="FollowedHyperlink"/>
    <w:basedOn w:val="DefaultParagraphFont"/>
    <w:uiPriority w:val="99"/>
    <w:semiHidden/>
    <w:unhideWhenUsed/>
    <w:rsid w:val="006F133F"/>
    <w:rPr>
      <w:color w:val="954F72" w:themeColor="followedHyperlink"/>
      <w:u w:val="single"/>
    </w:rPr>
  </w:style>
  <w:style w:type="character" w:customStyle="1" w:styleId="vlist-s">
    <w:name w:val="vlist-s"/>
    <w:basedOn w:val="DefaultParagraphFont"/>
    <w:rsid w:val="00614A3D"/>
  </w:style>
  <w:style w:type="character" w:customStyle="1" w:styleId="mopen">
    <w:name w:val="mopen"/>
    <w:basedOn w:val="DefaultParagraphFont"/>
    <w:rsid w:val="00614A3D"/>
  </w:style>
  <w:style w:type="character" w:customStyle="1" w:styleId="mclose">
    <w:name w:val="mclose"/>
    <w:basedOn w:val="DefaultParagraphFont"/>
    <w:rsid w:val="00614A3D"/>
  </w:style>
  <w:style w:type="character" w:customStyle="1" w:styleId="mbin">
    <w:name w:val="mbin"/>
    <w:basedOn w:val="DefaultParagraphFont"/>
    <w:rsid w:val="00614A3D"/>
  </w:style>
  <w:style w:type="character" w:customStyle="1" w:styleId="mop">
    <w:name w:val="mop"/>
    <w:basedOn w:val="DefaultParagraphFont"/>
    <w:rsid w:val="00614A3D"/>
  </w:style>
  <w:style w:type="character" w:customStyle="1" w:styleId="mrel">
    <w:name w:val="mrel"/>
    <w:basedOn w:val="DefaultParagraphFont"/>
    <w:rsid w:val="00614A3D"/>
  </w:style>
  <w:style w:type="paragraph" w:styleId="NormalWeb">
    <w:name w:val="Normal (Web)"/>
    <w:basedOn w:val="Normal"/>
    <w:uiPriority w:val="99"/>
    <w:unhideWhenUsed/>
    <w:rsid w:val="00596F0B"/>
    <w:pPr>
      <w:spacing w:before="100" w:beforeAutospacing="1" w:after="100" w:afterAutospacing="1" w:line="240" w:lineRule="auto"/>
    </w:pPr>
    <w:rPr>
      <w:rFonts w:ascii="Times New Roman" w:eastAsia="Times New Roman" w:hAnsi="Times New Roman" w:cs="Times New Roman"/>
      <w:noProof w:val="0"/>
      <w:kern w:val="0"/>
      <w:szCs w:val="24"/>
      <w:lang w:eastAsia="en-ID"/>
      <w14:ligatures w14:val="none"/>
    </w:rPr>
  </w:style>
  <w:style w:type="character" w:styleId="HTMLCode">
    <w:name w:val="HTML Code"/>
    <w:basedOn w:val="DefaultParagraphFont"/>
    <w:uiPriority w:val="99"/>
    <w:semiHidden/>
    <w:unhideWhenUsed/>
    <w:rsid w:val="002C2D7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8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88490E"/>
    <w:rPr>
      <w:rFonts w:ascii="Courier New" w:eastAsia="Times New Roman" w:hAnsi="Courier New" w:cs="Courier New"/>
      <w:kern w:val="0"/>
      <w:sz w:val="20"/>
      <w:szCs w:val="20"/>
      <w:lang w:val="en-ID" w:eastAsia="en-ID"/>
      <w14:ligatures w14:val="none"/>
    </w:rPr>
  </w:style>
  <w:style w:type="character" w:styleId="Strong">
    <w:name w:val="Strong"/>
    <w:basedOn w:val="DefaultParagraphFont"/>
    <w:uiPriority w:val="22"/>
    <w:qFormat/>
    <w:rsid w:val="00FF72B0"/>
    <w:rPr>
      <w:b/>
      <w:bCs/>
    </w:rPr>
  </w:style>
  <w:style w:type="character" w:styleId="Emphasis">
    <w:name w:val="Emphasis"/>
    <w:basedOn w:val="DefaultParagraphFont"/>
    <w:uiPriority w:val="20"/>
    <w:qFormat/>
    <w:rsid w:val="00FF72B0"/>
    <w:rPr>
      <w:i/>
      <w:iCs/>
    </w:rPr>
  </w:style>
  <w:style w:type="table" w:styleId="TableGridLight">
    <w:name w:val="Grid Table Light"/>
    <w:basedOn w:val="TableNormal"/>
    <w:uiPriority w:val="40"/>
    <w:rsid w:val="00CF7D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9174">
      <w:bodyDiv w:val="1"/>
      <w:marLeft w:val="0"/>
      <w:marRight w:val="0"/>
      <w:marTop w:val="0"/>
      <w:marBottom w:val="0"/>
      <w:divBdr>
        <w:top w:val="none" w:sz="0" w:space="0" w:color="auto"/>
        <w:left w:val="none" w:sz="0" w:space="0" w:color="auto"/>
        <w:bottom w:val="none" w:sz="0" w:space="0" w:color="auto"/>
        <w:right w:val="none" w:sz="0" w:space="0" w:color="auto"/>
      </w:divBdr>
      <w:divsChild>
        <w:div w:id="866792462">
          <w:marLeft w:val="0"/>
          <w:marRight w:val="0"/>
          <w:marTop w:val="0"/>
          <w:marBottom w:val="0"/>
          <w:divBdr>
            <w:top w:val="none" w:sz="0" w:space="0" w:color="auto"/>
            <w:left w:val="none" w:sz="0" w:space="0" w:color="auto"/>
            <w:bottom w:val="none" w:sz="0" w:space="0" w:color="auto"/>
            <w:right w:val="none" w:sz="0" w:space="0" w:color="auto"/>
          </w:divBdr>
          <w:divsChild>
            <w:div w:id="469129964">
              <w:marLeft w:val="0"/>
              <w:marRight w:val="0"/>
              <w:marTop w:val="0"/>
              <w:marBottom w:val="0"/>
              <w:divBdr>
                <w:top w:val="none" w:sz="0" w:space="0" w:color="auto"/>
                <w:left w:val="none" w:sz="0" w:space="0" w:color="auto"/>
                <w:bottom w:val="none" w:sz="0" w:space="0" w:color="auto"/>
                <w:right w:val="none" w:sz="0" w:space="0" w:color="auto"/>
              </w:divBdr>
            </w:div>
            <w:div w:id="677342233">
              <w:marLeft w:val="0"/>
              <w:marRight w:val="0"/>
              <w:marTop w:val="0"/>
              <w:marBottom w:val="0"/>
              <w:divBdr>
                <w:top w:val="none" w:sz="0" w:space="0" w:color="auto"/>
                <w:left w:val="none" w:sz="0" w:space="0" w:color="auto"/>
                <w:bottom w:val="none" w:sz="0" w:space="0" w:color="auto"/>
                <w:right w:val="none" w:sz="0" w:space="0" w:color="auto"/>
              </w:divBdr>
            </w:div>
            <w:div w:id="793602335">
              <w:marLeft w:val="0"/>
              <w:marRight w:val="0"/>
              <w:marTop w:val="0"/>
              <w:marBottom w:val="0"/>
              <w:divBdr>
                <w:top w:val="none" w:sz="0" w:space="0" w:color="auto"/>
                <w:left w:val="none" w:sz="0" w:space="0" w:color="auto"/>
                <w:bottom w:val="none" w:sz="0" w:space="0" w:color="auto"/>
                <w:right w:val="none" w:sz="0" w:space="0" w:color="auto"/>
              </w:divBdr>
            </w:div>
            <w:div w:id="911233232">
              <w:marLeft w:val="0"/>
              <w:marRight w:val="0"/>
              <w:marTop w:val="0"/>
              <w:marBottom w:val="0"/>
              <w:divBdr>
                <w:top w:val="none" w:sz="0" w:space="0" w:color="auto"/>
                <w:left w:val="none" w:sz="0" w:space="0" w:color="auto"/>
                <w:bottom w:val="none" w:sz="0" w:space="0" w:color="auto"/>
                <w:right w:val="none" w:sz="0" w:space="0" w:color="auto"/>
              </w:divBdr>
            </w:div>
            <w:div w:id="1798795743">
              <w:marLeft w:val="0"/>
              <w:marRight w:val="0"/>
              <w:marTop w:val="0"/>
              <w:marBottom w:val="0"/>
              <w:divBdr>
                <w:top w:val="none" w:sz="0" w:space="0" w:color="auto"/>
                <w:left w:val="none" w:sz="0" w:space="0" w:color="auto"/>
                <w:bottom w:val="none" w:sz="0" w:space="0" w:color="auto"/>
                <w:right w:val="none" w:sz="0" w:space="0" w:color="auto"/>
              </w:divBdr>
            </w:div>
            <w:div w:id="19789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0808">
      <w:bodyDiv w:val="1"/>
      <w:marLeft w:val="0"/>
      <w:marRight w:val="0"/>
      <w:marTop w:val="0"/>
      <w:marBottom w:val="0"/>
      <w:divBdr>
        <w:top w:val="none" w:sz="0" w:space="0" w:color="auto"/>
        <w:left w:val="none" w:sz="0" w:space="0" w:color="auto"/>
        <w:bottom w:val="none" w:sz="0" w:space="0" w:color="auto"/>
        <w:right w:val="none" w:sz="0" w:space="0" w:color="auto"/>
      </w:divBdr>
    </w:div>
    <w:div w:id="85349170">
      <w:bodyDiv w:val="1"/>
      <w:marLeft w:val="0"/>
      <w:marRight w:val="0"/>
      <w:marTop w:val="0"/>
      <w:marBottom w:val="0"/>
      <w:divBdr>
        <w:top w:val="none" w:sz="0" w:space="0" w:color="auto"/>
        <w:left w:val="none" w:sz="0" w:space="0" w:color="auto"/>
        <w:bottom w:val="none" w:sz="0" w:space="0" w:color="auto"/>
        <w:right w:val="none" w:sz="0" w:space="0" w:color="auto"/>
      </w:divBdr>
      <w:divsChild>
        <w:div w:id="1511262475">
          <w:marLeft w:val="0"/>
          <w:marRight w:val="0"/>
          <w:marTop w:val="0"/>
          <w:marBottom w:val="0"/>
          <w:divBdr>
            <w:top w:val="none" w:sz="0" w:space="0" w:color="auto"/>
            <w:left w:val="none" w:sz="0" w:space="0" w:color="auto"/>
            <w:bottom w:val="none" w:sz="0" w:space="0" w:color="auto"/>
            <w:right w:val="none" w:sz="0" w:space="0" w:color="auto"/>
          </w:divBdr>
          <w:divsChild>
            <w:div w:id="142796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9468">
      <w:bodyDiv w:val="1"/>
      <w:marLeft w:val="0"/>
      <w:marRight w:val="0"/>
      <w:marTop w:val="0"/>
      <w:marBottom w:val="0"/>
      <w:divBdr>
        <w:top w:val="none" w:sz="0" w:space="0" w:color="auto"/>
        <w:left w:val="none" w:sz="0" w:space="0" w:color="auto"/>
        <w:bottom w:val="none" w:sz="0" w:space="0" w:color="auto"/>
        <w:right w:val="none" w:sz="0" w:space="0" w:color="auto"/>
      </w:divBdr>
      <w:divsChild>
        <w:div w:id="893083445">
          <w:marLeft w:val="0"/>
          <w:marRight w:val="0"/>
          <w:marTop w:val="0"/>
          <w:marBottom w:val="0"/>
          <w:divBdr>
            <w:top w:val="none" w:sz="0" w:space="0" w:color="auto"/>
            <w:left w:val="none" w:sz="0" w:space="0" w:color="auto"/>
            <w:bottom w:val="none" w:sz="0" w:space="0" w:color="auto"/>
            <w:right w:val="none" w:sz="0" w:space="0" w:color="auto"/>
          </w:divBdr>
          <w:divsChild>
            <w:div w:id="396131295">
              <w:marLeft w:val="0"/>
              <w:marRight w:val="0"/>
              <w:marTop w:val="0"/>
              <w:marBottom w:val="0"/>
              <w:divBdr>
                <w:top w:val="none" w:sz="0" w:space="0" w:color="auto"/>
                <w:left w:val="none" w:sz="0" w:space="0" w:color="auto"/>
                <w:bottom w:val="none" w:sz="0" w:space="0" w:color="auto"/>
                <w:right w:val="none" w:sz="0" w:space="0" w:color="auto"/>
              </w:divBdr>
            </w:div>
            <w:div w:id="634682612">
              <w:marLeft w:val="0"/>
              <w:marRight w:val="0"/>
              <w:marTop w:val="0"/>
              <w:marBottom w:val="0"/>
              <w:divBdr>
                <w:top w:val="none" w:sz="0" w:space="0" w:color="auto"/>
                <w:left w:val="none" w:sz="0" w:space="0" w:color="auto"/>
                <w:bottom w:val="none" w:sz="0" w:space="0" w:color="auto"/>
                <w:right w:val="none" w:sz="0" w:space="0" w:color="auto"/>
              </w:divBdr>
            </w:div>
            <w:div w:id="1559316055">
              <w:marLeft w:val="0"/>
              <w:marRight w:val="0"/>
              <w:marTop w:val="0"/>
              <w:marBottom w:val="0"/>
              <w:divBdr>
                <w:top w:val="none" w:sz="0" w:space="0" w:color="auto"/>
                <w:left w:val="none" w:sz="0" w:space="0" w:color="auto"/>
                <w:bottom w:val="none" w:sz="0" w:space="0" w:color="auto"/>
                <w:right w:val="none" w:sz="0" w:space="0" w:color="auto"/>
              </w:divBdr>
            </w:div>
            <w:div w:id="172229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975">
      <w:bodyDiv w:val="1"/>
      <w:marLeft w:val="0"/>
      <w:marRight w:val="0"/>
      <w:marTop w:val="0"/>
      <w:marBottom w:val="0"/>
      <w:divBdr>
        <w:top w:val="none" w:sz="0" w:space="0" w:color="auto"/>
        <w:left w:val="none" w:sz="0" w:space="0" w:color="auto"/>
        <w:bottom w:val="none" w:sz="0" w:space="0" w:color="auto"/>
        <w:right w:val="none" w:sz="0" w:space="0" w:color="auto"/>
      </w:divBdr>
    </w:div>
    <w:div w:id="305085175">
      <w:bodyDiv w:val="1"/>
      <w:marLeft w:val="0"/>
      <w:marRight w:val="0"/>
      <w:marTop w:val="0"/>
      <w:marBottom w:val="0"/>
      <w:divBdr>
        <w:top w:val="none" w:sz="0" w:space="0" w:color="auto"/>
        <w:left w:val="none" w:sz="0" w:space="0" w:color="auto"/>
        <w:bottom w:val="none" w:sz="0" w:space="0" w:color="auto"/>
        <w:right w:val="none" w:sz="0" w:space="0" w:color="auto"/>
      </w:divBdr>
    </w:div>
    <w:div w:id="311444862">
      <w:bodyDiv w:val="1"/>
      <w:marLeft w:val="0"/>
      <w:marRight w:val="0"/>
      <w:marTop w:val="0"/>
      <w:marBottom w:val="0"/>
      <w:divBdr>
        <w:top w:val="none" w:sz="0" w:space="0" w:color="auto"/>
        <w:left w:val="none" w:sz="0" w:space="0" w:color="auto"/>
        <w:bottom w:val="none" w:sz="0" w:space="0" w:color="auto"/>
        <w:right w:val="none" w:sz="0" w:space="0" w:color="auto"/>
      </w:divBdr>
      <w:divsChild>
        <w:div w:id="843783964">
          <w:marLeft w:val="0"/>
          <w:marRight w:val="0"/>
          <w:marTop w:val="0"/>
          <w:marBottom w:val="0"/>
          <w:divBdr>
            <w:top w:val="none" w:sz="0" w:space="0" w:color="auto"/>
            <w:left w:val="none" w:sz="0" w:space="0" w:color="auto"/>
            <w:bottom w:val="none" w:sz="0" w:space="0" w:color="auto"/>
            <w:right w:val="none" w:sz="0" w:space="0" w:color="auto"/>
          </w:divBdr>
          <w:divsChild>
            <w:div w:id="21054554">
              <w:marLeft w:val="0"/>
              <w:marRight w:val="0"/>
              <w:marTop w:val="0"/>
              <w:marBottom w:val="0"/>
              <w:divBdr>
                <w:top w:val="none" w:sz="0" w:space="0" w:color="auto"/>
                <w:left w:val="none" w:sz="0" w:space="0" w:color="auto"/>
                <w:bottom w:val="none" w:sz="0" w:space="0" w:color="auto"/>
                <w:right w:val="none" w:sz="0" w:space="0" w:color="auto"/>
              </w:divBdr>
            </w:div>
            <w:div w:id="476847626">
              <w:marLeft w:val="0"/>
              <w:marRight w:val="0"/>
              <w:marTop w:val="0"/>
              <w:marBottom w:val="0"/>
              <w:divBdr>
                <w:top w:val="none" w:sz="0" w:space="0" w:color="auto"/>
                <w:left w:val="none" w:sz="0" w:space="0" w:color="auto"/>
                <w:bottom w:val="none" w:sz="0" w:space="0" w:color="auto"/>
                <w:right w:val="none" w:sz="0" w:space="0" w:color="auto"/>
              </w:divBdr>
            </w:div>
            <w:div w:id="649135829">
              <w:marLeft w:val="0"/>
              <w:marRight w:val="0"/>
              <w:marTop w:val="0"/>
              <w:marBottom w:val="0"/>
              <w:divBdr>
                <w:top w:val="none" w:sz="0" w:space="0" w:color="auto"/>
                <w:left w:val="none" w:sz="0" w:space="0" w:color="auto"/>
                <w:bottom w:val="none" w:sz="0" w:space="0" w:color="auto"/>
                <w:right w:val="none" w:sz="0" w:space="0" w:color="auto"/>
              </w:divBdr>
            </w:div>
            <w:div w:id="1162506103">
              <w:marLeft w:val="0"/>
              <w:marRight w:val="0"/>
              <w:marTop w:val="0"/>
              <w:marBottom w:val="0"/>
              <w:divBdr>
                <w:top w:val="none" w:sz="0" w:space="0" w:color="auto"/>
                <w:left w:val="none" w:sz="0" w:space="0" w:color="auto"/>
                <w:bottom w:val="none" w:sz="0" w:space="0" w:color="auto"/>
                <w:right w:val="none" w:sz="0" w:space="0" w:color="auto"/>
              </w:divBdr>
            </w:div>
            <w:div w:id="13536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49347">
      <w:bodyDiv w:val="1"/>
      <w:marLeft w:val="0"/>
      <w:marRight w:val="0"/>
      <w:marTop w:val="0"/>
      <w:marBottom w:val="0"/>
      <w:divBdr>
        <w:top w:val="none" w:sz="0" w:space="0" w:color="auto"/>
        <w:left w:val="none" w:sz="0" w:space="0" w:color="auto"/>
        <w:bottom w:val="none" w:sz="0" w:space="0" w:color="auto"/>
        <w:right w:val="none" w:sz="0" w:space="0" w:color="auto"/>
      </w:divBdr>
      <w:divsChild>
        <w:div w:id="1435396120">
          <w:marLeft w:val="0"/>
          <w:marRight w:val="0"/>
          <w:marTop w:val="0"/>
          <w:marBottom w:val="0"/>
          <w:divBdr>
            <w:top w:val="none" w:sz="0" w:space="0" w:color="auto"/>
            <w:left w:val="none" w:sz="0" w:space="0" w:color="auto"/>
            <w:bottom w:val="none" w:sz="0" w:space="0" w:color="auto"/>
            <w:right w:val="none" w:sz="0" w:space="0" w:color="auto"/>
          </w:divBdr>
          <w:divsChild>
            <w:div w:id="340861930">
              <w:marLeft w:val="0"/>
              <w:marRight w:val="0"/>
              <w:marTop w:val="0"/>
              <w:marBottom w:val="0"/>
              <w:divBdr>
                <w:top w:val="none" w:sz="0" w:space="0" w:color="auto"/>
                <w:left w:val="none" w:sz="0" w:space="0" w:color="auto"/>
                <w:bottom w:val="none" w:sz="0" w:space="0" w:color="auto"/>
                <w:right w:val="none" w:sz="0" w:space="0" w:color="auto"/>
              </w:divBdr>
            </w:div>
            <w:div w:id="631444437">
              <w:marLeft w:val="0"/>
              <w:marRight w:val="0"/>
              <w:marTop w:val="0"/>
              <w:marBottom w:val="0"/>
              <w:divBdr>
                <w:top w:val="none" w:sz="0" w:space="0" w:color="auto"/>
                <w:left w:val="none" w:sz="0" w:space="0" w:color="auto"/>
                <w:bottom w:val="none" w:sz="0" w:space="0" w:color="auto"/>
                <w:right w:val="none" w:sz="0" w:space="0" w:color="auto"/>
              </w:divBdr>
            </w:div>
            <w:div w:id="849101329">
              <w:marLeft w:val="0"/>
              <w:marRight w:val="0"/>
              <w:marTop w:val="0"/>
              <w:marBottom w:val="0"/>
              <w:divBdr>
                <w:top w:val="none" w:sz="0" w:space="0" w:color="auto"/>
                <w:left w:val="none" w:sz="0" w:space="0" w:color="auto"/>
                <w:bottom w:val="none" w:sz="0" w:space="0" w:color="auto"/>
                <w:right w:val="none" w:sz="0" w:space="0" w:color="auto"/>
              </w:divBdr>
            </w:div>
            <w:div w:id="1197085012">
              <w:marLeft w:val="0"/>
              <w:marRight w:val="0"/>
              <w:marTop w:val="0"/>
              <w:marBottom w:val="0"/>
              <w:divBdr>
                <w:top w:val="none" w:sz="0" w:space="0" w:color="auto"/>
                <w:left w:val="none" w:sz="0" w:space="0" w:color="auto"/>
                <w:bottom w:val="none" w:sz="0" w:space="0" w:color="auto"/>
                <w:right w:val="none" w:sz="0" w:space="0" w:color="auto"/>
              </w:divBdr>
            </w:div>
            <w:div w:id="1535539323">
              <w:marLeft w:val="0"/>
              <w:marRight w:val="0"/>
              <w:marTop w:val="0"/>
              <w:marBottom w:val="0"/>
              <w:divBdr>
                <w:top w:val="none" w:sz="0" w:space="0" w:color="auto"/>
                <w:left w:val="none" w:sz="0" w:space="0" w:color="auto"/>
                <w:bottom w:val="none" w:sz="0" w:space="0" w:color="auto"/>
                <w:right w:val="none" w:sz="0" w:space="0" w:color="auto"/>
              </w:divBdr>
            </w:div>
            <w:div w:id="1543790560">
              <w:marLeft w:val="0"/>
              <w:marRight w:val="0"/>
              <w:marTop w:val="0"/>
              <w:marBottom w:val="0"/>
              <w:divBdr>
                <w:top w:val="none" w:sz="0" w:space="0" w:color="auto"/>
                <w:left w:val="none" w:sz="0" w:space="0" w:color="auto"/>
                <w:bottom w:val="none" w:sz="0" w:space="0" w:color="auto"/>
                <w:right w:val="none" w:sz="0" w:space="0" w:color="auto"/>
              </w:divBdr>
            </w:div>
            <w:div w:id="161594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70924">
      <w:bodyDiv w:val="1"/>
      <w:marLeft w:val="0"/>
      <w:marRight w:val="0"/>
      <w:marTop w:val="0"/>
      <w:marBottom w:val="0"/>
      <w:divBdr>
        <w:top w:val="none" w:sz="0" w:space="0" w:color="auto"/>
        <w:left w:val="none" w:sz="0" w:space="0" w:color="auto"/>
        <w:bottom w:val="none" w:sz="0" w:space="0" w:color="auto"/>
        <w:right w:val="none" w:sz="0" w:space="0" w:color="auto"/>
      </w:divBdr>
      <w:divsChild>
        <w:div w:id="2106732161">
          <w:marLeft w:val="0"/>
          <w:marRight w:val="0"/>
          <w:marTop w:val="0"/>
          <w:marBottom w:val="0"/>
          <w:divBdr>
            <w:top w:val="none" w:sz="0" w:space="0" w:color="auto"/>
            <w:left w:val="none" w:sz="0" w:space="0" w:color="auto"/>
            <w:bottom w:val="none" w:sz="0" w:space="0" w:color="auto"/>
            <w:right w:val="none" w:sz="0" w:space="0" w:color="auto"/>
          </w:divBdr>
          <w:divsChild>
            <w:div w:id="133180071">
              <w:marLeft w:val="0"/>
              <w:marRight w:val="0"/>
              <w:marTop w:val="0"/>
              <w:marBottom w:val="0"/>
              <w:divBdr>
                <w:top w:val="none" w:sz="0" w:space="0" w:color="auto"/>
                <w:left w:val="none" w:sz="0" w:space="0" w:color="auto"/>
                <w:bottom w:val="none" w:sz="0" w:space="0" w:color="auto"/>
                <w:right w:val="none" w:sz="0" w:space="0" w:color="auto"/>
              </w:divBdr>
            </w:div>
            <w:div w:id="155539592">
              <w:marLeft w:val="0"/>
              <w:marRight w:val="0"/>
              <w:marTop w:val="0"/>
              <w:marBottom w:val="0"/>
              <w:divBdr>
                <w:top w:val="none" w:sz="0" w:space="0" w:color="auto"/>
                <w:left w:val="none" w:sz="0" w:space="0" w:color="auto"/>
                <w:bottom w:val="none" w:sz="0" w:space="0" w:color="auto"/>
                <w:right w:val="none" w:sz="0" w:space="0" w:color="auto"/>
              </w:divBdr>
            </w:div>
            <w:div w:id="715930341">
              <w:marLeft w:val="0"/>
              <w:marRight w:val="0"/>
              <w:marTop w:val="0"/>
              <w:marBottom w:val="0"/>
              <w:divBdr>
                <w:top w:val="none" w:sz="0" w:space="0" w:color="auto"/>
                <w:left w:val="none" w:sz="0" w:space="0" w:color="auto"/>
                <w:bottom w:val="none" w:sz="0" w:space="0" w:color="auto"/>
                <w:right w:val="none" w:sz="0" w:space="0" w:color="auto"/>
              </w:divBdr>
            </w:div>
            <w:div w:id="15693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4264">
      <w:bodyDiv w:val="1"/>
      <w:marLeft w:val="0"/>
      <w:marRight w:val="0"/>
      <w:marTop w:val="0"/>
      <w:marBottom w:val="0"/>
      <w:divBdr>
        <w:top w:val="none" w:sz="0" w:space="0" w:color="auto"/>
        <w:left w:val="none" w:sz="0" w:space="0" w:color="auto"/>
        <w:bottom w:val="none" w:sz="0" w:space="0" w:color="auto"/>
        <w:right w:val="none" w:sz="0" w:space="0" w:color="auto"/>
      </w:divBdr>
    </w:div>
    <w:div w:id="439034177">
      <w:bodyDiv w:val="1"/>
      <w:marLeft w:val="0"/>
      <w:marRight w:val="0"/>
      <w:marTop w:val="0"/>
      <w:marBottom w:val="0"/>
      <w:divBdr>
        <w:top w:val="none" w:sz="0" w:space="0" w:color="auto"/>
        <w:left w:val="none" w:sz="0" w:space="0" w:color="auto"/>
        <w:bottom w:val="none" w:sz="0" w:space="0" w:color="auto"/>
        <w:right w:val="none" w:sz="0" w:space="0" w:color="auto"/>
      </w:divBdr>
    </w:div>
    <w:div w:id="559246698">
      <w:bodyDiv w:val="1"/>
      <w:marLeft w:val="0"/>
      <w:marRight w:val="0"/>
      <w:marTop w:val="0"/>
      <w:marBottom w:val="0"/>
      <w:divBdr>
        <w:top w:val="none" w:sz="0" w:space="0" w:color="auto"/>
        <w:left w:val="none" w:sz="0" w:space="0" w:color="auto"/>
        <w:bottom w:val="none" w:sz="0" w:space="0" w:color="auto"/>
        <w:right w:val="none" w:sz="0" w:space="0" w:color="auto"/>
      </w:divBdr>
    </w:div>
    <w:div w:id="690841528">
      <w:bodyDiv w:val="1"/>
      <w:marLeft w:val="0"/>
      <w:marRight w:val="0"/>
      <w:marTop w:val="0"/>
      <w:marBottom w:val="0"/>
      <w:divBdr>
        <w:top w:val="none" w:sz="0" w:space="0" w:color="auto"/>
        <w:left w:val="none" w:sz="0" w:space="0" w:color="auto"/>
        <w:bottom w:val="none" w:sz="0" w:space="0" w:color="auto"/>
        <w:right w:val="none" w:sz="0" w:space="0" w:color="auto"/>
      </w:divBdr>
      <w:divsChild>
        <w:div w:id="2045593633">
          <w:marLeft w:val="0"/>
          <w:marRight w:val="0"/>
          <w:marTop w:val="0"/>
          <w:marBottom w:val="0"/>
          <w:divBdr>
            <w:top w:val="none" w:sz="0" w:space="0" w:color="auto"/>
            <w:left w:val="none" w:sz="0" w:space="0" w:color="auto"/>
            <w:bottom w:val="none" w:sz="0" w:space="0" w:color="auto"/>
            <w:right w:val="none" w:sz="0" w:space="0" w:color="auto"/>
          </w:divBdr>
          <w:divsChild>
            <w:div w:id="127090157">
              <w:marLeft w:val="0"/>
              <w:marRight w:val="0"/>
              <w:marTop w:val="0"/>
              <w:marBottom w:val="0"/>
              <w:divBdr>
                <w:top w:val="none" w:sz="0" w:space="0" w:color="auto"/>
                <w:left w:val="none" w:sz="0" w:space="0" w:color="auto"/>
                <w:bottom w:val="none" w:sz="0" w:space="0" w:color="auto"/>
                <w:right w:val="none" w:sz="0" w:space="0" w:color="auto"/>
              </w:divBdr>
            </w:div>
            <w:div w:id="482551827">
              <w:marLeft w:val="0"/>
              <w:marRight w:val="0"/>
              <w:marTop w:val="0"/>
              <w:marBottom w:val="0"/>
              <w:divBdr>
                <w:top w:val="none" w:sz="0" w:space="0" w:color="auto"/>
                <w:left w:val="none" w:sz="0" w:space="0" w:color="auto"/>
                <w:bottom w:val="none" w:sz="0" w:space="0" w:color="auto"/>
                <w:right w:val="none" w:sz="0" w:space="0" w:color="auto"/>
              </w:divBdr>
            </w:div>
            <w:div w:id="974258640">
              <w:marLeft w:val="0"/>
              <w:marRight w:val="0"/>
              <w:marTop w:val="0"/>
              <w:marBottom w:val="0"/>
              <w:divBdr>
                <w:top w:val="none" w:sz="0" w:space="0" w:color="auto"/>
                <w:left w:val="none" w:sz="0" w:space="0" w:color="auto"/>
                <w:bottom w:val="none" w:sz="0" w:space="0" w:color="auto"/>
                <w:right w:val="none" w:sz="0" w:space="0" w:color="auto"/>
              </w:divBdr>
            </w:div>
            <w:div w:id="101161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04460">
      <w:bodyDiv w:val="1"/>
      <w:marLeft w:val="0"/>
      <w:marRight w:val="0"/>
      <w:marTop w:val="0"/>
      <w:marBottom w:val="0"/>
      <w:divBdr>
        <w:top w:val="none" w:sz="0" w:space="0" w:color="auto"/>
        <w:left w:val="none" w:sz="0" w:space="0" w:color="auto"/>
        <w:bottom w:val="none" w:sz="0" w:space="0" w:color="auto"/>
        <w:right w:val="none" w:sz="0" w:space="0" w:color="auto"/>
      </w:divBdr>
      <w:divsChild>
        <w:div w:id="1542396320">
          <w:marLeft w:val="0"/>
          <w:marRight w:val="0"/>
          <w:marTop w:val="0"/>
          <w:marBottom w:val="0"/>
          <w:divBdr>
            <w:top w:val="none" w:sz="0" w:space="0" w:color="auto"/>
            <w:left w:val="none" w:sz="0" w:space="0" w:color="auto"/>
            <w:bottom w:val="none" w:sz="0" w:space="0" w:color="auto"/>
            <w:right w:val="none" w:sz="0" w:space="0" w:color="auto"/>
          </w:divBdr>
          <w:divsChild>
            <w:div w:id="10879848">
              <w:marLeft w:val="0"/>
              <w:marRight w:val="0"/>
              <w:marTop w:val="0"/>
              <w:marBottom w:val="0"/>
              <w:divBdr>
                <w:top w:val="none" w:sz="0" w:space="0" w:color="auto"/>
                <w:left w:val="none" w:sz="0" w:space="0" w:color="auto"/>
                <w:bottom w:val="none" w:sz="0" w:space="0" w:color="auto"/>
                <w:right w:val="none" w:sz="0" w:space="0" w:color="auto"/>
              </w:divBdr>
            </w:div>
            <w:div w:id="43062701">
              <w:marLeft w:val="0"/>
              <w:marRight w:val="0"/>
              <w:marTop w:val="0"/>
              <w:marBottom w:val="0"/>
              <w:divBdr>
                <w:top w:val="none" w:sz="0" w:space="0" w:color="auto"/>
                <w:left w:val="none" w:sz="0" w:space="0" w:color="auto"/>
                <w:bottom w:val="none" w:sz="0" w:space="0" w:color="auto"/>
                <w:right w:val="none" w:sz="0" w:space="0" w:color="auto"/>
              </w:divBdr>
            </w:div>
            <w:div w:id="187185504">
              <w:marLeft w:val="0"/>
              <w:marRight w:val="0"/>
              <w:marTop w:val="0"/>
              <w:marBottom w:val="0"/>
              <w:divBdr>
                <w:top w:val="none" w:sz="0" w:space="0" w:color="auto"/>
                <w:left w:val="none" w:sz="0" w:space="0" w:color="auto"/>
                <w:bottom w:val="none" w:sz="0" w:space="0" w:color="auto"/>
                <w:right w:val="none" w:sz="0" w:space="0" w:color="auto"/>
              </w:divBdr>
            </w:div>
            <w:div w:id="233980088">
              <w:marLeft w:val="0"/>
              <w:marRight w:val="0"/>
              <w:marTop w:val="0"/>
              <w:marBottom w:val="0"/>
              <w:divBdr>
                <w:top w:val="none" w:sz="0" w:space="0" w:color="auto"/>
                <w:left w:val="none" w:sz="0" w:space="0" w:color="auto"/>
                <w:bottom w:val="none" w:sz="0" w:space="0" w:color="auto"/>
                <w:right w:val="none" w:sz="0" w:space="0" w:color="auto"/>
              </w:divBdr>
            </w:div>
            <w:div w:id="300961223">
              <w:marLeft w:val="0"/>
              <w:marRight w:val="0"/>
              <w:marTop w:val="0"/>
              <w:marBottom w:val="0"/>
              <w:divBdr>
                <w:top w:val="none" w:sz="0" w:space="0" w:color="auto"/>
                <w:left w:val="none" w:sz="0" w:space="0" w:color="auto"/>
                <w:bottom w:val="none" w:sz="0" w:space="0" w:color="auto"/>
                <w:right w:val="none" w:sz="0" w:space="0" w:color="auto"/>
              </w:divBdr>
            </w:div>
            <w:div w:id="420641103">
              <w:marLeft w:val="0"/>
              <w:marRight w:val="0"/>
              <w:marTop w:val="0"/>
              <w:marBottom w:val="0"/>
              <w:divBdr>
                <w:top w:val="none" w:sz="0" w:space="0" w:color="auto"/>
                <w:left w:val="none" w:sz="0" w:space="0" w:color="auto"/>
                <w:bottom w:val="none" w:sz="0" w:space="0" w:color="auto"/>
                <w:right w:val="none" w:sz="0" w:space="0" w:color="auto"/>
              </w:divBdr>
            </w:div>
            <w:div w:id="470172032">
              <w:marLeft w:val="0"/>
              <w:marRight w:val="0"/>
              <w:marTop w:val="0"/>
              <w:marBottom w:val="0"/>
              <w:divBdr>
                <w:top w:val="none" w:sz="0" w:space="0" w:color="auto"/>
                <w:left w:val="none" w:sz="0" w:space="0" w:color="auto"/>
                <w:bottom w:val="none" w:sz="0" w:space="0" w:color="auto"/>
                <w:right w:val="none" w:sz="0" w:space="0" w:color="auto"/>
              </w:divBdr>
            </w:div>
            <w:div w:id="546382961">
              <w:marLeft w:val="0"/>
              <w:marRight w:val="0"/>
              <w:marTop w:val="0"/>
              <w:marBottom w:val="0"/>
              <w:divBdr>
                <w:top w:val="none" w:sz="0" w:space="0" w:color="auto"/>
                <w:left w:val="none" w:sz="0" w:space="0" w:color="auto"/>
                <w:bottom w:val="none" w:sz="0" w:space="0" w:color="auto"/>
                <w:right w:val="none" w:sz="0" w:space="0" w:color="auto"/>
              </w:divBdr>
            </w:div>
            <w:div w:id="574634788">
              <w:marLeft w:val="0"/>
              <w:marRight w:val="0"/>
              <w:marTop w:val="0"/>
              <w:marBottom w:val="0"/>
              <w:divBdr>
                <w:top w:val="none" w:sz="0" w:space="0" w:color="auto"/>
                <w:left w:val="none" w:sz="0" w:space="0" w:color="auto"/>
                <w:bottom w:val="none" w:sz="0" w:space="0" w:color="auto"/>
                <w:right w:val="none" w:sz="0" w:space="0" w:color="auto"/>
              </w:divBdr>
            </w:div>
            <w:div w:id="800415425">
              <w:marLeft w:val="0"/>
              <w:marRight w:val="0"/>
              <w:marTop w:val="0"/>
              <w:marBottom w:val="0"/>
              <w:divBdr>
                <w:top w:val="none" w:sz="0" w:space="0" w:color="auto"/>
                <w:left w:val="none" w:sz="0" w:space="0" w:color="auto"/>
                <w:bottom w:val="none" w:sz="0" w:space="0" w:color="auto"/>
                <w:right w:val="none" w:sz="0" w:space="0" w:color="auto"/>
              </w:divBdr>
            </w:div>
            <w:div w:id="818762464">
              <w:marLeft w:val="0"/>
              <w:marRight w:val="0"/>
              <w:marTop w:val="0"/>
              <w:marBottom w:val="0"/>
              <w:divBdr>
                <w:top w:val="none" w:sz="0" w:space="0" w:color="auto"/>
                <w:left w:val="none" w:sz="0" w:space="0" w:color="auto"/>
                <w:bottom w:val="none" w:sz="0" w:space="0" w:color="auto"/>
                <w:right w:val="none" w:sz="0" w:space="0" w:color="auto"/>
              </w:divBdr>
            </w:div>
            <w:div w:id="940531888">
              <w:marLeft w:val="0"/>
              <w:marRight w:val="0"/>
              <w:marTop w:val="0"/>
              <w:marBottom w:val="0"/>
              <w:divBdr>
                <w:top w:val="none" w:sz="0" w:space="0" w:color="auto"/>
                <w:left w:val="none" w:sz="0" w:space="0" w:color="auto"/>
                <w:bottom w:val="none" w:sz="0" w:space="0" w:color="auto"/>
                <w:right w:val="none" w:sz="0" w:space="0" w:color="auto"/>
              </w:divBdr>
            </w:div>
            <w:div w:id="987590304">
              <w:marLeft w:val="0"/>
              <w:marRight w:val="0"/>
              <w:marTop w:val="0"/>
              <w:marBottom w:val="0"/>
              <w:divBdr>
                <w:top w:val="none" w:sz="0" w:space="0" w:color="auto"/>
                <w:left w:val="none" w:sz="0" w:space="0" w:color="auto"/>
                <w:bottom w:val="none" w:sz="0" w:space="0" w:color="auto"/>
                <w:right w:val="none" w:sz="0" w:space="0" w:color="auto"/>
              </w:divBdr>
            </w:div>
            <w:div w:id="989165773">
              <w:marLeft w:val="0"/>
              <w:marRight w:val="0"/>
              <w:marTop w:val="0"/>
              <w:marBottom w:val="0"/>
              <w:divBdr>
                <w:top w:val="none" w:sz="0" w:space="0" w:color="auto"/>
                <w:left w:val="none" w:sz="0" w:space="0" w:color="auto"/>
                <w:bottom w:val="none" w:sz="0" w:space="0" w:color="auto"/>
                <w:right w:val="none" w:sz="0" w:space="0" w:color="auto"/>
              </w:divBdr>
            </w:div>
            <w:div w:id="1053772713">
              <w:marLeft w:val="0"/>
              <w:marRight w:val="0"/>
              <w:marTop w:val="0"/>
              <w:marBottom w:val="0"/>
              <w:divBdr>
                <w:top w:val="none" w:sz="0" w:space="0" w:color="auto"/>
                <w:left w:val="none" w:sz="0" w:space="0" w:color="auto"/>
                <w:bottom w:val="none" w:sz="0" w:space="0" w:color="auto"/>
                <w:right w:val="none" w:sz="0" w:space="0" w:color="auto"/>
              </w:divBdr>
            </w:div>
            <w:div w:id="1073816764">
              <w:marLeft w:val="0"/>
              <w:marRight w:val="0"/>
              <w:marTop w:val="0"/>
              <w:marBottom w:val="0"/>
              <w:divBdr>
                <w:top w:val="none" w:sz="0" w:space="0" w:color="auto"/>
                <w:left w:val="none" w:sz="0" w:space="0" w:color="auto"/>
                <w:bottom w:val="none" w:sz="0" w:space="0" w:color="auto"/>
                <w:right w:val="none" w:sz="0" w:space="0" w:color="auto"/>
              </w:divBdr>
            </w:div>
            <w:div w:id="1107308558">
              <w:marLeft w:val="0"/>
              <w:marRight w:val="0"/>
              <w:marTop w:val="0"/>
              <w:marBottom w:val="0"/>
              <w:divBdr>
                <w:top w:val="none" w:sz="0" w:space="0" w:color="auto"/>
                <w:left w:val="none" w:sz="0" w:space="0" w:color="auto"/>
                <w:bottom w:val="none" w:sz="0" w:space="0" w:color="auto"/>
                <w:right w:val="none" w:sz="0" w:space="0" w:color="auto"/>
              </w:divBdr>
            </w:div>
            <w:div w:id="1175415273">
              <w:marLeft w:val="0"/>
              <w:marRight w:val="0"/>
              <w:marTop w:val="0"/>
              <w:marBottom w:val="0"/>
              <w:divBdr>
                <w:top w:val="none" w:sz="0" w:space="0" w:color="auto"/>
                <w:left w:val="none" w:sz="0" w:space="0" w:color="auto"/>
                <w:bottom w:val="none" w:sz="0" w:space="0" w:color="auto"/>
                <w:right w:val="none" w:sz="0" w:space="0" w:color="auto"/>
              </w:divBdr>
            </w:div>
            <w:div w:id="1410620632">
              <w:marLeft w:val="0"/>
              <w:marRight w:val="0"/>
              <w:marTop w:val="0"/>
              <w:marBottom w:val="0"/>
              <w:divBdr>
                <w:top w:val="none" w:sz="0" w:space="0" w:color="auto"/>
                <w:left w:val="none" w:sz="0" w:space="0" w:color="auto"/>
                <w:bottom w:val="none" w:sz="0" w:space="0" w:color="auto"/>
                <w:right w:val="none" w:sz="0" w:space="0" w:color="auto"/>
              </w:divBdr>
            </w:div>
            <w:div w:id="1434396739">
              <w:marLeft w:val="0"/>
              <w:marRight w:val="0"/>
              <w:marTop w:val="0"/>
              <w:marBottom w:val="0"/>
              <w:divBdr>
                <w:top w:val="none" w:sz="0" w:space="0" w:color="auto"/>
                <w:left w:val="none" w:sz="0" w:space="0" w:color="auto"/>
                <w:bottom w:val="none" w:sz="0" w:space="0" w:color="auto"/>
                <w:right w:val="none" w:sz="0" w:space="0" w:color="auto"/>
              </w:divBdr>
            </w:div>
            <w:div w:id="1757435213">
              <w:marLeft w:val="0"/>
              <w:marRight w:val="0"/>
              <w:marTop w:val="0"/>
              <w:marBottom w:val="0"/>
              <w:divBdr>
                <w:top w:val="none" w:sz="0" w:space="0" w:color="auto"/>
                <w:left w:val="none" w:sz="0" w:space="0" w:color="auto"/>
                <w:bottom w:val="none" w:sz="0" w:space="0" w:color="auto"/>
                <w:right w:val="none" w:sz="0" w:space="0" w:color="auto"/>
              </w:divBdr>
            </w:div>
            <w:div w:id="1758165084">
              <w:marLeft w:val="0"/>
              <w:marRight w:val="0"/>
              <w:marTop w:val="0"/>
              <w:marBottom w:val="0"/>
              <w:divBdr>
                <w:top w:val="none" w:sz="0" w:space="0" w:color="auto"/>
                <w:left w:val="none" w:sz="0" w:space="0" w:color="auto"/>
                <w:bottom w:val="none" w:sz="0" w:space="0" w:color="auto"/>
                <w:right w:val="none" w:sz="0" w:space="0" w:color="auto"/>
              </w:divBdr>
            </w:div>
            <w:div w:id="1777099596">
              <w:marLeft w:val="0"/>
              <w:marRight w:val="0"/>
              <w:marTop w:val="0"/>
              <w:marBottom w:val="0"/>
              <w:divBdr>
                <w:top w:val="none" w:sz="0" w:space="0" w:color="auto"/>
                <w:left w:val="none" w:sz="0" w:space="0" w:color="auto"/>
                <w:bottom w:val="none" w:sz="0" w:space="0" w:color="auto"/>
                <w:right w:val="none" w:sz="0" w:space="0" w:color="auto"/>
              </w:divBdr>
            </w:div>
            <w:div w:id="1812359137">
              <w:marLeft w:val="0"/>
              <w:marRight w:val="0"/>
              <w:marTop w:val="0"/>
              <w:marBottom w:val="0"/>
              <w:divBdr>
                <w:top w:val="none" w:sz="0" w:space="0" w:color="auto"/>
                <w:left w:val="none" w:sz="0" w:space="0" w:color="auto"/>
                <w:bottom w:val="none" w:sz="0" w:space="0" w:color="auto"/>
                <w:right w:val="none" w:sz="0" w:space="0" w:color="auto"/>
              </w:divBdr>
            </w:div>
            <w:div w:id="183815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30712">
      <w:bodyDiv w:val="1"/>
      <w:marLeft w:val="0"/>
      <w:marRight w:val="0"/>
      <w:marTop w:val="0"/>
      <w:marBottom w:val="0"/>
      <w:divBdr>
        <w:top w:val="none" w:sz="0" w:space="0" w:color="auto"/>
        <w:left w:val="none" w:sz="0" w:space="0" w:color="auto"/>
        <w:bottom w:val="none" w:sz="0" w:space="0" w:color="auto"/>
        <w:right w:val="none" w:sz="0" w:space="0" w:color="auto"/>
      </w:divBdr>
      <w:divsChild>
        <w:div w:id="1297904816">
          <w:marLeft w:val="0"/>
          <w:marRight w:val="0"/>
          <w:marTop w:val="0"/>
          <w:marBottom w:val="0"/>
          <w:divBdr>
            <w:top w:val="none" w:sz="0" w:space="0" w:color="auto"/>
            <w:left w:val="none" w:sz="0" w:space="0" w:color="auto"/>
            <w:bottom w:val="none" w:sz="0" w:space="0" w:color="auto"/>
            <w:right w:val="none" w:sz="0" w:space="0" w:color="auto"/>
          </w:divBdr>
          <w:divsChild>
            <w:div w:id="369455134">
              <w:marLeft w:val="0"/>
              <w:marRight w:val="0"/>
              <w:marTop w:val="0"/>
              <w:marBottom w:val="0"/>
              <w:divBdr>
                <w:top w:val="none" w:sz="0" w:space="0" w:color="auto"/>
                <w:left w:val="none" w:sz="0" w:space="0" w:color="auto"/>
                <w:bottom w:val="none" w:sz="0" w:space="0" w:color="auto"/>
                <w:right w:val="none" w:sz="0" w:space="0" w:color="auto"/>
              </w:divBdr>
            </w:div>
            <w:div w:id="1475759185">
              <w:marLeft w:val="0"/>
              <w:marRight w:val="0"/>
              <w:marTop w:val="0"/>
              <w:marBottom w:val="0"/>
              <w:divBdr>
                <w:top w:val="none" w:sz="0" w:space="0" w:color="auto"/>
                <w:left w:val="none" w:sz="0" w:space="0" w:color="auto"/>
                <w:bottom w:val="none" w:sz="0" w:space="0" w:color="auto"/>
                <w:right w:val="none" w:sz="0" w:space="0" w:color="auto"/>
              </w:divBdr>
            </w:div>
            <w:div w:id="21127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4217">
      <w:bodyDiv w:val="1"/>
      <w:marLeft w:val="0"/>
      <w:marRight w:val="0"/>
      <w:marTop w:val="0"/>
      <w:marBottom w:val="0"/>
      <w:divBdr>
        <w:top w:val="none" w:sz="0" w:space="0" w:color="auto"/>
        <w:left w:val="none" w:sz="0" w:space="0" w:color="auto"/>
        <w:bottom w:val="none" w:sz="0" w:space="0" w:color="auto"/>
        <w:right w:val="none" w:sz="0" w:space="0" w:color="auto"/>
      </w:divBdr>
    </w:div>
    <w:div w:id="844320374">
      <w:bodyDiv w:val="1"/>
      <w:marLeft w:val="0"/>
      <w:marRight w:val="0"/>
      <w:marTop w:val="0"/>
      <w:marBottom w:val="0"/>
      <w:divBdr>
        <w:top w:val="none" w:sz="0" w:space="0" w:color="auto"/>
        <w:left w:val="none" w:sz="0" w:space="0" w:color="auto"/>
        <w:bottom w:val="none" w:sz="0" w:space="0" w:color="auto"/>
        <w:right w:val="none" w:sz="0" w:space="0" w:color="auto"/>
      </w:divBdr>
      <w:divsChild>
        <w:div w:id="1710101807">
          <w:marLeft w:val="0"/>
          <w:marRight w:val="0"/>
          <w:marTop w:val="0"/>
          <w:marBottom w:val="0"/>
          <w:divBdr>
            <w:top w:val="none" w:sz="0" w:space="0" w:color="auto"/>
            <w:left w:val="none" w:sz="0" w:space="0" w:color="auto"/>
            <w:bottom w:val="none" w:sz="0" w:space="0" w:color="auto"/>
            <w:right w:val="none" w:sz="0" w:space="0" w:color="auto"/>
          </w:divBdr>
          <w:divsChild>
            <w:div w:id="655960505">
              <w:marLeft w:val="0"/>
              <w:marRight w:val="0"/>
              <w:marTop w:val="0"/>
              <w:marBottom w:val="0"/>
              <w:divBdr>
                <w:top w:val="none" w:sz="0" w:space="0" w:color="auto"/>
                <w:left w:val="none" w:sz="0" w:space="0" w:color="auto"/>
                <w:bottom w:val="none" w:sz="0" w:space="0" w:color="auto"/>
                <w:right w:val="none" w:sz="0" w:space="0" w:color="auto"/>
              </w:divBdr>
            </w:div>
            <w:div w:id="660351031">
              <w:marLeft w:val="0"/>
              <w:marRight w:val="0"/>
              <w:marTop w:val="0"/>
              <w:marBottom w:val="0"/>
              <w:divBdr>
                <w:top w:val="none" w:sz="0" w:space="0" w:color="auto"/>
                <w:left w:val="none" w:sz="0" w:space="0" w:color="auto"/>
                <w:bottom w:val="none" w:sz="0" w:space="0" w:color="auto"/>
                <w:right w:val="none" w:sz="0" w:space="0" w:color="auto"/>
              </w:divBdr>
            </w:div>
            <w:div w:id="959140726">
              <w:marLeft w:val="0"/>
              <w:marRight w:val="0"/>
              <w:marTop w:val="0"/>
              <w:marBottom w:val="0"/>
              <w:divBdr>
                <w:top w:val="none" w:sz="0" w:space="0" w:color="auto"/>
                <w:left w:val="none" w:sz="0" w:space="0" w:color="auto"/>
                <w:bottom w:val="none" w:sz="0" w:space="0" w:color="auto"/>
                <w:right w:val="none" w:sz="0" w:space="0" w:color="auto"/>
              </w:divBdr>
            </w:div>
            <w:div w:id="147359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73391">
      <w:bodyDiv w:val="1"/>
      <w:marLeft w:val="0"/>
      <w:marRight w:val="0"/>
      <w:marTop w:val="0"/>
      <w:marBottom w:val="0"/>
      <w:divBdr>
        <w:top w:val="none" w:sz="0" w:space="0" w:color="auto"/>
        <w:left w:val="none" w:sz="0" w:space="0" w:color="auto"/>
        <w:bottom w:val="none" w:sz="0" w:space="0" w:color="auto"/>
        <w:right w:val="none" w:sz="0" w:space="0" w:color="auto"/>
      </w:divBdr>
      <w:divsChild>
        <w:div w:id="1087187528">
          <w:marLeft w:val="0"/>
          <w:marRight w:val="0"/>
          <w:marTop w:val="0"/>
          <w:marBottom w:val="0"/>
          <w:divBdr>
            <w:top w:val="none" w:sz="0" w:space="0" w:color="auto"/>
            <w:left w:val="none" w:sz="0" w:space="0" w:color="auto"/>
            <w:bottom w:val="none" w:sz="0" w:space="0" w:color="auto"/>
            <w:right w:val="none" w:sz="0" w:space="0" w:color="auto"/>
          </w:divBdr>
          <w:divsChild>
            <w:div w:id="185951810">
              <w:marLeft w:val="0"/>
              <w:marRight w:val="0"/>
              <w:marTop w:val="0"/>
              <w:marBottom w:val="0"/>
              <w:divBdr>
                <w:top w:val="none" w:sz="0" w:space="0" w:color="auto"/>
                <w:left w:val="none" w:sz="0" w:space="0" w:color="auto"/>
                <w:bottom w:val="none" w:sz="0" w:space="0" w:color="auto"/>
                <w:right w:val="none" w:sz="0" w:space="0" w:color="auto"/>
              </w:divBdr>
            </w:div>
            <w:div w:id="669480486">
              <w:marLeft w:val="0"/>
              <w:marRight w:val="0"/>
              <w:marTop w:val="0"/>
              <w:marBottom w:val="0"/>
              <w:divBdr>
                <w:top w:val="none" w:sz="0" w:space="0" w:color="auto"/>
                <w:left w:val="none" w:sz="0" w:space="0" w:color="auto"/>
                <w:bottom w:val="none" w:sz="0" w:space="0" w:color="auto"/>
                <w:right w:val="none" w:sz="0" w:space="0" w:color="auto"/>
              </w:divBdr>
            </w:div>
            <w:div w:id="729042057">
              <w:marLeft w:val="0"/>
              <w:marRight w:val="0"/>
              <w:marTop w:val="0"/>
              <w:marBottom w:val="0"/>
              <w:divBdr>
                <w:top w:val="none" w:sz="0" w:space="0" w:color="auto"/>
                <w:left w:val="none" w:sz="0" w:space="0" w:color="auto"/>
                <w:bottom w:val="none" w:sz="0" w:space="0" w:color="auto"/>
                <w:right w:val="none" w:sz="0" w:space="0" w:color="auto"/>
              </w:divBdr>
            </w:div>
            <w:div w:id="865675897">
              <w:marLeft w:val="0"/>
              <w:marRight w:val="0"/>
              <w:marTop w:val="0"/>
              <w:marBottom w:val="0"/>
              <w:divBdr>
                <w:top w:val="none" w:sz="0" w:space="0" w:color="auto"/>
                <w:left w:val="none" w:sz="0" w:space="0" w:color="auto"/>
                <w:bottom w:val="none" w:sz="0" w:space="0" w:color="auto"/>
                <w:right w:val="none" w:sz="0" w:space="0" w:color="auto"/>
              </w:divBdr>
            </w:div>
            <w:div w:id="147629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027">
      <w:bodyDiv w:val="1"/>
      <w:marLeft w:val="0"/>
      <w:marRight w:val="0"/>
      <w:marTop w:val="0"/>
      <w:marBottom w:val="0"/>
      <w:divBdr>
        <w:top w:val="none" w:sz="0" w:space="0" w:color="auto"/>
        <w:left w:val="none" w:sz="0" w:space="0" w:color="auto"/>
        <w:bottom w:val="none" w:sz="0" w:space="0" w:color="auto"/>
        <w:right w:val="none" w:sz="0" w:space="0" w:color="auto"/>
      </w:divBdr>
      <w:divsChild>
        <w:div w:id="1785222755">
          <w:marLeft w:val="0"/>
          <w:marRight w:val="0"/>
          <w:marTop w:val="0"/>
          <w:marBottom w:val="0"/>
          <w:divBdr>
            <w:top w:val="none" w:sz="0" w:space="0" w:color="auto"/>
            <w:left w:val="none" w:sz="0" w:space="0" w:color="auto"/>
            <w:bottom w:val="none" w:sz="0" w:space="0" w:color="auto"/>
            <w:right w:val="none" w:sz="0" w:space="0" w:color="auto"/>
          </w:divBdr>
          <w:divsChild>
            <w:div w:id="413626544">
              <w:marLeft w:val="0"/>
              <w:marRight w:val="0"/>
              <w:marTop w:val="0"/>
              <w:marBottom w:val="0"/>
              <w:divBdr>
                <w:top w:val="none" w:sz="0" w:space="0" w:color="auto"/>
                <w:left w:val="none" w:sz="0" w:space="0" w:color="auto"/>
                <w:bottom w:val="none" w:sz="0" w:space="0" w:color="auto"/>
                <w:right w:val="none" w:sz="0" w:space="0" w:color="auto"/>
              </w:divBdr>
            </w:div>
            <w:div w:id="853344589">
              <w:marLeft w:val="0"/>
              <w:marRight w:val="0"/>
              <w:marTop w:val="0"/>
              <w:marBottom w:val="0"/>
              <w:divBdr>
                <w:top w:val="none" w:sz="0" w:space="0" w:color="auto"/>
                <w:left w:val="none" w:sz="0" w:space="0" w:color="auto"/>
                <w:bottom w:val="none" w:sz="0" w:space="0" w:color="auto"/>
                <w:right w:val="none" w:sz="0" w:space="0" w:color="auto"/>
              </w:divBdr>
            </w:div>
            <w:div w:id="1639871926">
              <w:marLeft w:val="0"/>
              <w:marRight w:val="0"/>
              <w:marTop w:val="0"/>
              <w:marBottom w:val="0"/>
              <w:divBdr>
                <w:top w:val="none" w:sz="0" w:space="0" w:color="auto"/>
                <w:left w:val="none" w:sz="0" w:space="0" w:color="auto"/>
                <w:bottom w:val="none" w:sz="0" w:space="0" w:color="auto"/>
                <w:right w:val="none" w:sz="0" w:space="0" w:color="auto"/>
              </w:divBdr>
            </w:div>
            <w:div w:id="169581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37745">
      <w:bodyDiv w:val="1"/>
      <w:marLeft w:val="0"/>
      <w:marRight w:val="0"/>
      <w:marTop w:val="0"/>
      <w:marBottom w:val="0"/>
      <w:divBdr>
        <w:top w:val="none" w:sz="0" w:space="0" w:color="auto"/>
        <w:left w:val="none" w:sz="0" w:space="0" w:color="auto"/>
        <w:bottom w:val="none" w:sz="0" w:space="0" w:color="auto"/>
        <w:right w:val="none" w:sz="0" w:space="0" w:color="auto"/>
      </w:divBdr>
      <w:divsChild>
        <w:div w:id="329918214">
          <w:marLeft w:val="0"/>
          <w:marRight w:val="0"/>
          <w:marTop w:val="0"/>
          <w:marBottom w:val="0"/>
          <w:divBdr>
            <w:top w:val="none" w:sz="0" w:space="0" w:color="auto"/>
            <w:left w:val="none" w:sz="0" w:space="0" w:color="auto"/>
            <w:bottom w:val="none" w:sz="0" w:space="0" w:color="auto"/>
            <w:right w:val="none" w:sz="0" w:space="0" w:color="auto"/>
          </w:divBdr>
          <w:divsChild>
            <w:div w:id="497573058">
              <w:marLeft w:val="0"/>
              <w:marRight w:val="0"/>
              <w:marTop w:val="0"/>
              <w:marBottom w:val="0"/>
              <w:divBdr>
                <w:top w:val="none" w:sz="0" w:space="0" w:color="auto"/>
                <w:left w:val="none" w:sz="0" w:space="0" w:color="auto"/>
                <w:bottom w:val="none" w:sz="0" w:space="0" w:color="auto"/>
                <w:right w:val="none" w:sz="0" w:space="0" w:color="auto"/>
              </w:divBdr>
            </w:div>
            <w:div w:id="1077946182">
              <w:marLeft w:val="0"/>
              <w:marRight w:val="0"/>
              <w:marTop w:val="0"/>
              <w:marBottom w:val="0"/>
              <w:divBdr>
                <w:top w:val="none" w:sz="0" w:space="0" w:color="auto"/>
                <w:left w:val="none" w:sz="0" w:space="0" w:color="auto"/>
                <w:bottom w:val="none" w:sz="0" w:space="0" w:color="auto"/>
                <w:right w:val="none" w:sz="0" w:space="0" w:color="auto"/>
              </w:divBdr>
            </w:div>
            <w:div w:id="1205025825">
              <w:marLeft w:val="0"/>
              <w:marRight w:val="0"/>
              <w:marTop w:val="0"/>
              <w:marBottom w:val="0"/>
              <w:divBdr>
                <w:top w:val="none" w:sz="0" w:space="0" w:color="auto"/>
                <w:left w:val="none" w:sz="0" w:space="0" w:color="auto"/>
                <w:bottom w:val="none" w:sz="0" w:space="0" w:color="auto"/>
                <w:right w:val="none" w:sz="0" w:space="0" w:color="auto"/>
              </w:divBdr>
            </w:div>
            <w:div w:id="1292633845">
              <w:marLeft w:val="0"/>
              <w:marRight w:val="0"/>
              <w:marTop w:val="0"/>
              <w:marBottom w:val="0"/>
              <w:divBdr>
                <w:top w:val="none" w:sz="0" w:space="0" w:color="auto"/>
                <w:left w:val="none" w:sz="0" w:space="0" w:color="auto"/>
                <w:bottom w:val="none" w:sz="0" w:space="0" w:color="auto"/>
                <w:right w:val="none" w:sz="0" w:space="0" w:color="auto"/>
              </w:divBdr>
            </w:div>
            <w:div w:id="170382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99641">
      <w:bodyDiv w:val="1"/>
      <w:marLeft w:val="0"/>
      <w:marRight w:val="0"/>
      <w:marTop w:val="0"/>
      <w:marBottom w:val="0"/>
      <w:divBdr>
        <w:top w:val="none" w:sz="0" w:space="0" w:color="auto"/>
        <w:left w:val="none" w:sz="0" w:space="0" w:color="auto"/>
        <w:bottom w:val="none" w:sz="0" w:space="0" w:color="auto"/>
        <w:right w:val="none" w:sz="0" w:space="0" w:color="auto"/>
      </w:divBdr>
      <w:divsChild>
        <w:div w:id="525826752">
          <w:marLeft w:val="0"/>
          <w:marRight w:val="0"/>
          <w:marTop w:val="0"/>
          <w:marBottom w:val="0"/>
          <w:divBdr>
            <w:top w:val="none" w:sz="0" w:space="0" w:color="auto"/>
            <w:left w:val="none" w:sz="0" w:space="0" w:color="auto"/>
            <w:bottom w:val="none" w:sz="0" w:space="0" w:color="auto"/>
            <w:right w:val="none" w:sz="0" w:space="0" w:color="auto"/>
          </w:divBdr>
          <w:divsChild>
            <w:div w:id="408967153">
              <w:marLeft w:val="0"/>
              <w:marRight w:val="0"/>
              <w:marTop w:val="0"/>
              <w:marBottom w:val="0"/>
              <w:divBdr>
                <w:top w:val="none" w:sz="0" w:space="0" w:color="auto"/>
                <w:left w:val="none" w:sz="0" w:space="0" w:color="auto"/>
                <w:bottom w:val="none" w:sz="0" w:space="0" w:color="auto"/>
                <w:right w:val="none" w:sz="0" w:space="0" w:color="auto"/>
              </w:divBdr>
            </w:div>
            <w:div w:id="503086963">
              <w:marLeft w:val="0"/>
              <w:marRight w:val="0"/>
              <w:marTop w:val="0"/>
              <w:marBottom w:val="0"/>
              <w:divBdr>
                <w:top w:val="none" w:sz="0" w:space="0" w:color="auto"/>
                <w:left w:val="none" w:sz="0" w:space="0" w:color="auto"/>
                <w:bottom w:val="none" w:sz="0" w:space="0" w:color="auto"/>
                <w:right w:val="none" w:sz="0" w:space="0" w:color="auto"/>
              </w:divBdr>
            </w:div>
            <w:div w:id="514197269">
              <w:marLeft w:val="0"/>
              <w:marRight w:val="0"/>
              <w:marTop w:val="0"/>
              <w:marBottom w:val="0"/>
              <w:divBdr>
                <w:top w:val="none" w:sz="0" w:space="0" w:color="auto"/>
                <w:left w:val="none" w:sz="0" w:space="0" w:color="auto"/>
                <w:bottom w:val="none" w:sz="0" w:space="0" w:color="auto"/>
                <w:right w:val="none" w:sz="0" w:space="0" w:color="auto"/>
              </w:divBdr>
            </w:div>
            <w:div w:id="794641203">
              <w:marLeft w:val="0"/>
              <w:marRight w:val="0"/>
              <w:marTop w:val="0"/>
              <w:marBottom w:val="0"/>
              <w:divBdr>
                <w:top w:val="none" w:sz="0" w:space="0" w:color="auto"/>
                <w:left w:val="none" w:sz="0" w:space="0" w:color="auto"/>
                <w:bottom w:val="none" w:sz="0" w:space="0" w:color="auto"/>
                <w:right w:val="none" w:sz="0" w:space="0" w:color="auto"/>
              </w:divBdr>
            </w:div>
            <w:div w:id="1563178043">
              <w:marLeft w:val="0"/>
              <w:marRight w:val="0"/>
              <w:marTop w:val="0"/>
              <w:marBottom w:val="0"/>
              <w:divBdr>
                <w:top w:val="none" w:sz="0" w:space="0" w:color="auto"/>
                <w:left w:val="none" w:sz="0" w:space="0" w:color="auto"/>
                <w:bottom w:val="none" w:sz="0" w:space="0" w:color="auto"/>
                <w:right w:val="none" w:sz="0" w:space="0" w:color="auto"/>
              </w:divBdr>
            </w:div>
            <w:div w:id="1625380927">
              <w:marLeft w:val="0"/>
              <w:marRight w:val="0"/>
              <w:marTop w:val="0"/>
              <w:marBottom w:val="0"/>
              <w:divBdr>
                <w:top w:val="none" w:sz="0" w:space="0" w:color="auto"/>
                <w:left w:val="none" w:sz="0" w:space="0" w:color="auto"/>
                <w:bottom w:val="none" w:sz="0" w:space="0" w:color="auto"/>
                <w:right w:val="none" w:sz="0" w:space="0" w:color="auto"/>
              </w:divBdr>
            </w:div>
            <w:div w:id="189677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06137">
      <w:bodyDiv w:val="1"/>
      <w:marLeft w:val="0"/>
      <w:marRight w:val="0"/>
      <w:marTop w:val="0"/>
      <w:marBottom w:val="0"/>
      <w:divBdr>
        <w:top w:val="none" w:sz="0" w:space="0" w:color="auto"/>
        <w:left w:val="none" w:sz="0" w:space="0" w:color="auto"/>
        <w:bottom w:val="none" w:sz="0" w:space="0" w:color="auto"/>
        <w:right w:val="none" w:sz="0" w:space="0" w:color="auto"/>
      </w:divBdr>
    </w:div>
    <w:div w:id="1110315203">
      <w:bodyDiv w:val="1"/>
      <w:marLeft w:val="0"/>
      <w:marRight w:val="0"/>
      <w:marTop w:val="0"/>
      <w:marBottom w:val="0"/>
      <w:divBdr>
        <w:top w:val="none" w:sz="0" w:space="0" w:color="auto"/>
        <w:left w:val="none" w:sz="0" w:space="0" w:color="auto"/>
        <w:bottom w:val="none" w:sz="0" w:space="0" w:color="auto"/>
        <w:right w:val="none" w:sz="0" w:space="0" w:color="auto"/>
      </w:divBdr>
      <w:divsChild>
        <w:div w:id="337001424">
          <w:marLeft w:val="0"/>
          <w:marRight w:val="0"/>
          <w:marTop w:val="0"/>
          <w:marBottom w:val="0"/>
          <w:divBdr>
            <w:top w:val="none" w:sz="0" w:space="0" w:color="auto"/>
            <w:left w:val="none" w:sz="0" w:space="0" w:color="auto"/>
            <w:bottom w:val="none" w:sz="0" w:space="0" w:color="auto"/>
            <w:right w:val="none" w:sz="0" w:space="0" w:color="auto"/>
          </w:divBdr>
          <w:divsChild>
            <w:div w:id="868303478">
              <w:marLeft w:val="0"/>
              <w:marRight w:val="0"/>
              <w:marTop w:val="0"/>
              <w:marBottom w:val="0"/>
              <w:divBdr>
                <w:top w:val="none" w:sz="0" w:space="0" w:color="auto"/>
                <w:left w:val="none" w:sz="0" w:space="0" w:color="auto"/>
                <w:bottom w:val="none" w:sz="0" w:space="0" w:color="auto"/>
                <w:right w:val="none" w:sz="0" w:space="0" w:color="auto"/>
              </w:divBdr>
            </w:div>
            <w:div w:id="1175455605">
              <w:marLeft w:val="0"/>
              <w:marRight w:val="0"/>
              <w:marTop w:val="0"/>
              <w:marBottom w:val="0"/>
              <w:divBdr>
                <w:top w:val="none" w:sz="0" w:space="0" w:color="auto"/>
                <w:left w:val="none" w:sz="0" w:space="0" w:color="auto"/>
                <w:bottom w:val="none" w:sz="0" w:space="0" w:color="auto"/>
                <w:right w:val="none" w:sz="0" w:space="0" w:color="auto"/>
              </w:divBdr>
            </w:div>
            <w:div w:id="1541210815">
              <w:marLeft w:val="0"/>
              <w:marRight w:val="0"/>
              <w:marTop w:val="0"/>
              <w:marBottom w:val="0"/>
              <w:divBdr>
                <w:top w:val="none" w:sz="0" w:space="0" w:color="auto"/>
                <w:left w:val="none" w:sz="0" w:space="0" w:color="auto"/>
                <w:bottom w:val="none" w:sz="0" w:space="0" w:color="auto"/>
                <w:right w:val="none" w:sz="0" w:space="0" w:color="auto"/>
              </w:divBdr>
            </w:div>
            <w:div w:id="179078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71714">
      <w:bodyDiv w:val="1"/>
      <w:marLeft w:val="0"/>
      <w:marRight w:val="0"/>
      <w:marTop w:val="0"/>
      <w:marBottom w:val="0"/>
      <w:divBdr>
        <w:top w:val="none" w:sz="0" w:space="0" w:color="auto"/>
        <w:left w:val="none" w:sz="0" w:space="0" w:color="auto"/>
        <w:bottom w:val="none" w:sz="0" w:space="0" w:color="auto"/>
        <w:right w:val="none" w:sz="0" w:space="0" w:color="auto"/>
      </w:divBdr>
      <w:divsChild>
        <w:div w:id="429742802">
          <w:marLeft w:val="0"/>
          <w:marRight w:val="0"/>
          <w:marTop w:val="0"/>
          <w:marBottom w:val="0"/>
          <w:divBdr>
            <w:top w:val="none" w:sz="0" w:space="0" w:color="auto"/>
            <w:left w:val="none" w:sz="0" w:space="0" w:color="auto"/>
            <w:bottom w:val="none" w:sz="0" w:space="0" w:color="auto"/>
            <w:right w:val="none" w:sz="0" w:space="0" w:color="auto"/>
          </w:divBdr>
          <w:divsChild>
            <w:div w:id="134101747">
              <w:marLeft w:val="0"/>
              <w:marRight w:val="0"/>
              <w:marTop w:val="0"/>
              <w:marBottom w:val="0"/>
              <w:divBdr>
                <w:top w:val="none" w:sz="0" w:space="0" w:color="auto"/>
                <w:left w:val="none" w:sz="0" w:space="0" w:color="auto"/>
                <w:bottom w:val="none" w:sz="0" w:space="0" w:color="auto"/>
                <w:right w:val="none" w:sz="0" w:space="0" w:color="auto"/>
              </w:divBdr>
            </w:div>
            <w:div w:id="520439645">
              <w:marLeft w:val="0"/>
              <w:marRight w:val="0"/>
              <w:marTop w:val="0"/>
              <w:marBottom w:val="0"/>
              <w:divBdr>
                <w:top w:val="none" w:sz="0" w:space="0" w:color="auto"/>
                <w:left w:val="none" w:sz="0" w:space="0" w:color="auto"/>
                <w:bottom w:val="none" w:sz="0" w:space="0" w:color="auto"/>
                <w:right w:val="none" w:sz="0" w:space="0" w:color="auto"/>
              </w:divBdr>
            </w:div>
            <w:div w:id="1246575640">
              <w:marLeft w:val="0"/>
              <w:marRight w:val="0"/>
              <w:marTop w:val="0"/>
              <w:marBottom w:val="0"/>
              <w:divBdr>
                <w:top w:val="none" w:sz="0" w:space="0" w:color="auto"/>
                <w:left w:val="none" w:sz="0" w:space="0" w:color="auto"/>
                <w:bottom w:val="none" w:sz="0" w:space="0" w:color="auto"/>
                <w:right w:val="none" w:sz="0" w:space="0" w:color="auto"/>
              </w:divBdr>
            </w:div>
            <w:div w:id="21328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3154">
      <w:bodyDiv w:val="1"/>
      <w:marLeft w:val="0"/>
      <w:marRight w:val="0"/>
      <w:marTop w:val="0"/>
      <w:marBottom w:val="0"/>
      <w:divBdr>
        <w:top w:val="none" w:sz="0" w:space="0" w:color="auto"/>
        <w:left w:val="none" w:sz="0" w:space="0" w:color="auto"/>
        <w:bottom w:val="none" w:sz="0" w:space="0" w:color="auto"/>
        <w:right w:val="none" w:sz="0" w:space="0" w:color="auto"/>
      </w:divBdr>
      <w:divsChild>
        <w:div w:id="1556814331">
          <w:marLeft w:val="0"/>
          <w:marRight w:val="0"/>
          <w:marTop w:val="0"/>
          <w:marBottom w:val="0"/>
          <w:divBdr>
            <w:top w:val="none" w:sz="0" w:space="0" w:color="auto"/>
            <w:left w:val="none" w:sz="0" w:space="0" w:color="auto"/>
            <w:bottom w:val="none" w:sz="0" w:space="0" w:color="auto"/>
            <w:right w:val="none" w:sz="0" w:space="0" w:color="auto"/>
          </w:divBdr>
          <w:divsChild>
            <w:div w:id="223877430">
              <w:marLeft w:val="0"/>
              <w:marRight w:val="0"/>
              <w:marTop w:val="0"/>
              <w:marBottom w:val="0"/>
              <w:divBdr>
                <w:top w:val="none" w:sz="0" w:space="0" w:color="auto"/>
                <w:left w:val="none" w:sz="0" w:space="0" w:color="auto"/>
                <w:bottom w:val="none" w:sz="0" w:space="0" w:color="auto"/>
                <w:right w:val="none" w:sz="0" w:space="0" w:color="auto"/>
              </w:divBdr>
            </w:div>
            <w:div w:id="1211917521">
              <w:marLeft w:val="0"/>
              <w:marRight w:val="0"/>
              <w:marTop w:val="0"/>
              <w:marBottom w:val="0"/>
              <w:divBdr>
                <w:top w:val="none" w:sz="0" w:space="0" w:color="auto"/>
                <w:left w:val="none" w:sz="0" w:space="0" w:color="auto"/>
                <w:bottom w:val="none" w:sz="0" w:space="0" w:color="auto"/>
                <w:right w:val="none" w:sz="0" w:space="0" w:color="auto"/>
              </w:divBdr>
            </w:div>
            <w:div w:id="1586186635">
              <w:marLeft w:val="0"/>
              <w:marRight w:val="0"/>
              <w:marTop w:val="0"/>
              <w:marBottom w:val="0"/>
              <w:divBdr>
                <w:top w:val="none" w:sz="0" w:space="0" w:color="auto"/>
                <w:left w:val="none" w:sz="0" w:space="0" w:color="auto"/>
                <w:bottom w:val="none" w:sz="0" w:space="0" w:color="auto"/>
                <w:right w:val="none" w:sz="0" w:space="0" w:color="auto"/>
              </w:divBdr>
            </w:div>
            <w:div w:id="176542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3869">
      <w:bodyDiv w:val="1"/>
      <w:marLeft w:val="0"/>
      <w:marRight w:val="0"/>
      <w:marTop w:val="0"/>
      <w:marBottom w:val="0"/>
      <w:divBdr>
        <w:top w:val="none" w:sz="0" w:space="0" w:color="auto"/>
        <w:left w:val="none" w:sz="0" w:space="0" w:color="auto"/>
        <w:bottom w:val="none" w:sz="0" w:space="0" w:color="auto"/>
        <w:right w:val="none" w:sz="0" w:space="0" w:color="auto"/>
      </w:divBdr>
      <w:divsChild>
        <w:div w:id="1626694955">
          <w:marLeft w:val="0"/>
          <w:marRight w:val="0"/>
          <w:marTop w:val="0"/>
          <w:marBottom w:val="0"/>
          <w:divBdr>
            <w:top w:val="none" w:sz="0" w:space="0" w:color="auto"/>
            <w:left w:val="none" w:sz="0" w:space="0" w:color="auto"/>
            <w:bottom w:val="none" w:sz="0" w:space="0" w:color="auto"/>
            <w:right w:val="none" w:sz="0" w:space="0" w:color="auto"/>
          </w:divBdr>
          <w:divsChild>
            <w:div w:id="4014349">
              <w:marLeft w:val="0"/>
              <w:marRight w:val="0"/>
              <w:marTop w:val="0"/>
              <w:marBottom w:val="0"/>
              <w:divBdr>
                <w:top w:val="none" w:sz="0" w:space="0" w:color="auto"/>
                <w:left w:val="none" w:sz="0" w:space="0" w:color="auto"/>
                <w:bottom w:val="none" w:sz="0" w:space="0" w:color="auto"/>
                <w:right w:val="none" w:sz="0" w:space="0" w:color="auto"/>
              </w:divBdr>
            </w:div>
            <w:div w:id="79375526">
              <w:marLeft w:val="0"/>
              <w:marRight w:val="0"/>
              <w:marTop w:val="0"/>
              <w:marBottom w:val="0"/>
              <w:divBdr>
                <w:top w:val="none" w:sz="0" w:space="0" w:color="auto"/>
                <w:left w:val="none" w:sz="0" w:space="0" w:color="auto"/>
                <w:bottom w:val="none" w:sz="0" w:space="0" w:color="auto"/>
                <w:right w:val="none" w:sz="0" w:space="0" w:color="auto"/>
              </w:divBdr>
            </w:div>
            <w:div w:id="176578399">
              <w:marLeft w:val="0"/>
              <w:marRight w:val="0"/>
              <w:marTop w:val="0"/>
              <w:marBottom w:val="0"/>
              <w:divBdr>
                <w:top w:val="none" w:sz="0" w:space="0" w:color="auto"/>
                <w:left w:val="none" w:sz="0" w:space="0" w:color="auto"/>
                <w:bottom w:val="none" w:sz="0" w:space="0" w:color="auto"/>
                <w:right w:val="none" w:sz="0" w:space="0" w:color="auto"/>
              </w:divBdr>
            </w:div>
            <w:div w:id="180514015">
              <w:marLeft w:val="0"/>
              <w:marRight w:val="0"/>
              <w:marTop w:val="0"/>
              <w:marBottom w:val="0"/>
              <w:divBdr>
                <w:top w:val="none" w:sz="0" w:space="0" w:color="auto"/>
                <w:left w:val="none" w:sz="0" w:space="0" w:color="auto"/>
                <w:bottom w:val="none" w:sz="0" w:space="0" w:color="auto"/>
                <w:right w:val="none" w:sz="0" w:space="0" w:color="auto"/>
              </w:divBdr>
            </w:div>
            <w:div w:id="239797873">
              <w:marLeft w:val="0"/>
              <w:marRight w:val="0"/>
              <w:marTop w:val="0"/>
              <w:marBottom w:val="0"/>
              <w:divBdr>
                <w:top w:val="none" w:sz="0" w:space="0" w:color="auto"/>
                <w:left w:val="none" w:sz="0" w:space="0" w:color="auto"/>
                <w:bottom w:val="none" w:sz="0" w:space="0" w:color="auto"/>
                <w:right w:val="none" w:sz="0" w:space="0" w:color="auto"/>
              </w:divBdr>
            </w:div>
            <w:div w:id="248776445">
              <w:marLeft w:val="0"/>
              <w:marRight w:val="0"/>
              <w:marTop w:val="0"/>
              <w:marBottom w:val="0"/>
              <w:divBdr>
                <w:top w:val="none" w:sz="0" w:space="0" w:color="auto"/>
                <w:left w:val="none" w:sz="0" w:space="0" w:color="auto"/>
                <w:bottom w:val="none" w:sz="0" w:space="0" w:color="auto"/>
                <w:right w:val="none" w:sz="0" w:space="0" w:color="auto"/>
              </w:divBdr>
            </w:div>
            <w:div w:id="250089811">
              <w:marLeft w:val="0"/>
              <w:marRight w:val="0"/>
              <w:marTop w:val="0"/>
              <w:marBottom w:val="0"/>
              <w:divBdr>
                <w:top w:val="none" w:sz="0" w:space="0" w:color="auto"/>
                <w:left w:val="none" w:sz="0" w:space="0" w:color="auto"/>
                <w:bottom w:val="none" w:sz="0" w:space="0" w:color="auto"/>
                <w:right w:val="none" w:sz="0" w:space="0" w:color="auto"/>
              </w:divBdr>
            </w:div>
            <w:div w:id="452794078">
              <w:marLeft w:val="0"/>
              <w:marRight w:val="0"/>
              <w:marTop w:val="0"/>
              <w:marBottom w:val="0"/>
              <w:divBdr>
                <w:top w:val="none" w:sz="0" w:space="0" w:color="auto"/>
                <w:left w:val="none" w:sz="0" w:space="0" w:color="auto"/>
                <w:bottom w:val="none" w:sz="0" w:space="0" w:color="auto"/>
                <w:right w:val="none" w:sz="0" w:space="0" w:color="auto"/>
              </w:divBdr>
            </w:div>
            <w:div w:id="463275047">
              <w:marLeft w:val="0"/>
              <w:marRight w:val="0"/>
              <w:marTop w:val="0"/>
              <w:marBottom w:val="0"/>
              <w:divBdr>
                <w:top w:val="none" w:sz="0" w:space="0" w:color="auto"/>
                <w:left w:val="none" w:sz="0" w:space="0" w:color="auto"/>
                <w:bottom w:val="none" w:sz="0" w:space="0" w:color="auto"/>
                <w:right w:val="none" w:sz="0" w:space="0" w:color="auto"/>
              </w:divBdr>
            </w:div>
            <w:div w:id="532808287">
              <w:marLeft w:val="0"/>
              <w:marRight w:val="0"/>
              <w:marTop w:val="0"/>
              <w:marBottom w:val="0"/>
              <w:divBdr>
                <w:top w:val="none" w:sz="0" w:space="0" w:color="auto"/>
                <w:left w:val="none" w:sz="0" w:space="0" w:color="auto"/>
                <w:bottom w:val="none" w:sz="0" w:space="0" w:color="auto"/>
                <w:right w:val="none" w:sz="0" w:space="0" w:color="auto"/>
              </w:divBdr>
            </w:div>
            <w:div w:id="553852081">
              <w:marLeft w:val="0"/>
              <w:marRight w:val="0"/>
              <w:marTop w:val="0"/>
              <w:marBottom w:val="0"/>
              <w:divBdr>
                <w:top w:val="none" w:sz="0" w:space="0" w:color="auto"/>
                <w:left w:val="none" w:sz="0" w:space="0" w:color="auto"/>
                <w:bottom w:val="none" w:sz="0" w:space="0" w:color="auto"/>
                <w:right w:val="none" w:sz="0" w:space="0" w:color="auto"/>
              </w:divBdr>
            </w:div>
            <w:div w:id="606934801">
              <w:marLeft w:val="0"/>
              <w:marRight w:val="0"/>
              <w:marTop w:val="0"/>
              <w:marBottom w:val="0"/>
              <w:divBdr>
                <w:top w:val="none" w:sz="0" w:space="0" w:color="auto"/>
                <w:left w:val="none" w:sz="0" w:space="0" w:color="auto"/>
                <w:bottom w:val="none" w:sz="0" w:space="0" w:color="auto"/>
                <w:right w:val="none" w:sz="0" w:space="0" w:color="auto"/>
              </w:divBdr>
            </w:div>
            <w:div w:id="650912767">
              <w:marLeft w:val="0"/>
              <w:marRight w:val="0"/>
              <w:marTop w:val="0"/>
              <w:marBottom w:val="0"/>
              <w:divBdr>
                <w:top w:val="none" w:sz="0" w:space="0" w:color="auto"/>
                <w:left w:val="none" w:sz="0" w:space="0" w:color="auto"/>
                <w:bottom w:val="none" w:sz="0" w:space="0" w:color="auto"/>
                <w:right w:val="none" w:sz="0" w:space="0" w:color="auto"/>
              </w:divBdr>
            </w:div>
            <w:div w:id="727151697">
              <w:marLeft w:val="0"/>
              <w:marRight w:val="0"/>
              <w:marTop w:val="0"/>
              <w:marBottom w:val="0"/>
              <w:divBdr>
                <w:top w:val="none" w:sz="0" w:space="0" w:color="auto"/>
                <w:left w:val="none" w:sz="0" w:space="0" w:color="auto"/>
                <w:bottom w:val="none" w:sz="0" w:space="0" w:color="auto"/>
                <w:right w:val="none" w:sz="0" w:space="0" w:color="auto"/>
              </w:divBdr>
            </w:div>
            <w:div w:id="765346458">
              <w:marLeft w:val="0"/>
              <w:marRight w:val="0"/>
              <w:marTop w:val="0"/>
              <w:marBottom w:val="0"/>
              <w:divBdr>
                <w:top w:val="none" w:sz="0" w:space="0" w:color="auto"/>
                <w:left w:val="none" w:sz="0" w:space="0" w:color="auto"/>
                <w:bottom w:val="none" w:sz="0" w:space="0" w:color="auto"/>
                <w:right w:val="none" w:sz="0" w:space="0" w:color="auto"/>
              </w:divBdr>
            </w:div>
            <w:div w:id="822814975">
              <w:marLeft w:val="0"/>
              <w:marRight w:val="0"/>
              <w:marTop w:val="0"/>
              <w:marBottom w:val="0"/>
              <w:divBdr>
                <w:top w:val="none" w:sz="0" w:space="0" w:color="auto"/>
                <w:left w:val="none" w:sz="0" w:space="0" w:color="auto"/>
                <w:bottom w:val="none" w:sz="0" w:space="0" w:color="auto"/>
                <w:right w:val="none" w:sz="0" w:space="0" w:color="auto"/>
              </w:divBdr>
            </w:div>
            <w:div w:id="848325127">
              <w:marLeft w:val="0"/>
              <w:marRight w:val="0"/>
              <w:marTop w:val="0"/>
              <w:marBottom w:val="0"/>
              <w:divBdr>
                <w:top w:val="none" w:sz="0" w:space="0" w:color="auto"/>
                <w:left w:val="none" w:sz="0" w:space="0" w:color="auto"/>
                <w:bottom w:val="none" w:sz="0" w:space="0" w:color="auto"/>
                <w:right w:val="none" w:sz="0" w:space="0" w:color="auto"/>
              </w:divBdr>
            </w:div>
            <w:div w:id="869728277">
              <w:marLeft w:val="0"/>
              <w:marRight w:val="0"/>
              <w:marTop w:val="0"/>
              <w:marBottom w:val="0"/>
              <w:divBdr>
                <w:top w:val="none" w:sz="0" w:space="0" w:color="auto"/>
                <w:left w:val="none" w:sz="0" w:space="0" w:color="auto"/>
                <w:bottom w:val="none" w:sz="0" w:space="0" w:color="auto"/>
                <w:right w:val="none" w:sz="0" w:space="0" w:color="auto"/>
              </w:divBdr>
            </w:div>
            <w:div w:id="876888960">
              <w:marLeft w:val="0"/>
              <w:marRight w:val="0"/>
              <w:marTop w:val="0"/>
              <w:marBottom w:val="0"/>
              <w:divBdr>
                <w:top w:val="none" w:sz="0" w:space="0" w:color="auto"/>
                <w:left w:val="none" w:sz="0" w:space="0" w:color="auto"/>
                <w:bottom w:val="none" w:sz="0" w:space="0" w:color="auto"/>
                <w:right w:val="none" w:sz="0" w:space="0" w:color="auto"/>
              </w:divBdr>
            </w:div>
            <w:div w:id="916480085">
              <w:marLeft w:val="0"/>
              <w:marRight w:val="0"/>
              <w:marTop w:val="0"/>
              <w:marBottom w:val="0"/>
              <w:divBdr>
                <w:top w:val="none" w:sz="0" w:space="0" w:color="auto"/>
                <w:left w:val="none" w:sz="0" w:space="0" w:color="auto"/>
                <w:bottom w:val="none" w:sz="0" w:space="0" w:color="auto"/>
                <w:right w:val="none" w:sz="0" w:space="0" w:color="auto"/>
              </w:divBdr>
            </w:div>
            <w:div w:id="943148190">
              <w:marLeft w:val="0"/>
              <w:marRight w:val="0"/>
              <w:marTop w:val="0"/>
              <w:marBottom w:val="0"/>
              <w:divBdr>
                <w:top w:val="none" w:sz="0" w:space="0" w:color="auto"/>
                <w:left w:val="none" w:sz="0" w:space="0" w:color="auto"/>
                <w:bottom w:val="none" w:sz="0" w:space="0" w:color="auto"/>
                <w:right w:val="none" w:sz="0" w:space="0" w:color="auto"/>
              </w:divBdr>
            </w:div>
            <w:div w:id="1004935760">
              <w:marLeft w:val="0"/>
              <w:marRight w:val="0"/>
              <w:marTop w:val="0"/>
              <w:marBottom w:val="0"/>
              <w:divBdr>
                <w:top w:val="none" w:sz="0" w:space="0" w:color="auto"/>
                <w:left w:val="none" w:sz="0" w:space="0" w:color="auto"/>
                <w:bottom w:val="none" w:sz="0" w:space="0" w:color="auto"/>
                <w:right w:val="none" w:sz="0" w:space="0" w:color="auto"/>
              </w:divBdr>
            </w:div>
            <w:div w:id="1045906401">
              <w:marLeft w:val="0"/>
              <w:marRight w:val="0"/>
              <w:marTop w:val="0"/>
              <w:marBottom w:val="0"/>
              <w:divBdr>
                <w:top w:val="none" w:sz="0" w:space="0" w:color="auto"/>
                <w:left w:val="none" w:sz="0" w:space="0" w:color="auto"/>
                <w:bottom w:val="none" w:sz="0" w:space="0" w:color="auto"/>
                <w:right w:val="none" w:sz="0" w:space="0" w:color="auto"/>
              </w:divBdr>
            </w:div>
            <w:div w:id="1047990787">
              <w:marLeft w:val="0"/>
              <w:marRight w:val="0"/>
              <w:marTop w:val="0"/>
              <w:marBottom w:val="0"/>
              <w:divBdr>
                <w:top w:val="none" w:sz="0" w:space="0" w:color="auto"/>
                <w:left w:val="none" w:sz="0" w:space="0" w:color="auto"/>
                <w:bottom w:val="none" w:sz="0" w:space="0" w:color="auto"/>
                <w:right w:val="none" w:sz="0" w:space="0" w:color="auto"/>
              </w:divBdr>
            </w:div>
            <w:div w:id="1090469248">
              <w:marLeft w:val="0"/>
              <w:marRight w:val="0"/>
              <w:marTop w:val="0"/>
              <w:marBottom w:val="0"/>
              <w:divBdr>
                <w:top w:val="none" w:sz="0" w:space="0" w:color="auto"/>
                <w:left w:val="none" w:sz="0" w:space="0" w:color="auto"/>
                <w:bottom w:val="none" w:sz="0" w:space="0" w:color="auto"/>
                <w:right w:val="none" w:sz="0" w:space="0" w:color="auto"/>
              </w:divBdr>
            </w:div>
            <w:div w:id="1233347891">
              <w:marLeft w:val="0"/>
              <w:marRight w:val="0"/>
              <w:marTop w:val="0"/>
              <w:marBottom w:val="0"/>
              <w:divBdr>
                <w:top w:val="none" w:sz="0" w:space="0" w:color="auto"/>
                <w:left w:val="none" w:sz="0" w:space="0" w:color="auto"/>
                <w:bottom w:val="none" w:sz="0" w:space="0" w:color="auto"/>
                <w:right w:val="none" w:sz="0" w:space="0" w:color="auto"/>
              </w:divBdr>
            </w:div>
            <w:div w:id="1277761071">
              <w:marLeft w:val="0"/>
              <w:marRight w:val="0"/>
              <w:marTop w:val="0"/>
              <w:marBottom w:val="0"/>
              <w:divBdr>
                <w:top w:val="none" w:sz="0" w:space="0" w:color="auto"/>
                <w:left w:val="none" w:sz="0" w:space="0" w:color="auto"/>
                <w:bottom w:val="none" w:sz="0" w:space="0" w:color="auto"/>
                <w:right w:val="none" w:sz="0" w:space="0" w:color="auto"/>
              </w:divBdr>
            </w:div>
            <w:div w:id="1326931149">
              <w:marLeft w:val="0"/>
              <w:marRight w:val="0"/>
              <w:marTop w:val="0"/>
              <w:marBottom w:val="0"/>
              <w:divBdr>
                <w:top w:val="none" w:sz="0" w:space="0" w:color="auto"/>
                <w:left w:val="none" w:sz="0" w:space="0" w:color="auto"/>
                <w:bottom w:val="none" w:sz="0" w:space="0" w:color="auto"/>
                <w:right w:val="none" w:sz="0" w:space="0" w:color="auto"/>
              </w:divBdr>
            </w:div>
            <w:div w:id="1404985326">
              <w:marLeft w:val="0"/>
              <w:marRight w:val="0"/>
              <w:marTop w:val="0"/>
              <w:marBottom w:val="0"/>
              <w:divBdr>
                <w:top w:val="none" w:sz="0" w:space="0" w:color="auto"/>
                <w:left w:val="none" w:sz="0" w:space="0" w:color="auto"/>
                <w:bottom w:val="none" w:sz="0" w:space="0" w:color="auto"/>
                <w:right w:val="none" w:sz="0" w:space="0" w:color="auto"/>
              </w:divBdr>
            </w:div>
            <w:div w:id="1425103339">
              <w:marLeft w:val="0"/>
              <w:marRight w:val="0"/>
              <w:marTop w:val="0"/>
              <w:marBottom w:val="0"/>
              <w:divBdr>
                <w:top w:val="none" w:sz="0" w:space="0" w:color="auto"/>
                <w:left w:val="none" w:sz="0" w:space="0" w:color="auto"/>
                <w:bottom w:val="none" w:sz="0" w:space="0" w:color="auto"/>
                <w:right w:val="none" w:sz="0" w:space="0" w:color="auto"/>
              </w:divBdr>
            </w:div>
            <w:div w:id="1479298750">
              <w:marLeft w:val="0"/>
              <w:marRight w:val="0"/>
              <w:marTop w:val="0"/>
              <w:marBottom w:val="0"/>
              <w:divBdr>
                <w:top w:val="none" w:sz="0" w:space="0" w:color="auto"/>
                <w:left w:val="none" w:sz="0" w:space="0" w:color="auto"/>
                <w:bottom w:val="none" w:sz="0" w:space="0" w:color="auto"/>
                <w:right w:val="none" w:sz="0" w:space="0" w:color="auto"/>
              </w:divBdr>
            </w:div>
            <w:div w:id="1508247523">
              <w:marLeft w:val="0"/>
              <w:marRight w:val="0"/>
              <w:marTop w:val="0"/>
              <w:marBottom w:val="0"/>
              <w:divBdr>
                <w:top w:val="none" w:sz="0" w:space="0" w:color="auto"/>
                <w:left w:val="none" w:sz="0" w:space="0" w:color="auto"/>
                <w:bottom w:val="none" w:sz="0" w:space="0" w:color="auto"/>
                <w:right w:val="none" w:sz="0" w:space="0" w:color="auto"/>
              </w:divBdr>
            </w:div>
            <w:div w:id="1520655841">
              <w:marLeft w:val="0"/>
              <w:marRight w:val="0"/>
              <w:marTop w:val="0"/>
              <w:marBottom w:val="0"/>
              <w:divBdr>
                <w:top w:val="none" w:sz="0" w:space="0" w:color="auto"/>
                <w:left w:val="none" w:sz="0" w:space="0" w:color="auto"/>
                <w:bottom w:val="none" w:sz="0" w:space="0" w:color="auto"/>
                <w:right w:val="none" w:sz="0" w:space="0" w:color="auto"/>
              </w:divBdr>
            </w:div>
            <w:div w:id="1552885935">
              <w:marLeft w:val="0"/>
              <w:marRight w:val="0"/>
              <w:marTop w:val="0"/>
              <w:marBottom w:val="0"/>
              <w:divBdr>
                <w:top w:val="none" w:sz="0" w:space="0" w:color="auto"/>
                <w:left w:val="none" w:sz="0" w:space="0" w:color="auto"/>
                <w:bottom w:val="none" w:sz="0" w:space="0" w:color="auto"/>
                <w:right w:val="none" w:sz="0" w:space="0" w:color="auto"/>
              </w:divBdr>
            </w:div>
            <w:div w:id="1568569435">
              <w:marLeft w:val="0"/>
              <w:marRight w:val="0"/>
              <w:marTop w:val="0"/>
              <w:marBottom w:val="0"/>
              <w:divBdr>
                <w:top w:val="none" w:sz="0" w:space="0" w:color="auto"/>
                <w:left w:val="none" w:sz="0" w:space="0" w:color="auto"/>
                <w:bottom w:val="none" w:sz="0" w:space="0" w:color="auto"/>
                <w:right w:val="none" w:sz="0" w:space="0" w:color="auto"/>
              </w:divBdr>
            </w:div>
            <w:div w:id="1604150607">
              <w:marLeft w:val="0"/>
              <w:marRight w:val="0"/>
              <w:marTop w:val="0"/>
              <w:marBottom w:val="0"/>
              <w:divBdr>
                <w:top w:val="none" w:sz="0" w:space="0" w:color="auto"/>
                <w:left w:val="none" w:sz="0" w:space="0" w:color="auto"/>
                <w:bottom w:val="none" w:sz="0" w:space="0" w:color="auto"/>
                <w:right w:val="none" w:sz="0" w:space="0" w:color="auto"/>
              </w:divBdr>
            </w:div>
            <w:div w:id="1765035979">
              <w:marLeft w:val="0"/>
              <w:marRight w:val="0"/>
              <w:marTop w:val="0"/>
              <w:marBottom w:val="0"/>
              <w:divBdr>
                <w:top w:val="none" w:sz="0" w:space="0" w:color="auto"/>
                <w:left w:val="none" w:sz="0" w:space="0" w:color="auto"/>
                <w:bottom w:val="none" w:sz="0" w:space="0" w:color="auto"/>
                <w:right w:val="none" w:sz="0" w:space="0" w:color="auto"/>
              </w:divBdr>
            </w:div>
            <w:div w:id="1788506990">
              <w:marLeft w:val="0"/>
              <w:marRight w:val="0"/>
              <w:marTop w:val="0"/>
              <w:marBottom w:val="0"/>
              <w:divBdr>
                <w:top w:val="none" w:sz="0" w:space="0" w:color="auto"/>
                <w:left w:val="none" w:sz="0" w:space="0" w:color="auto"/>
                <w:bottom w:val="none" w:sz="0" w:space="0" w:color="auto"/>
                <w:right w:val="none" w:sz="0" w:space="0" w:color="auto"/>
              </w:divBdr>
            </w:div>
            <w:div w:id="1799488161">
              <w:marLeft w:val="0"/>
              <w:marRight w:val="0"/>
              <w:marTop w:val="0"/>
              <w:marBottom w:val="0"/>
              <w:divBdr>
                <w:top w:val="none" w:sz="0" w:space="0" w:color="auto"/>
                <w:left w:val="none" w:sz="0" w:space="0" w:color="auto"/>
                <w:bottom w:val="none" w:sz="0" w:space="0" w:color="auto"/>
                <w:right w:val="none" w:sz="0" w:space="0" w:color="auto"/>
              </w:divBdr>
            </w:div>
            <w:div w:id="1809591503">
              <w:marLeft w:val="0"/>
              <w:marRight w:val="0"/>
              <w:marTop w:val="0"/>
              <w:marBottom w:val="0"/>
              <w:divBdr>
                <w:top w:val="none" w:sz="0" w:space="0" w:color="auto"/>
                <w:left w:val="none" w:sz="0" w:space="0" w:color="auto"/>
                <w:bottom w:val="none" w:sz="0" w:space="0" w:color="auto"/>
                <w:right w:val="none" w:sz="0" w:space="0" w:color="auto"/>
              </w:divBdr>
            </w:div>
            <w:div w:id="1884636818">
              <w:marLeft w:val="0"/>
              <w:marRight w:val="0"/>
              <w:marTop w:val="0"/>
              <w:marBottom w:val="0"/>
              <w:divBdr>
                <w:top w:val="none" w:sz="0" w:space="0" w:color="auto"/>
                <w:left w:val="none" w:sz="0" w:space="0" w:color="auto"/>
                <w:bottom w:val="none" w:sz="0" w:space="0" w:color="auto"/>
                <w:right w:val="none" w:sz="0" w:space="0" w:color="auto"/>
              </w:divBdr>
            </w:div>
            <w:div w:id="1935627180">
              <w:marLeft w:val="0"/>
              <w:marRight w:val="0"/>
              <w:marTop w:val="0"/>
              <w:marBottom w:val="0"/>
              <w:divBdr>
                <w:top w:val="none" w:sz="0" w:space="0" w:color="auto"/>
                <w:left w:val="none" w:sz="0" w:space="0" w:color="auto"/>
                <w:bottom w:val="none" w:sz="0" w:space="0" w:color="auto"/>
                <w:right w:val="none" w:sz="0" w:space="0" w:color="auto"/>
              </w:divBdr>
            </w:div>
            <w:div w:id="1963686173">
              <w:marLeft w:val="0"/>
              <w:marRight w:val="0"/>
              <w:marTop w:val="0"/>
              <w:marBottom w:val="0"/>
              <w:divBdr>
                <w:top w:val="none" w:sz="0" w:space="0" w:color="auto"/>
                <w:left w:val="none" w:sz="0" w:space="0" w:color="auto"/>
                <w:bottom w:val="none" w:sz="0" w:space="0" w:color="auto"/>
                <w:right w:val="none" w:sz="0" w:space="0" w:color="auto"/>
              </w:divBdr>
            </w:div>
            <w:div w:id="1978489527">
              <w:marLeft w:val="0"/>
              <w:marRight w:val="0"/>
              <w:marTop w:val="0"/>
              <w:marBottom w:val="0"/>
              <w:divBdr>
                <w:top w:val="none" w:sz="0" w:space="0" w:color="auto"/>
                <w:left w:val="none" w:sz="0" w:space="0" w:color="auto"/>
                <w:bottom w:val="none" w:sz="0" w:space="0" w:color="auto"/>
                <w:right w:val="none" w:sz="0" w:space="0" w:color="auto"/>
              </w:divBdr>
            </w:div>
            <w:div w:id="2052917225">
              <w:marLeft w:val="0"/>
              <w:marRight w:val="0"/>
              <w:marTop w:val="0"/>
              <w:marBottom w:val="0"/>
              <w:divBdr>
                <w:top w:val="none" w:sz="0" w:space="0" w:color="auto"/>
                <w:left w:val="none" w:sz="0" w:space="0" w:color="auto"/>
                <w:bottom w:val="none" w:sz="0" w:space="0" w:color="auto"/>
                <w:right w:val="none" w:sz="0" w:space="0" w:color="auto"/>
              </w:divBdr>
            </w:div>
            <w:div w:id="2058970938">
              <w:marLeft w:val="0"/>
              <w:marRight w:val="0"/>
              <w:marTop w:val="0"/>
              <w:marBottom w:val="0"/>
              <w:divBdr>
                <w:top w:val="none" w:sz="0" w:space="0" w:color="auto"/>
                <w:left w:val="none" w:sz="0" w:space="0" w:color="auto"/>
                <w:bottom w:val="none" w:sz="0" w:space="0" w:color="auto"/>
                <w:right w:val="none" w:sz="0" w:space="0" w:color="auto"/>
              </w:divBdr>
            </w:div>
            <w:div w:id="2063479695">
              <w:marLeft w:val="0"/>
              <w:marRight w:val="0"/>
              <w:marTop w:val="0"/>
              <w:marBottom w:val="0"/>
              <w:divBdr>
                <w:top w:val="none" w:sz="0" w:space="0" w:color="auto"/>
                <w:left w:val="none" w:sz="0" w:space="0" w:color="auto"/>
                <w:bottom w:val="none" w:sz="0" w:space="0" w:color="auto"/>
                <w:right w:val="none" w:sz="0" w:space="0" w:color="auto"/>
              </w:divBdr>
            </w:div>
            <w:div w:id="2074035277">
              <w:marLeft w:val="0"/>
              <w:marRight w:val="0"/>
              <w:marTop w:val="0"/>
              <w:marBottom w:val="0"/>
              <w:divBdr>
                <w:top w:val="none" w:sz="0" w:space="0" w:color="auto"/>
                <w:left w:val="none" w:sz="0" w:space="0" w:color="auto"/>
                <w:bottom w:val="none" w:sz="0" w:space="0" w:color="auto"/>
                <w:right w:val="none" w:sz="0" w:space="0" w:color="auto"/>
              </w:divBdr>
            </w:div>
            <w:div w:id="210167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40347">
      <w:bodyDiv w:val="1"/>
      <w:marLeft w:val="0"/>
      <w:marRight w:val="0"/>
      <w:marTop w:val="0"/>
      <w:marBottom w:val="0"/>
      <w:divBdr>
        <w:top w:val="none" w:sz="0" w:space="0" w:color="auto"/>
        <w:left w:val="none" w:sz="0" w:space="0" w:color="auto"/>
        <w:bottom w:val="none" w:sz="0" w:space="0" w:color="auto"/>
        <w:right w:val="none" w:sz="0" w:space="0" w:color="auto"/>
      </w:divBdr>
    </w:div>
    <w:div w:id="1330328179">
      <w:bodyDiv w:val="1"/>
      <w:marLeft w:val="0"/>
      <w:marRight w:val="0"/>
      <w:marTop w:val="0"/>
      <w:marBottom w:val="0"/>
      <w:divBdr>
        <w:top w:val="none" w:sz="0" w:space="0" w:color="auto"/>
        <w:left w:val="none" w:sz="0" w:space="0" w:color="auto"/>
        <w:bottom w:val="none" w:sz="0" w:space="0" w:color="auto"/>
        <w:right w:val="none" w:sz="0" w:space="0" w:color="auto"/>
      </w:divBdr>
      <w:divsChild>
        <w:div w:id="1401832348">
          <w:marLeft w:val="0"/>
          <w:marRight w:val="0"/>
          <w:marTop w:val="0"/>
          <w:marBottom w:val="0"/>
          <w:divBdr>
            <w:top w:val="none" w:sz="0" w:space="0" w:color="auto"/>
            <w:left w:val="none" w:sz="0" w:space="0" w:color="auto"/>
            <w:bottom w:val="none" w:sz="0" w:space="0" w:color="auto"/>
            <w:right w:val="none" w:sz="0" w:space="0" w:color="auto"/>
          </w:divBdr>
          <w:divsChild>
            <w:div w:id="847523327">
              <w:marLeft w:val="0"/>
              <w:marRight w:val="0"/>
              <w:marTop w:val="0"/>
              <w:marBottom w:val="0"/>
              <w:divBdr>
                <w:top w:val="none" w:sz="0" w:space="0" w:color="auto"/>
                <w:left w:val="none" w:sz="0" w:space="0" w:color="auto"/>
                <w:bottom w:val="none" w:sz="0" w:space="0" w:color="auto"/>
                <w:right w:val="none" w:sz="0" w:space="0" w:color="auto"/>
              </w:divBdr>
            </w:div>
            <w:div w:id="863446465">
              <w:marLeft w:val="0"/>
              <w:marRight w:val="0"/>
              <w:marTop w:val="0"/>
              <w:marBottom w:val="0"/>
              <w:divBdr>
                <w:top w:val="none" w:sz="0" w:space="0" w:color="auto"/>
                <w:left w:val="none" w:sz="0" w:space="0" w:color="auto"/>
                <w:bottom w:val="none" w:sz="0" w:space="0" w:color="auto"/>
                <w:right w:val="none" w:sz="0" w:space="0" w:color="auto"/>
              </w:divBdr>
            </w:div>
            <w:div w:id="1749232933">
              <w:marLeft w:val="0"/>
              <w:marRight w:val="0"/>
              <w:marTop w:val="0"/>
              <w:marBottom w:val="0"/>
              <w:divBdr>
                <w:top w:val="none" w:sz="0" w:space="0" w:color="auto"/>
                <w:left w:val="none" w:sz="0" w:space="0" w:color="auto"/>
                <w:bottom w:val="none" w:sz="0" w:space="0" w:color="auto"/>
                <w:right w:val="none" w:sz="0" w:space="0" w:color="auto"/>
              </w:divBdr>
            </w:div>
            <w:div w:id="175053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19508">
      <w:bodyDiv w:val="1"/>
      <w:marLeft w:val="0"/>
      <w:marRight w:val="0"/>
      <w:marTop w:val="0"/>
      <w:marBottom w:val="0"/>
      <w:divBdr>
        <w:top w:val="none" w:sz="0" w:space="0" w:color="auto"/>
        <w:left w:val="none" w:sz="0" w:space="0" w:color="auto"/>
        <w:bottom w:val="none" w:sz="0" w:space="0" w:color="auto"/>
        <w:right w:val="none" w:sz="0" w:space="0" w:color="auto"/>
      </w:divBdr>
    </w:div>
    <w:div w:id="1417749831">
      <w:bodyDiv w:val="1"/>
      <w:marLeft w:val="0"/>
      <w:marRight w:val="0"/>
      <w:marTop w:val="0"/>
      <w:marBottom w:val="0"/>
      <w:divBdr>
        <w:top w:val="none" w:sz="0" w:space="0" w:color="auto"/>
        <w:left w:val="none" w:sz="0" w:space="0" w:color="auto"/>
        <w:bottom w:val="none" w:sz="0" w:space="0" w:color="auto"/>
        <w:right w:val="none" w:sz="0" w:space="0" w:color="auto"/>
      </w:divBdr>
      <w:divsChild>
        <w:div w:id="653485943">
          <w:marLeft w:val="0"/>
          <w:marRight w:val="0"/>
          <w:marTop w:val="0"/>
          <w:marBottom w:val="0"/>
          <w:divBdr>
            <w:top w:val="none" w:sz="0" w:space="0" w:color="auto"/>
            <w:left w:val="none" w:sz="0" w:space="0" w:color="auto"/>
            <w:bottom w:val="none" w:sz="0" w:space="0" w:color="auto"/>
            <w:right w:val="none" w:sz="0" w:space="0" w:color="auto"/>
          </w:divBdr>
          <w:divsChild>
            <w:div w:id="265161506">
              <w:marLeft w:val="0"/>
              <w:marRight w:val="0"/>
              <w:marTop w:val="0"/>
              <w:marBottom w:val="0"/>
              <w:divBdr>
                <w:top w:val="none" w:sz="0" w:space="0" w:color="auto"/>
                <w:left w:val="none" w:sz="0" w:space="0" w:color="auto"/>
                <w:bottom w:val="none" w:sz="0" w:space="0" w:color="auto"/>
                <w:right w:val="none" w:sz="0" w:space="0" w:color="auto"/>
              </w:divBdr>
            </w:div>
            <w:div w:id="394819559">
              <w:marLeft w:val="0"/>
              <w:marRight w:val="0"/>
              <w:marTop w:val="0"/>
              <w:marBottom w:val="0"/>
              <w:divBdr>
                <w:top w:val="none" w:sz="0" w:space="0" w:color="auto"/>
                <w:left w:val="none" w:sz="0" w:space="0" w:color="auto"/>
                <w:bottom w:val="none" w:sz="0" w:space="0" w:color="auto"/>
                <w:right w:val="none" w:sz="0" w:space="0" w:color="auto"/>
              </w:divBdr>
            </w:div>
            <w:div w:id="466748363">
              <w:marLeft w:val="0"/>
              <w:marRight w:val="0"/>
              <w:marTop w:val="0"/>
              <w:marBottom w:val="0"/>
              <w:divBdr>
                <w:top w:val="none" w:sz="0" w:space="0" w:color="auto"/>
                <w:left w:val="none" w:sz="0" w:space="0" w:color="auto"/>
                <w:bottom w:val="none" w:sz="0" w:space="0" w:color="auto"/>
                <w:right w:val="none" w:sz="0" w:space="0" w:color="auto"/>
              </w:divBdr>
            </w:div>
            <w:div w:id="204185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28182">
      <w:bodyDiv w:val="1"/>
      <w:marLeft w:val="0"/>
      <w:marRight w:val="0"/>
      <w:marTop w:val="0"/>
      <w:marBottom w:val="0"/>
      <w:divBdr>
        <w:top w:val="none" w:sz="0" w:space="0" w:color="auto"/>
        <w:left w:val="none" w:sz="0" w:space="0" w:color="auto"/>
        <w:bottom w:val="none" w:sz="0" w:space="0" w:color="auto"/>
        <w:right w:val="none" w:sz="0" w:space="0" w:color="auto"/>
      </w:divBdr>
    </w:div>
    <w:div w:id="1457406503">
      <w:bodyDiv w:val="1"/>
      <w:marLeft w:val="0"/>
      <w:marRight w:val="0"/>
      <w:marTop w:val="0"/>
      <w:marBottom w:val="0"/>
      <w:divBdr>
        <w:top w:val="none" w:sz="0" w:space="0" w:color="auto"/>
        <w:left w:val="none" w:sz="0" w:space="0" w:color="auto"/>
        <w:bottom w:val="none" w:sz="0" w:space="0" w:color="auto"/>
        <w:right w:val="none" w:sz="0" w:space="0" w:color="auto"/>
      </w:divBdr>
    </w:div>
    <w:div w:id="1486320820">
      <w:bodyDiv w:val="1"/>
      <w:marLeft w:val="0"/>
      <w:marRight w:val="0"/>
      <w:marTop w:val="0"/>
      <w:marBottom w:val="0"/>
      <w:divBdr>
        <w:top w:val="none" w:sz="0" w:space="0" w:color="auto"/>
        <w:left w:val="none" w:sz="0" w:space="0" w:color="auto"/>
        <w:bottom w:val="none" w:sz="0" w:space="0" w:color="auto"/>
        <w:right w:val="none" w:sz="0" w:space="0" w:color="auto"/>
      </w:divBdr>
      <w:divsChild>
        <w:div w:id="458568977">
          <w:marLeft w:val="0"/>
          <w:marRight w:val="0"/>
          <w:marTop w:val="0"/>
          <w:marBottom w:val="0"/>
          <w:divBdr>
            <w:top w:val="none" w:sz="0" w:space="0" w:color="auto"/>
            <w:left w:val="none" w:sz="0" w:space="0" w:color="auto"/>
            <w:bottom w:val="none" w:sz="0" w:space="0" w:color="auto"/>
            <w:right w:val="none" w:sz="0" w:space="0" w:color="auto"/>
          </w:divBdr>
          <w:divsChild>
            <w:div w:id="23405436">
              <w:marLeft w:val="0"/>
              <w:marRight w:val="0"/>
              <w:marTop w:val="0"/>
              <w:marBottom w:val="0"/>
              <w:divBdr>
                <w:top w:val="none" w:sz="0" w:space="0" w:color="auto"/>
                <w:left w:val="none" w:sz="0" w:space="0" w:color="auto"/>
                <w:bottom w:val="none" w:sz="0" w:space="0" w:color="auto"/>
                <w:right w:val="none" w:sz="0" w:space="0" w:color="auto"/>
              </w:divBdr>
            </w:div>
            <w:div w:id="134761074">
              <w:marLeft w:val="0"/>
              <w:marRight w:val="0"/>
              <w:marTop w:val="0"/>
              <w:marBottom w:val="0"/>
              <w:divBdr>
                <w:top w:val="none" w:sz="0" w:space="0" w:color="auto"/>
                <w:left w:val="none" w:sz="0" w:space="0" w:color="auto"/>
                <w:bottom w:val="none" w:sz="0" w:space="0" w:color="auto"/>
                <w:right w:val="none" w:sz="0" w:space="0" w:color="auto"/>
              </w:divBdr>
            </w:div>
            <w:div w:id="311056989">
              <w:marLeft w:val="0"/>
              <w:marRight w:val="0"/>
              <w:marTop w:val="0"/>
              <w:marBottom w:val="0"/>
              <w:divBdr>
                <w:top w:val="none" w:sz="0" w:space="0" w:color="auto"/>
                <w:left w:val="none" w:sz="0" w:space="0" w:color="auto"/>
                <w:bottom w:val="none" w:sz="0" w:space="0" w:color="auto"/>
                <w:right w:val="none" w:sz="0" w:space="0" w:color="auto"/>
              </w:divBdr>
            </w:div>
            <w:div w:id="349768260">
              <w:marLeft w:val="0"/>
              <w:marRight w:val="0"/>
              <w:marTop w:val="0"/>
              <w:marBottom w:val="0"/>
              <w:divBdr>
                <w:top w:val="none" w:sz="0" w:space="0" w:color="auto"/>
                <w:left w:val="none" w:sz="0" w:space="0" w:color="auto"/>
                <w:bottom w:val="none" w:sz="0" w:space="0" w:color="auto"/>
                <w:right w:val="none" w:sz="0" w:space="0" w:color="auto"/>
              </w:divBdr>
            </w:div>
            <w:div w:id="399712171">
              <w:marLeft w:val="0"/>
              <w:marRight w:val="0"/>
              <w:marTop w:val="0"/>
              <w:marBottom w:val="0"/>
              <w:divBdr>
                <w:top w:val="none" w:sz="0" w:space="0" w:color="auto"/>
                <w:left w:val="none" w:sz="0" w:space="0" w:color="auto"/>
                <w:bottom w:val="none" w:sz="0" w:space="0" w:color="auto"/>
                <w:right w:val="none" w:sz="0" w:space="0" w:color="auto"/>
              </w:divBdr>
            </w:div>
            <w:div w:id="510874715">
              <w:marLeft w:val="0"/>
              <w:marRight w:val="0"/>
              <w:marTop w:val="0"/>
              <w:marBottom w:val="0"/>
              <w:divBdr>
                <w:top w:val="none" w:sz="0" w:space="0" w:color="auto"/>
                <w:left w:val="none" w:sz="0" w:space="0" w:color="auto"/>
                <w:bottom w:val="none" w:sz="0" w:space="0" w:color="auto"/>
                <w:right w:val="none" w:sz="0" w:space="0" w:color="auto"/>
              </w:divBdr>
            </w:div>
            <w:div w:id="586767593">
              <w:marLeft w:val="0"/>
              <w:marRight w:val="0"/>
              <w:marTop w:val="0"/>
              <w:marBottom w:val="0"/>
              <w:divBdr>
                <w:top w:val="none" w:sz="0" w:space="0" w:color="auto"/>
                <w:left w:val="none" w:sz="0" w:space="0" w:color="auto"/>
                <w:bottom w:val="none" w:sz="0" w:space="0" w:color="auto"/>
                <w:right w:val="none" w:sz="0" w:space="0" w:color="auto"/>
              </w:divBdr>
            </w:div>
            <w:div w:id="655575920">
              <w:marLeft w:val="0"/>
              <w:marRight w:val="0"/>
              <w:marTop w:val="0"/>
              <w:marBottom w:val="0"/>
              <w:divBdr>
                <w:top w:val="none" w:sz="0" w:space="0" w:color="auto"/>
                <w:left w:val="none" w:sz="0" w:space="0" w:color="auto"/>
                <w:bottom w:val="none" w:sz="0" w:space="0" w:color="auto"/>
                <w:right w:val="none" w:sz="0" w:space="0" w:color="auto"/>
              </w:divBdr>
            </w:div>
            <w:div w:id="696467249">
              <w:marLeft w:val="0"/>
              <w:marRight w:val="0"/>
              <w:marTop w:val="0"/>
              <w:marBottom w:val="0"/>
              <w:divBdr>
                <w:top w:val="none" w:sz="0" w:space="0" w:color="auto"/>
                <w:left w:val="none" w:sz="0" w:space="0" w:color="auto"/>
                <w:bottom w:val="none" w:sz="0" w:space="0" w:color="auto"/>
                <w:right w:val="none" w:sz="0" w:space="0" w:color="auto"/>
              </w:divBdr>
            </w:div>
            <w:div w:id="698705447">
              <w:marLeft w:val="0"/>
              <w:marRight w:val="0"/>
              <w:marTop w:val="0"/>
              <w:marBottom w:val="0"/>
              <w:divBdr>
                <w:top w:val="none" w:sz="0" w:space="0" w:color="auto"/>
                <w:left w:val="none" w:sz="0" w:space="0" w:color="auto"/>
                <w:bottom w:val="none" w:sz="0" w:space="0" w:color="auto"/>
                <w:right w:val="none" w:sz="0" w:space="0" w:color="auto"/>
              </w:divBdr>
            </w:div>
            <w:div w:id="715814322">
              <w:marLeft w:val="0"/>
              <w:marRight w:val="0"/>
              <w:marTop w:val="0"/>
              <w:marBottom w:val="0"/>
              <w:divBdr>
                <w:top w:val="none" w:sz="0" w:space="0" w:color="auto"/>
                <w:left w:val="none" w:sz="0" w:space="0" w:color="auto"/>
                <w:bottom w:val="none" w:sz="0" w:space="0" w:color="auto"/>
                <w:right w:val="none" w:sz="0" w:space="0" w:color="auto"/>
              </w:divBdr>
            </w:div>
            <w:div w:id="733896373">
              <w:marLeft w:val="0"/>
              <w:marRight w:val="0"/>
              <w:marTop w:val="0"/>
              <w:marBottom w:val="0"/>
              <w:divBdr>
                <w:top w:val="none" w:sz="0" w:space="0" w:color="auto"/>
                <w:left w:val="none" w:sz="0" w:space="0" w:color="auto"/>
                <w:bottom w:val="none" w:sz="0" w:space="0" w:color="auto"/>
                <w:right w:val="none" w:sz="0" w:space="0" w:color="auto"/>
              </w:divBdr>
            </w:div>
            <w:div w:id="744883943">
              <w:marLeft w:val="0"/>
              <w:marRight w:val="0"/>
              <w:marTop w:val="0"/>
              <w:marBottom w:val="0"/>
              <w:divBdr>
                <w:top w:val="none" w:sz="0" w:space="0" w:color="auto"/>
                <w:left w:val="none" w:sz="0" w:space="0" w:color="auto"/>
                <w:bottom w:val="none" w:sz="0" w:space="0" w:color="auto"/>
                <w:right w:val="none" w:sz="0" w:space="0" w:color="auto"/>
              </w:divBdr>
            </w:div>
            <w:div w:id="761070973">
              <w:marLeft w:val="0"/>
              <w:marRight w:val="0"/>
              <w:marTop w:val="0"/>
              <w:marBottom w:val="0"/>
              <w:divBdr>
                <w:top w:val="none" w:sz="0" w:space="0" w:color="auto"/>
                <w:left w:val="none" w:sz="0" w:space="0" w:color="auto"/>
                <w:bottom w:val="none" w:sz="0" w:space="0" w:color="auto"/>
                <w:right w:val="none" w:sz="0" w:space="0" w:color="auto"/>
              </w:divBdr>
            </w:div>
            <w:div w:id="887183814">
              <w:marLeft w:val="0"/>
              <w:marRight w:val="0"/>
              <w:marTop w:val="0"/>
              <w:marBottom w:val="0"/>
              <w:divBdr>
                <w:top w:val="none" w:sz="0" w:space="0" w:color="auto"/>
                <w:left w:val="none" w:sz="0" w:space="0" w:color="auto"/>
                <w:bottom w:val="none" w:sz="0" w:space="0" w:color="auto"/>
                <w:right w:val="none" w:sz="0" w:space="0" w:color="auto"/>
              </w:divBdr>
            </w:div>
            <w:div w:id="1143231633">
              <w:marLeft w:val="0"/>
              <w:marRight w:val="0"/>
              <w:marTop w:val="0"/>
              <w:marBottom w:val="0"/>
              <w:divBdr>
                <w:top w:val="none" w:sz="0" w:space="0" w:color="auto"/>
                <w:left w:val="none" w:sz="0" w:space="0" w:color="auto"/>
                <w:bottom w:val="none" w:sz="0" w:space="0" w:color="auto"/>
                <w:right w:val="none" w:sz="0" w:space="0" w:color="auto"/>
              </w:divBdr>
            </w:div>
            <w:div w:id="1183591438">
              <w:marLeft w:val="0"/>
              <w:marRight w:val="0"/>
              <w:marTop w:val="0"/>
              <w:marBottom w:val="0"/>
              <w:divBdr>
                <w:top w:val="none" w:sz="0" w:space="0" w:color="auto"/>
                <w:left w:val="none" w:sz="0" w:space="0" w:color="auto"/>
                <w:bottom w:val="none" w:sz="0" w:space="0" w:color="auto"/>
                <w:right w:val="none" w:sz="0" w:space="0" w:color="auto"/>
              </w:divBdr>
            </w:div>
            <w:div w:id="1183782818">
              <w:marLeft w:val="0"/>
              <w:marRight w:val="0"/>
              <w:marTop w:val="0"/>
              <w:marBottom w:val="0"/>
              <w:divBdr>
                <w:top w:val="none" w:sz="0" w:space="0" w:color="auto"/>
                <w:left w:val="none" w:sz="0" w:space="0" w:color="auto"/>
                <w:bottom w:val="none" w:sz="0" w:space="0" w:color="auto"/>
                <w:right w:val="none" w:sz="0" w:space="0" w:color="auto"/>
              </w:divBdr>
            </w:div>
            <w:div w:id="1199123804">
              <w:marLeft w:val="0"/>
              <w:marRight w:val="0"/>
              <w:marTop w:val="0"/>
              <w:marBottom w:val="0"/>
              <w:divBdr>
                <w:top w:val="none" w:sz="0" w:space="0" w:color="auto"/>
                <w:left w:val="none" w:sz="0" w:space="0" w:color="auto"/>
                <w:bottom w:val="none" w:sz="0" w:space="0" w:color="auto"/>
                <w:right w:val="none" w:sz="0" w:space="0" w:color="auto"/>
              </w:divBdr>
            </w:div>
            <w:div w:id="1223370247">
              <w:marLeft w:val="0"/>
              <w:marRight w:val="0"/>
              <w:marTop w:val="0"/>
              <w:marBottom w:val="0"/>
              <w:divBdr>
                <w:top w:val="none" w:sz="0" w:space="0" w:color="auto"/>
                <w:left w:val="none" w:sz="0" w:space="0" w:color="auto"/>
                <w:bottom w:val="none" w:sz="0" w:space="0" w:color="auto"/>
                <w:right w:val="none" w:sz="0" w:space="0" w:color="auto"/>
              </w:divBdr>
            </w:div>
            <w:div w:id="1251769505">
              <w:marLeft w:val="0"/>
              <w:marRight w:val="0"/>
              <w:marTop w:val="0"/>
              <w:marBottom w:val="0"/>
              <w:divBdr>
                <w:top w:val="none" w:sz="0" w:space="0" w:color="auto"/>
                <w:left w:val="none" w:sz="0" w:space="0" w:color="auto"/>
                <w:bottom w:val="none" w:sz="0" w:space="0" w:color="auto"/>
                <w:right w:val="none" w:sz="0" w:space="0" w:color="auto"/>
              </w:divBdr>
            </w:div>
            <w:div w:id="1292904664">
              <w:marLeft w:val="0"/>
              <w:marRight w:val="0"/>
              <w:marTop w:val="0"/>
              <w:marBottom w:val="0"/>
              <w:divBdr>
                <w:top w:val="none" w:sz="0" w:space="0" w:color="auto"/>
                <w:left w:val="none" w:sz="0" w:space="0" w:color="auto"/>
                <w:bottom w:val="none" w:sz="0" w:space="0" w:color="auto"/>
                <w:right w:val="none" w:sz="0" w:space="0" w:color="auto"/>
              </w:divBdr>
            </w:div>
            <w:div w:id="1439719326">
              <w:marLeft w:val="0"/>
              <w:marRight w:val="0"/>
              <w:marTop w:val="0"/>
              <w:marBottom w:val="0"/>
              <w:divBdr>
                <w:top w:val="none" w:sz="0" w:space="0" w:color="auto"/>
                <w:left w:val="none" w:sz="0" w:space="0" w:color="auto"/>
                <w:bottom w:val="none" w:sz="0" w:space="0" w:color="auto"/>
                <w:right w:val="none" w:sz="0" w:space="0" w:color="auto"/>
              </w:divBdr>
            </w:div>
            <w:div w:id="1508208357">
              <w:marLeft w:val="0"/>
              <w:marRight w:val="0"/>
              <w:marTop w:val="0"/>
              <w:marBottom w:val="0"/>
              <w:divBdr>
                <w:top w:val="none" w:sz="0" w:space="0" w:color="auto"/>
                <w:left w:val="none" w:sz="0" w:space="0" w:color="auto"/>
                <w:bottom w:val="none" w:sz="0" w:space="0" w:color="auto"/>
                <w:right w:val="none" w:sz="0" w:space="0" w:color="auto"/>
              </w:divBdr>
            </w:div>
            <w:div w:id="1564952562">
              <w:marLeft w:val="0"/>
              <w:marRight w:val="0"/>
              <w:marTop w:val="0"/>
              <w:marBottom w:val="0"/>
              <w:divBdr>
                <w:top w:val="none" w:sz="0" w:space="0" w:color="auto"/>
                <w:left w:val="none" w:sz="0" w:space="0" w:color="auto"/>
                <w:bottom w:val="none" w:sz="0" w:space="0" w:color="auto"/>
                <w:right w:val="none" w:sz="0" w:space="0" w:color="auto"/>
              </w:divBdr>
            </w:div>
            <w:div w:id="1600679189">
              <w:marLeft w:val="0"/>
              <w:marRight w:val="0"/>
              <w:marTop w:val="0"/>
              <w:marBottom w:val="0"/>
              <w:divBdr>
                <w:top w:val="none" w:sz="0" w:space="0" w:color="auto"/>
                <w:left w:val="none" w:sz="0" w:space="0" w:color="auto"/>
                <w:bottom w:val="none" w:sz="0" w:space="0" w:color="auto"/>
                <w:right w:val="none" w:sz="0" w:space="0" w:color="auto"/>
              </w:divBdr>
            </w:div>
            <w:div w:id="1641879316">
              <w:marLeft w:val="0"/>
              <w:marRight w:val="0"/>
              <w:marTop w:val="0"/>
              <w:marBottom w:val="0"/>
              <w:divBdr>
                <w:top w:val="none" w:sz="0" w:space="0" w:color="auto"/>
                <w:left w:val="none" w:sz="0" w:space="0" w:color="auto"/>
                <w:bottom w:val="none" w:sz="0" w:space="0" w:color="auto"/>
                <w:right w:val="none" w:sz="0" w:space="0" w:color="auto"/>
              </w:divBdr>
            </w:div>
            <w:div w:id="1643267309">
              <w:marLeft w:val="0"/>
              <w:marRight w:val="0"/>
              <w:marTop w:val="0"/>
              <w:marBottom w:val="0"/>
              <w:divBdr>
                <w:top w:val="none" w:sz="0" w:space="0" w:color="auto"/>
                <w:left w:val="none" w:sz="0" w:space="0" w:color="auto"/>
                <w:bottom w:val="none" w:sz="0" w:space="0" w:color="auto"/>
                <w:right w:val="none" w:sz="0" w:space="0" w:color="auto"/>
              </w:divBdr>
            </w:div>
            <w:div w:id="1663580030">
              <w:marLeft w:val="0"/>
              <w:marRight w:val="0"/>
              <w:marTop w:val="0"/>
              <w:marBottom w:val="0"/>
              <w:divBdr>
                <w:top w:val="none" w:sz="0" w:space="0" w:color="auto"/>
                <w:left w:val="none" w:sz="0" w:space="0" w:color="auto"/>
                <w:bottom w:val="none" w:sz="0" w:space="0" w:color="auto"/>
                <w:right w:val="none" w:sz="0" w:space="0" w:color="auto"/>
              </w:divBdr>
            </w:div>
            <w:div w:id="1763255112">
              <w:marLeft w:val="0"/>
              <w:marRight w:val="0"/>
              <w:marTop w:val="0"/>
              <w:marBottom w:val="0"/>
              <w:divBdr>
                <w:top w:val="none" w:sz="0" w:space="0" w:color="auto"/>
                <w:left w:val="none" w:sz="0" w:space="0" w:color="auto"/>
                <w:bottom w:val="none" w:sz="0" w:space="0" w:color="auto"/>
                <w:right w:val="none" w:sz="0" w:space="0" w:color="auto"/>
              </w:divBdr>
            </w:div>
            <w:div w:id="1787237092">
              <w:marLeft w:val="0"/>
              <w:marRight w:val="0"/>
              <w:marTop w:val="0"/>
              <w:marBottom w:val="0"/>
              <w:divBdr>
                <w:top w:val="none" w:sz="0" w:space="0" w:color="auto"/>
                <w:left w:val="none" w:sz="0" w:space="0" w:color="auto"/>
                <w:bottom w:val="none" w:sz="0" w:space="0" w:color="auto"/>
                <w:right w:val="none" w:sz="0" w:space="0" w:color="auto"/>
              </w:divBdr>
            </w:div>
            <w:div w:id="1828477853">
              <w:marLeft w:val="0"/>
              <w:marRight w:val="0"/>
              <w:marTop w:val="0"/>
              <w:marBottom w:val="0"/>
              <w:divBdr>
                <w:top w:val="none" w:sz="0" w:space="0" w:color="auto"/>
                <w:left w:val="none" w:sz="0" w:space="0" w:color="auto"/>
                <w:bottom w:val="none" w:sz="0" w:space="0" w:color="auto"/>
                <w:right w:val="none" w:sz="0" w:space="0" w:color="auto"/>
              </w:divBdr>
            </w:div>
            <w:div w:id="1842116456">
              <w:marLeft w:val="0"/>
              <w:marRight w:val="0"/>
              <w:marTop w:val="0"/>
              <w:marBottom w:val="0"/>
              <w:divBdr>
                <w:top w:val="none" w:sz="0" w:space="0" w:color="auto"/>
                <w:left w:val="none" w:sz="0" w:space="0" w:color="auto"/>
                <w:bottom w:val="none" w:sz="0" w:space="0" w:color="auto"/>
                <w:right w:val="none" w:sz="0" w:space="0" w:color="auto"/>
              </w:divBdr>
            </w:div>
            <w:div w:id="1890022669">
              <w:marLeft w:val="0"/>
              <w:marRight w:val="0"/>
              <w:marTop w:val="0"/>
              <w:marBottom w:val="0"/>
              <w:divBdr>
                <w:top w:val="none" w:sz="0" w:space="0" w:color="auto"/>
                <w:left w:val="none" w:sz="0" w:space="0" w:color="auto"/>
                <w:bottom w:val="none" w:sz="0" w:space="0" w:color="auto"/>
                <w:right w:val="none" w:sz="0" w:space="0" w:color="auto"/>
              </w:divBdr>
            </w:div>
            <w:div w:id="1925992683">
              <w:marLeft w:val="0"/>
              <w:marRight w:val="0"/>
              <w:marTop w:val="0"/>
              <w:marBottom w:val="0"/>
              <w:divBdr>
                <w:top w:val="none" w:sz="0" w:space="0" w:color="auto"/>
                <w:left w:val="none" w:sz="0" w:space="0" w:color="auto"/>
                <w:bottom w:val="none" w:sz="0" w:space="0" w:color="auto"/>
                <w:right w:val="none" w:sz="0" w:space="0" w:color="auto"/>
              </w:divBdr>
            </w:div>
            <w:div w:id="1930195230">
              <w:marLeft w:val="0"/>
              <w:marRight w:val="0"/>
              <w:marTop w:val="0"/>
              <w:marBottom w:val="0"/>
              <w:divBdr>
                <w:top w:val="none" w:sz="0" w:space="0" w:color="auto"/>
                <w:left w:val="none" w:sz="0" w:space="0" w:color="auto"/>
                <w:bottom w:val="none" w:sz="0" w:space="0" w:color="auto"/>
                <w:right w:val="none" w:sz="0" w:space="0" w:color="auto"/>
              </w:divBdr>
            </w:div>
            <w:div w:id="2028368724">
              <w:marLeft w:val="0"/>
              <w:marRight w:val="0"/>
              <w:marTop w:val="0"/>
              <w:marBottom w:val="0"/>
              <w:divBdr>
                <w:top w:val="none" w:sz="0" w:space="0" w:color="auto"/>
                <w:left w:val="none" w:sz="0" w:space="0" w:color="auto"/>
                <w:bottom w:val="none" w:sz="0" w:space="0" w:color="auto"/>
                <w:right w:val="none" w:sz="0" w:space="0" w:color="auto"/>
              </w:divBdr>
            </w:div>
            <w:div w:id="2076314269">
              <w:marLeft w:val="0"/>
              <w:marRight w:val="0"/>
              <w:marTop w:val="0"/>
              <w:marBottom w:val="0"/>
              <w:divBdr>
                <w:top w:val="none" w:sz="0" w:space="0" w:color="auto"/>
                <w:left w:val="none" w:sz="0" w:space="0" w:color="auto"/>
                <w:bottom w:val="none" w:sz="0" w:space="0" w:color="auto"/>
                <w:right w:val="none" w:sz="0" w:space="0" w:color="auto"/>
              </w:divBdr>
            </w:div>
            <w:div w:id="21428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9680">
      <w:bodyDiv w:val="1"/>
      <w:marLeft w:val="0"/>
      <w:marRight w:val="0"/>
      <w:marTop w:val="0"/>
      <w:marBottom w:val="0"/>
      <w:divBdr>
        <w:top w:val="none" w:sz="0" w:space="0" w:color="auto"/>
        <w:left w:val="none" w:sz="0" w:space="0" w:color="auto"/>
        <w:bottom w:val="none" w:sz="0" w:space="0" w:color="auto"/>
        <w:right w:val="none" w:sz="0" w:space="0" w:color="auto"/>
      </w:divBdr>
    </w:div>
    <w:div w:id="1566523489">
      <w:bodyDiv w:val="1"/>
      <w:marLeft w:val="0"/>
      <w:marRight w:val="0"/>
      <w:marTop w:val="0"/>
      <w:marBottom w:val="0"/>
      <w:divBdr>
        <w:top w:val="none" w:sz="0" w:space="0" w:color="auto"/>
        <w:left w:val="none" w:sz="0" w:space="0" w:color="auto"/>
        <w:bottom w:val="none" w:sz="0" w:space="0" w:color="auto"/>
        <w:right w:val="none" w:sz="0" w:space="0" w:color="auto"/>
      </w:divBdr>
    </w:div>
    <w:div w:id="1580360433">
      <w:bodyDiv w:val="1"/>
      <w:marLeft w:val="0"/>
      <w:marRight w:val="0"/>
      <w:marTop w:val="0"/>
      <w:marBottom w:val="0"/>
      <w:divBdr>
        <w:top w:val="none" w:sz="0" w:space="0" w:color="auto"/>
        <w:left w:val="none" w:sz="0" w:space="0" w:color="auto"/>
        <w:bottom w:val="none" w:sz="0" w:space="0" w:color="auto"/>
        <w:right w:val="none" w:sz="0" w:space="0" w:color="auto"/>
      </w:divBdr>
      <w:divsChild>
        <w:div w:id="1044596366">
          <w:marLeft w:val="0"/>
          <w:marRight w:val="0"/>
          <w:marTop w:val="0"/>
          <w:marBottom w:val="0"/>
          <w:divBdr>
            <w:top w:val="none" w:sz="0" w:space="0" w:color="auto"/>
            <w:left w:val="none" w:sz="0" w:space="0" w:color="auto"/>
            <w:bottom w:val="none" w:sz="0" w:space="0" w:color="auto"/>
            <w:right w:val="none" w:sz="0" w:space="0" w:color="auto"/>
          </w:divBdr>
          <w:divsChild>
            <w:div w:id="731194519">
              <w:marLeft w:val="0"/>
              <w:marRight w:val="0"/>
              <w:marTop w:val="0"/>
              <w:marBottom w:val="0"/>
              <w:divBdr>
                <w:top w:val="none" w:sz="0" w:space="0" w:color="auto"/>
                <w:left w:val="none" w:sz="0" w:space="0" w:color="auto"/>
                <w:bottom w:val="none" w:sz="0" w:space="0" w:color="auto"/>
                <w:right w:val="none" w:sz="0" w:space="0" w:color="auto"/>
              </w:divBdr>
            </w:div>
            <w:div w:id="909004333">
              <w:marLeft w:val="0"/>
              <w:marRight w:val="0"/>
              <w:marTop w:val="0"/>
              <w:marBottom w:val="0"/>
              <w:divBdr>
                <w:top w:val="none" w:sz="0" w:space="0" w:color="auto"/>
                <w:left w:val="none" w:sz="0" w:space="0" w:color="auto"/>
                <w:bottom w:val="none" w:sz="0" w:space="0" w:color="auto"/>
                <w:right w:val="none" w:sz="0" w:space="0" w:color="auto"/>
              </w:divBdr>
            </w:div>
            <w:div w:id="1436293373">
              <w:marLeft w:val="0"/>
              <w:marRight w:val="0"/>
              <w:marTop w:val="0"/>
              <w:marBottom w:val="0"/>
              <w:divBdr>
                <w:top w:val="none" w:sz="0" w:space="0" w:color="auto"/>
                <w:left w:val="none" w:sz="0" w:space="0" w:color="auto"/>
                <w:bottom w:val="none" w:sz="0" w:space="0" w:color="auto"/>
                <w:right w:val="none" w:sz="0" w:space="0" w:color="auto"/>
              </w:divBdr>
            </w:div>
            <w:div w:id="163055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08033">
      <w:bodyDiv w:val="1"/>
      <w:marLeft w:val="0"/>
      <w:marRight w:val="0"/>
      <w:marTop w:val="0"/>
      <w:marBottom w:val="0"/>
      <w:divBdr>
        <w:top w:val="none" w:sz="0" w:space="0" w:color="auto"/>
        <w:left w:val="none" w:sz="0" w:space="0" w:color="auto"/>
        <w:bottom w:val="none" w:sz="0" w:space="0" w:color="auto"/>
        <w:right w:val="none" w:sz="0" w:space="0" w:color="auto"/>
      </w:divBdr>
    </w:div>
    <w:div w:id="1725367359">
      <w:bodyDiv w:val="1"/>
      <w:marLeft w:val="0"/>
      <w:marRight w:val="0"/>
      <w:marTop w:val="0"/>
      <w:marBottom w:val="0"/>
      <w:divBdr>
        <w:top w:val="none" w:sz="0" w:space="0" w:color="auto"/>
        <w:left w:val="none" w:sz="0" w:space="0" w:color="auto"/>
        <w:bottom w:val="none" w:sz="0" w:space="0" w:color="auto"/>
        <w:right w:val="none" w:sz="0" w:space="0" w:color="auto"/>
      </w:divBdr>
      <w:divsChild>
        <w:div w:id="546456013">
          <w:marLeft w:val="0"/>
          <w:marRight w:val="0"/>
          <w:marTop w:val="0"/>
          <w:marBottom w:val="0"/>
          <w:divBdr>
            <w:top w:val="none" w:sz="0" w:space="0" w:color="auto"/>
            <w:left w:val="none" w:sz="0" w:space="0" w:color="auto"/>
            <w:bottom w:val="none" w:sz="0" w:space="0" w:color="auto"/>
            <w:right w:val="none" w:sz="0" w:space="0" w:color="auto"/>
          </w:divBdr>
          <w:divsChild>
            <w:div w:id="1058555872">
              <w:marLeft w:val="0"/>
              <w:marRight w:val="0"/>
              <w:marTop w:val="0"/>
              <w:marBottom w:val="0"/>
              <w:divBdr>
                <w:top w:val="none" w:sz="0" w:space="0" w:color="auto"/>
                <w:left w:val="none" w:sz="0" w:space="0" w:color="auto"/>
                <w:bottom w:val="none" w:sz="0" w:space="0" w:color="auto"/>
                <w:right w:val="none" w:sz="0" w:space="0" w:color="auto"/>
              </w:divBdr>
            </w:div>
            <w:div w:id="1839421579">
              <w:marLeft w:val="0"/>
              <w:marRight w:val="0"/>
              <w:marTop w:val="0"/>
              <w:marBottom w:val="0"/>
              <w:divBdr>
                <w:top w:val="none" w:sz="0" w:space="0" w:color="auto"/>
                <w:left w:val="none" w:sz="0" w:space="0" w:color="auto"/>
                <w:bottom w:val="none" w:sz="0" w:space="0" w:color="auto"/>
                <w:right w:val="none" w:sz="0" w:space="0" w:color="auto"/>
              </w:divBdr>
            </w:div>
            <w:div w:id="203970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81018">
      <w:bodyDiv w:val="1"/>
      <w:marLeft w:val="0"/>
      <w:marRight w:val="0"/>
      <w:marTop w:val="0"/>
      <w:marBottom w:val="0"/>
      <w:divBdr>
        <w:top w:val="none" w:sz="0" w:space="0" w:color="auto"/>
        <w:left w:val="none" w:sz="0" w:space="0" w:color="auto"/>
        <w:bottom w:val="none" w:sz="0" w:space="0" w:color="auto"/>
        <w:right w:val="none" w:sz="0" w:space="0" w:color="auto"/>
      </w:divBdr>
      <w:divsChild>
        <w:div w:id="764347505">
          <w:marLeft w:val="0"/>
          <w:marRight w:val="0"/>
          <w:marTop w:val="0"/>
          <w:marBottom w:val="0"/>
          <w:divBdr>
            <w:top w:val="none" w:sz="0" w:space="0" w:color="auto"/>
            <w:left w:val="none" w:sz="0" w:space="0" w:color="auto"/>
            <w:bottom w:val="none" w:sz="0" w:space="0" w:color="auto"/>
            <w:right w:val="none" w:sz="0" w:space="0" w:color="auto"/>
          </w:divBdr>
          <w:divsChild>
            <w:div w:id="335694179">
              <w:marLeft w:val="0"/>
              <w:marRight w:val="0"/>
              <w:marTop w:val="0"/>
              <w:marBottom w:val="0"/>
              <w:divBdr>
                <w:top w:val="none" w:sz="0" w:space="0" w:color="auto"/>
                <w:left w:val="none" w:sz="0" w:space="0" w:color="auto"/>
                <w:bottom w:val="none" w:sz="0" w:space="0" w:color="auto"/>
                <w:right w:val="none" w:sz="0" w:space="0" w:color="auto"/>
              </w:divBdr>
            </w:div>
            <w:div w:id="431323842">
              <w:marLeft w:val="0"/>
              <w:marRight w:val="0"/>
              <w:marTop w:val="0"/>
              <w:marBottom w:val="0"/>
              <w:divBdr>
                <w:top w:val="none" w:sz="0" w:space="0" w:color="auto"/>
                <w:left w:val="none" w:sz="0" w:space="0" w:color="auto"/>
                <w:bottom w:val="none" w:sz="0" w:space="0" w:color="auto"/>
                <w:right w:val="none" w:sz="0" w:space="0" w:color="auto"/>
              </w:divBdr>
            </w:div>
            <w:div w:id="1817602536">
              <w:marLeft w:val="0"/>
              <w:marRight w:val="0"/>
              <w:marTop w:val="0"/>
              <w:marBottom w:val="0"/>
              <w:divBdr>
                <w:top w:val="none" w:sz="0" w:space="0" w:color="auto"/>
                <w:left w:val="none" w:sz="0" w:space="0" w:color="auto"/>
                <w:bottom w:val="none" w:sz="0" w:space="0" w:color="auto"/>
                <w:right w:val="none" w:sz="0" w:space="0" w:color="auto"/>
              </w:divBdr>
            </w:div>
            <w:div w:id="206844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5128">
      <w:bodyDiv w:val="1"/>
      <w:marLeft w:val="0"/>
      <w:marRight w:val="0"/>
      <w:marTop w:val="0"/>
      <w:marBottom w:val="0"/>
      <w:divBdr>
        <w:top w:val="none" w:sz="0" w:space="0" w:color="auto"/>
        <w:left w:val="none" w:sz="0" w:space="0" w:color="auto"/>
        <w:bottom w:val="none" w:sz="0" w:space="0" w:color="auto"/>
        <w:right w:val="none" w:sz="0" w:space="0" w:color="auto"/>
      </w:divBdr>
      <w:divsChild>
        <w:div w:id="1359626674">
          <w:marLeft w:val="0"/>
          <w:marRight w:val="0"/>
          <w:marTop w:val="0"/>
          <w:marBottom w:val="0"/>
          <w:divBdr>
            <w:top w:val="none" w:sz="0" w:space="0" w:color="auto"/>
            <w:left w:val="none" w:sz="0" w:space="0" w:color="auto"/>
            <w:bottom w:val="none" w:sz="0" w:space="0" w:color="auto"/>
            <w:right w:val="none" w:sz="0" w:space="0" w:color="auto"/>
          </w:divBdr>
          <w:divsChild>
            <w:div w:id="925652540">
              <w:marLeft w:val="0"/>
              <w:marRight w:val="0"/>
              <w:marTop w:val="0"/>
              <w:marBottom w:val="0"/>
              <w:divBdr>
                <w:top w:val="none" w:sz="0" w:space="0" w:color="auto"/>
                <w:left w:val="none" w:sz="0" w:space="0" w:color="auto"/>
                <w:bottom w:val="none" w:sz="0" w:space="0" w:color="auto"/>
                <w:right w:val="none" w:sz="0" w:space="0" w:color="auto"/>
              </w:divBdr>
            </w:div>
            <w:div w:id="1436168082">
              <w:marLeft w:val="0"/>
              <w:marRight w:val="0"/>
              <w:marTop w:val="0"/>
              <w:marBottom w:val="0"/>
              <w:divBdr>
                <w:top w:val="none" w:sz="0" w:space="0" w:color="auto"/>
                <w:left w:val="none" w:sz="0" w:space="0" w:color="auto"/>
                <w:bottom w:val="none" w:sz="0" w:space="0" w:color="auto"/>
                <w:right w:val="none" w:sz="0" w:space="0" w:color="auto"/>
              </w:divBdr>
            </w:div>
            <w:div w:id="1455178917">
              <w:marLeft w:val="0"/>
              <w:marRight w:val="0"/>
              <w:marTop w:val="0"/>
              <w:marBottom w:val="0"/>
              <w:divBdr>
                <w:top w:val="none" w:sz="0" w:space="0" w:color="auto"/>
                <w:left w:val="none" w:sz="0" w:space="0" w:color="auto"/>
                <w:bottom w:val="none" w:sz="0" w:space="0" w:color="auto"/>
                <w:right w:val="none" w:sz="0" w:space="0" w:color="auto"/>
              </w:divBdr>
            </w:div>
            <w:div w:id="1798641231">
              <w:marLeft w:val="0"/>
              <w:marRight w:val="0"/>
              <w:marTop w:val="0"/>
              <w:marBottom w:val="0"/>
              <w:divBdr>
                <w:top w:val="none" w:sz="0" w:space="0" w:color="auto"/>
                <w:left w:val="none" w:sz="0" w:space="0" w:color="auto"/>
                <w:bottom w:val="none" w:sz="0" w:space="0" w:color="auto"/>
                <w:right w:val="none" w:sz="0" w:space="0" w:color="auto"/>
              </w:divBdr>
            </w:div>
            <w:div w:id="2096003870">
              <w:marLeft w:val="0"/>
              <w:marRight w:val="0"/>
              <w:marTop w:val="0"/>
              <w:marBottom w:val="0"/>
              <w:divBdr>
                <w:top w:val="none" w:sz="0" w:space="0" w:color="auto"/>
                <w:left w:val="none" w:sz="0" w:space="0" w:color="auto"/>
                <w:bottom w:val="none" w:sz="0" w:space="0" w:color="auto"/>
                <w:right w:val="none" w:sz="0" w:space="0" w:color="auto"/>
              </w:divBdr>
            </w:div>
            <w:div w:id="21013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56601">
      <w:bodyDiv w:val="1"/>
      <w:marLeft w:val="0"/>
      <w:marRight w:val="0"/>
      <w:marTop w:val="0"/>
      <w:marBottom w:val="0"/>
      <w:divBdr>
        <w:top w:val="none" w:sz="0" w:space="0" w:color="auto"/>
        <w:left w:val="none" w:sz="0" w:space="0" w:color="auto"/>
        <w:bottom w:val="none" w:sz="0" w:space="0" w:color="auto"/>
        <w:right w:val="none" w:sz="0" w:space="0" w:color="auto"/>
      </w:divBdr>
      <w:divsChild>
        <w:div w:id="218709206">
          <w:marLeft w:val="0"/>
          <w:marRight w:val="0"/>
          <w:marTop w:val="0"/>
          <w:marBottom w:val="0"/>
          <w:divBdr>
            <w:top w:val="none" w:sz="0" w:space="0" w:color="auto"/>
            <w:left w:val="none" w:sz="0" w:space="0" w:color="auto"/>
            <w:bottom w:val="none" w:sz="0" w:space="0" w:color="auto"/>
            <w:right w:val="none" w:sz="0" w:space="0" w:color="auto"/>
          </w:divBdr>
          <w:divsChild>
            <w:div w:id="300692481">
              <w:marLeft w:val="0"/>
              <w:marRight w:val="0"/>
              <w:marTop w:val="0"/>
              <w:marBottom w:val="0"/>
              <w:divBdr>
                <w:top w:val="none" w:sz="0" w:space="0" w:color="auto"/>
                <w:left w:val="none" w:sz="0" w:space="0" w:color="auto"/>
                <w:bottom w:val="none" w:sz="0" w:space="0" w:color="auto"/>
                <w:right w:val="none" w:sz="0" w:space="0" w:color="auto"/>
              </w:divBdr>
            </w:div>
            <w:div w:id="394207208">
              <w:marLeft w:val="0"/>
              <w:marRight w:val="0"/>
              <w:marTop w:val="0"/>
              <w:marBottom w:val="0"/>
              <w:divBdr>
                <w:top w:val="none" w:sz="0" w:space="0" w:color="auto"/>
                <w:left w:val="none" w:sz="0" w:space="0" w:color="auto"/>
                <w:bottom w:val="none" w:sz="0" w:space="0" w:color="auto"/>
                <w:right w:val="none" w:sz="0" w:space="0" w:color="auto"/>
              </w:divBdr>
            </w:div>
            <w:div w:id="520553726">
              <w:marLeft w:val="0"/>
              <w:marRight w:val="0"/>
              <w:marTop w:val="0"/>
              <w:marBottom w:val="0"/>
              <w:divBdr>
                <w:top w:val="none" w:sz="0" w:space="0" w:color="auto"/>
                <w:left w:val="none" w:sz="0" w:space="0" w:color="auto"/>
                <w:bottom w:val="none" w:sz="0" w:space="0" w:color="auto"/>
                <w:right w:val="none" w:sz="0" w:space="0" w:color="auto"/>
              </w:divBdr>
            </w:div>
            <w:div w:id="86135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2166">
      <w:bodyDiv w:val="1"/>
      <w:marLeft w:val="0"/>
      <w:marRight w:val="0"/>
      <w:marTop w:val="0"/>
      <w:marBottom w:val="0"/>
      <w:divBdr>
        <w:top w:val="none" w:sz="0" w:space="0" w:color="auto"/>
        <w:left w:val="none" w:sz="0" w:space="0" w:color="auto"/>
        <w:bottom w:val="none" w:sz="0" w:space="0" w:color="auto"/>
        <w:right w:val="none" w:sz="0" w:space="0" w:color="auto"/>
      </w:divBdr>
      <w:divsChild>
        <w:div w:id="1229194577">
          <w:marLeft w:val="0"/>
          <w:marRight w:val="0"/>
          <w:marTop w:val="0"/>
          <w:marBottom w:val="0"/>
          <w:divBdr>
            <w:top w:val="none" w:sz="0" w:space="0" w:color="auto"/>
            <w:left w:val="none" w:sz="0" w:space="0" w:color="auto"/>
            <w:bottom w:val="none" w:sz="0" w:space="0" w:color="auto"/>
            <w:right w:val="none" w:sz="0" w:space="0" w:color="auto"/>
          </w:divBdr>
          <w:divsChild>
            <w:div w:id="404231681">
              <w:marLeft w:val="0"/>
              <w:marRight w:val="0"/>
              <w:marTop w:val="0"/>
              <w:marBottom w:val="0"/>
              <w:divBdr>
                <w:top w:val="none" w:sz="0" w:space="0" w:color="auto"/>
                <w:left w:val="none" w:sz="0" w:space="0" w:color="auto"/>
                <w:bottom w:val="none" w:sz="0" w:space="0" w:color="auto"/>
                <w:right w:val="none" w:sz="0" w:space="0" w:color="auto"/>
              </w:divBdr>
            </w:div>
            <w:div w:id="1106001312">
              <w:marLeft w:val="0"/>
              <w:marRight w:val="0"/>
              <w:marTop w:val="0"/>
              <w:marBottom w:val="0"/>
              <w:divBdr>
                <w:top w:val="none" w:sz="0" w:space="0" w:color="auto"/>
                <w:left w:val="none" w:sz="0" w:space="0" w:color="auto"/>
                <w:bottom w:val="none" w:sz="0" w:space="0" w:color="auto"/>
                <w:right w:val="none" w:sz="0" w:space="0" w:color="auto"/>
              </w:divBdr>
            </w:div>
            <w:div w:id="127247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49524">
      <w:bodyDiv w:val="1"/>
      <w:marLeft w:val="0"/>
      <w:marRight w:val="0"/>
      <w:marTop w:val="0"/>
      <w:marBottom w:val="0"/>
      <w:divBdr>
        <w:top w:val="none" w:sz="0" w:space="0" w:color="auto"/>
        <w:left w:val="none" w:sz="0" w:space="0" w:color="auto"/>
        <w:bottom w:val="none" w:sz="0" w:space="0" w:color="auto"/>
        <w:right w:val="none" w:sz="0" w:space="0" w:color="auto"/>
      </w:divBdr>
      <w:divsChild>
        <w:div w:id="102967235">
          <w:marLeft w:val="0"/>
          <w:marRight w:val="0"/>
          <w:marTop w:val="0"/>
          <w:marBottom w:val="0"/>
          <w:divBdr>
            <w:top w:val="none" w:sz="0" w:space="0" w:color="auto"/>
            <w:left w:val="none" w:sz="0" w:space="0" w:color="auto"/>
            <w:bottom w:val="none" w:sz="0" w:space="0" w:color="auto"/>
            <w:right w:val="none" w:sz="0" w:space="0" w:color="auto"/>
          </w:divBdr>
          <w:divsChild>
            <w:div w:id="75289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6165">
      <w:bodyDiv w:val="1"/>
      <w:marLeft w:val="0"/>
      <w:marRight w:val="0"/>
      <w:marTop w:val="0"/>
      <w:marBottom w:val="0"/>
      <w:divBdr>
        <w:top w:val="none" w:sz="0" w:space="0" w:color="auto"/>
        <w:left w:val="none" w:sz="0" w:space="0" w:color="auto"/>
        <w:bottom w:val="none" w:sz="0" w:space="0" w:color="auto"/>
        <w:right w:val="none" w:sz="0" w:space="0" w:color="auto"/>
      </w:divBdr>
    </w:div>
    <w:div w:id="2103378880">
      <w:bodyDiv w:val="1"/>
      <w:marLeft w:val="0"/>
      <w:marRight w:val="0"/>
      <w:marTop w:val="0"/>
      <w:marBottom w:val="0"/>
      <w:divBdr>
        <w:top w:val="none" w:sz="0" w:space="0" w:color="auto"/>
        <w:left w:val="none" w:sz="0" w:space="0" w:color="auto"/>
        <w:bottom w:val="none" w:sz="0" w:space="0" w:color="auto"/>
        <w:right w:val="none" w:sz="0" w:space="0" w:color="auto"/>
      </w:divBdr>
      <w:divsChild>
        <w:div w:id="1819571134">
          <w:marLeft w:val="0"/>
          <w:marRight w:val="0"/>
          <w:marTop w:val="0"/>
          <w:marBottom w:val="0"/>
          <w:divBdr>
            <w:top w:val="none" w:sz="0" w:space="0" w:color="auto"/>
            <w:left w:val="none" w:sz="0" w:space="0" w:color="auto"/>
            <w:bottom w:val="none" w:sz="0" w:space="0" w:color="auto"/>
            <w:right w:val="none" w:sz="0" w:space="0" w:color="auto"/>
          </w:divBdr>
          <w:divsChild>
            <w:div w:id="208302825">
              <w:marLeft w:val="0"/>
              <w:marRight w:val="0"/>
              <w:marTop w:val="0"/>
              <w:marBottom w:val="0"/>
              <w:divBdr>
                <w:top w:val="none" w:sz="0" w:space="0" w:color="auto"/>
                <w:left w:val="none" w:sz="0" w:space="0" w:color="auto"/>
                <w:bottom w:val="none" w:sz="0" w:space="0" w:color="auto"/>
                <w:right w:val="none" w:sz="0" w:space="0" w:color="auto"/>
              </w:divBdr>
            </w:div>
            <w:div w:id="503055283">
              <w:marLeft w:val="0"/>
              <w:marRight w:val="0"/>
              <w:marTop w:val="0"/>
              <w:marBottom w:val="0"/>
              <w:divBdr>
                <w:top w:val="none" w:sz="0" w:space="0" w:color="auto"/>
                <w:left w:val="none" w:sz="0" w:space="0" w:color="auto"/>
                <w:bottom w:val="none" w:sz="0" w:space="0" w:color="auto"/>
                <w:right w:val="none" w:sz="0" w:space="0" w:color="auto"/>
              </w:divBdr>
            </w:div>
            <w:div w:id="1744178324">
              <w:marLeft w:val="0"/>
              <w:marRight w:val="0"/>
              <w:marTop w:val="0"/>
              <w:marBottom w:val="0"/>
              <w:divBdr>
                <w:top w:val="none" w:sz="0" w:space="0" w:color="auto"/>
                <w:left w:val="none" w:sz="0" w:space="0" w:color="auto"/>
                <w:bottom w:val="none" w:sz="0" w:space="0" w:color="auto"/>
                <w:right w:val="none" w:sz="0" w:space="0" w:color="auto"/>
              </w:divBdr>
            </w:div>
            <w:div w:id="1901407004">
              <w:marLeft w:val="0"/>
              <w:marRight w:val="0"/>
              <w:marTop w:val="0"/>
              <w:marBottom w:val="0"/>
              <w:divBdr>
                <w:top w:val="none" w:sz="0" w:space="0" w:color="auto"/>
                <w:left w:val="none" w:sz="0" w:space="0" w:color="auto"/>
                <w:bottom w:val="none" w:sz="0" w:space="0" w:color="auto"/>
                <w:right w:val="none" w:sz="0" w:space="0" w:color="auto"/>
              </w:divBdr>
            </w:div>
            <w:div w:id="214534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15376">
      <w:bodyDiv w:val="1"/>
      <w:marLeft w:val="0"/>
      <w:marRight w:val="0"/>
      <w:marTop w:val="0"/>
      <w:marBottom w:val="0"/>
      <w:divBdr>
        <w:top w:val="none" w:sz="0" w:space="0" w:color="auto"/>
        <w:left w:val="none" w:sz="0" w:space="0" w:color="auto"/>
        <w:bottom w:val="none" w:sz="0" w:space="0" w:color="auto"/>
        <w:right w:val="none" w:sz="0" w:space="0" w:color="auto"/>
      </w:divBdr>
      <w:divsChild>
        <w:div w:id="592201980">
          <w:marLeft w:val="0"/>
          <w:marRight w:val="0"/>
          <w:marTop w:val="0"/>
          <w:marBottom w:val="0"/>
          <w:divBdr>
            <w:top w:val="none" w:sz="0" w:space="0" w:color="auto"/>
            <w:left w:val="none" w:sz="0" w:space="0" w:color="auto"/>
            <w:bottom w:val="none" w:sz="0" w:space="0" w:color="auto"/>
            <w:right w:val="none" w:sz="0" w:space="0" w:color="auto"/>
          </w:divBdr>
          <w:divsChild>
            <w:div w:id="57868829">
              <w:marLeft w:val="0"/>
              <w:marRight w:val="0"/>
              <w:marTop w:val="0"/>
              <w:marBottom w:val="0"/>
              <w:divBdr>
                <w:top w:val="none" w:sz="0" w:space="0" w:color="auto"/>
                <w:left w:val="none" w:sz="0" w:space="0" w:color="auto"/>
                <w:bottom w:val="none" w:sz="0" w:space="0" w:color="auto"/>
                <w:right w:val="none" w:sz="0" w:space="0" w:color="auto"/>
              </w:divBdr>
            </w:div>
            <w:div w:id="127016206">
              <w:marLeft w:val="0"/>
              <w:marRight w:val="0"/>
              <w:marTop w:val="0"/>
              <w:marBottom w:val="0"/>
              <w:divBdr>
                <w:top w:val="none" w:sz="0" w:space="0" w:color="auto"/>
                <w:left w:val="none" w:sz="0" w:space="0" w:color="auto"/>
                <w:bottom w:val="none" w:sz="0" w:space="0" w:color="auto"/>
                <w:right w:val="none" w:sz="0" w:space="0" w:color="auto"/>
              </w:divBdr>
            </w:div>
            <w:div w:id="197745706">
              <w:marLeft w:val="0"/>
              <w:marRight w:val="0"/>
              <w:marTop w:val="0"/>
              <w:marBottom w:val="0"/>
              <w:divBdr>
                <w:top w:val="none" w:sz="0" w:space="0" w:color="auto"/>
                <w:left w:val="none" w:sz="0" w:space="0" w:color="auto"/>
                <w:bottom w:val="none" w:sz="0" w:space="0" w:color="auto"/>
                <w:right w:val="none" w:sz="0" w:space="0" w:color="auto"/>
              </w:divBdr>
            </w:div>
            <w:div w:id="853610019">
              <w:marLeft w:val="0"/>
              <w:marRight w:val="0"/>
              <w:marTop w:val="0"/>
              <w:marBottom w:val="0"/>
              <w:divBdr>
                <w:top w:val="none" w:sz="0" w:space="0" w:color="auto"/>
                <w:left w:val="none" w:sz="0" w:space="0" w:color="auto"/>
                <w:bottom w:val="none" w:sz="0" w:space="0" w:color="auto"/>
                <w:right w:val="none" w:sz="0" w:space="0" w:color="auto"/>
              </w:divBdr>
            </w:div>
            <w:div w:id="1350792505">
              <w:marLeft w:val="0"/>
              <w:marRight w:val="0"/>
              <w:marTop w:val="0"/>
              <w:marBottom w:val="0"/>
              <w:divBdr>
                <w:top w:val="none" w:sz="0" w:space="0" w:color="auto"/>
                <w:left w:val="none" w:sz="0" w:space="0" w:color="auto"/>
                <w:bottom w:val="none" w:sz="0" w:space="0" w:color="auto"/>
                <w:right w:val="none" w:sz="0" w:space="0" w:color="auto"/>
              </w:divBdr>
            </w:div>
            <w:div w:id="1426876799">
              <w:marLeft w:val="0"/>
              <w:marRight w:val="0"/>
              <w:marTop w:val="0"/>
              <w:marBottom w:val="0"/>
              <w:divBdr>
                <w:top w:val="none" w:sz="0" w:space="0" w:color="auto"/>
                <w:left w:val="none" w:sz="0" w:space="0" w:color="auto"/>
                <w:bottom w:val="none" w:sz="0" w:space="0" w:color="auto"/>
                <w:right w:val="none" w:sz="0" w:space="0" w:color="auto"/>
              </w:divBdr>
            </w:div>
            <w:div w:id="151722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C0340BD-E3DB-465A-A45E-97F398075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4297</Words>
  <Characters>24497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SHOFIANA WINOCITA</cp:lastModifiedBy>
  <cp:revision>2</cp:revision>
  <cp:lastPrinted>2025-12-18T18:57:00Z</cp:lastPrinted>
  <dcterms:created xsi:type="dcterms:W3CDTF">2025-12-19T15:50:00Z</dcterms:created>
  <dcterms:modified xsi:type="dcterms:W3CDTF">2025-12-19T15:50:00Z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http://www.zotero.org/styles/springer-vancouver</vt:lpwstr>
  </property>
  <property fmtid="{D5CDD505-2E9C-101B-9397-08002B2CF9AE}" pid="4" name="Mendeley Unique User Id_1">
    <vt:lpwstr>433b51c9-f0e2-38f2-828c-1498db782d07</vt:lpwstr>
  </property>
</Properties>
</file>